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B454" w14:textId="77777777" w:rsidR="00CB505D" w:rsidRDefault="00CB505D" w:rsidP="00CB505D">
      <w:pPr>
        <w:pStyle w:val="Heading3"/>
        <w:rPr>
          <w:sz w:val="27"/>
          <w:szCs w:val="27"/>
        </w:rPr>
      </w:pPr>
      <w:r>
        <w:rPr>
          <w:rFonts w:ascii="Apple Color Emoji" w:hAnsi="Apple Color Emoji" w:cs="Apple Color Emoji"/>
        </w:rPr>
        <w:t>🔧</w:t>
      </w:r>
      <w:r>
        <w:t xml:space="preserve"> Step-by-step</w:t>
      </w:r>
    </w:p>
    <w:p w14:paraId="1E70AF58" w14:textId="77777777" w:rsidR="00CB505D" w:rsidRDefault="00CB505D" w:rsidP="00CB505D">
      <w:pPr>
        <w:pStyle w:val="NormalWeb"/>
        <w:numPr>
          <w:ilvl w:val="0"/>
          <w:numId w:val="139"/>
        </w:numPr>
      </w:pPr>
      <w:r>
        <w:t>Create GitHub repo</w:t>
      </w:r>
    </w:p>
    <w:p w14:paraId="6403789E" w14:textId="77777777" w:rsidR="00CB505D" w:rsidRDefault="00CB505D" w:rsidP="00CB505D">
      <w:pPr>
        <w:pStyle w:val="NormalWeb"/>
        <w:numPr>
          <w:ilvl w:val="0"/>
          <w:numId w:val="139"/>
        </w:numPr>
      </w:pPr>
      <w:r>
        <w:t xml:space="preserve">Connect </w:t>
      </w:r>
      <w:proofErr w:type="spellStart"/>
      <w:r>
        <w:t>Vercel</w:t>
      </w:r>
      <w:proofErr w:type="spellEnd"/>
    </w:p>
    <w:p w14:paraId="74372155" w14:textId="77777777" w:rsidR="00CB505D" w:rsidRDefault="00CB505D" w:rsidP="00CB505D">
      <w:pPr>
        <w:pStyle w:val="NormalWeb"/>
        <w:numPr>
          <w:ilvl w:val="0"/>
          <w:numId w:val="139"/>
        </w:numPr>
      </w:pPr>
      <w:r>
        <w:t>Add ENV variables</w:t>
      </w:r>
    </w:p>
    <w:p w14:paraId="0206B537" w14:textId="77777777" w:rsidR="00CB505D" w:rsidRDefault="00CB505D" w:rsidP="00CB505D">
      <w:pPr>
        <w:pStyle w:val="NormalWeb"/>
        <w:numPr>
          <w:ilvl w:val="0"/>
          <w:numId w:val="139"/>
        </w:numPr>
      </w:pPr>
      <w:r>
        <w:t>Set production build</w:t>
      </w:r>
    </w:p>
    <w:p w14:paraId="5662B1B5" w14:textId="77777777" w:rsidR="00CB505D" w:rsidRDefault="00CB505D" w:rsidP="00CB505D">
      <w:pPr>
        <w:pStyle w:val="NormalWeb"/>
        <w:numPr>
          <w:ilvl w:val="0"/>
          <w:numId w:val="139"/>
        </w:numPr>
      </w:pPr>
      <w:r>
        <w:t>Add custom domain</w:t>
      </w:r>
    </w:p>
    <w:p w14:paraId="23484579" w14:textId="77777777" w:rsidR="00CB505D" w:rsidRDefault="00CB505D" w:rsidP="00CB505D">
      <w:pPr>
        <w:pStyle w:val="NormalWeb"/>
        <w:numPr>
          <w:ilvl w:val="0"/>
          <w:numId w:val="139"/>
        </w:numPr>
      </w:pPr>
      <w:r>
        <w:t>Configure Clerk + Stripe</w:t>
      </w:r>
    </w:p>
    <w:p w14:paraId="269DFFD6" w14:textId="77777777" w:rsidR="00CB505D" w:rsidRDefault="00CB505D" w:rsidP="00CB505D">
      <w:pPr>
        <w:pStyle w:val="NormalWeb"/>
        <w:numPr>
          <w:ilvl w:val="0"/>
          <w:numId w:val="139"/>
        </w:numPr>
      </w:pPr>
      <w:r>
        <w:t>Make a public URL ready to share</w:t>
      </w:r>
    </w:p>
    <w:p w14:paraId="172A6997" w14:textId="77777777" w:rsidR="00B732DF" w:rsidRPr="00AF1625" w:rsidRDefault="00B732DF" w:rsidP="00AF1625"/>
    <w:sectPr w:rsidR="00B732DF" w:rsidRPr="00AF1625" w:rsidSect="008D3AA7">
      <w:headerReference w:type="default" r:id="rId8"/>
      <w:footerReference w:type="even" r:id="rId9"/>
      <w:footerReference w:type="default" r:id="rId10"/>
      <w:pgSz w:w="12240" w:h="15840"/>
      <w:pgMar w:top="1440" w:right="1440" w:bottom="80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65208" w14:textId="77777777" w:rsidR="00C31E63" w:rsidRPr="00D47CDD" w:rsidRDefault="00C31E63">
      <w:r w:rsidRPr="00D47CDD">
        <w:separator/>
      </w:r>
    </w:p>
  </w:endnote>
  <w:endnote w:type="continuationSeparator" w:id="0">
    <w:p w14:paraId="5AEBDE30" w14:textId="77777777" w:rsidR="00C31E63" w:rsidRPr="00D47CDD" w:rsidRDefault="00C31E63">
      <w:r w:rsidRPr="00D47C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5710613"/>
      <w:docPartObj>
        <w:docPartGallery w:val="Page Numbers (Bottom of Page)"/>
        <w:docPartUnique/>
      </w:docPartObj>
    </w:sdtPr>
    <w:sdtContent>
      <w:p w14:paraId="3F748D62" w14:textId="77777777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end"/>
        </w:r>
      </w:p>
    </w:sdtContent>
  </w:sdt>
  <w:p w14:paraId="7560B2ED" w14:textId="77777777" w:rsidR="006E5A37" w:rsidRPr="00D47CDD" w:rsidRDefault="006E5A37" w:rsidP="00571E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2722710"/>
      <w:docPartObj>
        <w:docPartGallery w:val="Page Numbers (Bottom of Page)"/>
        <w:docPartUnique/>
      </w:docPartObj>
    </w:sdtPr>
    <w:sdtContent>
      <w:p w14:paraId="0ABA054F" w14:textId="411AF92B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separate"/>
        </w:r>
        <w:r w:rsidR="000C1AA4" w:rsidRPr="00D47CDD">
          <w:rPr>
            <w:rStyle w:val="PageNumber"/>
          </w:rPr>
          <w:t>24</w:t>
        </w:r>
        <w:r w:rsidRPr="00D47CDD">
          <w:rPr>
            <w:rStyle w:val="PageNumber"/>
          </w:rPr>
          <w:fldChar w:fldCharType="end"/>
        </w:r>
      </w:p>
    </w:sdtContent>
  </w:sdt>
  <w:p w14:paraId="1D6A55B5" w14:textId="77777777" w:rsidR="006E5A37" w:rsidRPr="00D47CDD" w:rsidRDefault="006E5A37" w:rsidP="00571E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8081E" w14:textId="77777777" w:rsidR="00C31E63" w:rsidRPr="00D47CDD" w:rsidRDefault="00C31E63">
      <w:r w:rsidRPr="00D47CDD">
        <w:separator/>
      </w:r>
    </w:p>
  </w:footnote>
  <w:footnote w:type="continuationSeparator" w:id="0">
    <w:p w14:paraId="0ACE0F76" w14:textId="77777777" w:rsidR="00C31E63" w:rsidRPr="00D47CDD" w:rsidRDefault="00C31E63">
      <w:r w:rsidRPr="00D47C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687E" w14:textId="42A8A831" w:rsidR="006E5A37" w:rsidRPr="00D47CDD" w:rsidRDefault="006E5A37" w:rsidP="002867E7">
    <w:pPr>
      <w:pStyle w:val="Header"/>
    </w:pPr>
    <w:del w:id="0" w:author="Pamidi,Sushma" w:date="2025-12-08T09:36:00Z" w16du:dateUtc="2025-12-08T15:36:00Z">
      <w:r w:rsidRPr="00D47CDD" w:rsidDel="002867E7">
        <w:rPr>
          <w:noProof/>
          <w:lang w:eastAsia="es-ES"/>
        </w:rPr>
        <w:drawing>
          <wp:inline distT="0" distB="0" distL="0" distR="0" wp14:anchorId="51D04CAD" wp14:editId="145D2250">
            <wp:extent cx="808938" cy="914400"/>
            <wp:effectExtent l="0" t="0" r="0" b="0"/>
            <wp:docPr id="15" name="Picture 15" descr="Description: Description: sig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sig_logo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3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DF2FB1C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Wingdings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Wingdings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F625D"/>
    <w:multiLevelType w:val="multilevel"/>
    <w:tmpl w:val="AB2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724F5"/>
    <w:multiLevelType w:val="multilevel"/>
    <w:tmpl w:val="233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74685A"/>
    <w:multiLevelType w:val="multilevel"/>
    <w:tmpl w:val="3DA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33282"/>
    <w:multiLevelType w:val="multilevel"/>
    <w:tmpl w:val="DB0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505BB"/>
    <w:multiLevelType w:val="hybridMultilevel"/>
    <w:tmpl w:val="F22643CA"/>
    <w:lvl w:ilvl="0" w:tplc="7C5EAE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26B03C3"/>
    <w:multiLevelType w:val="multilevel"/>
    <w:tmpl w:val="EFF42D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3EE6227"/>
    <w:multiLevelType w:val="multilevel"/>
    <w:tmpl w:val="651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2629C"/>
    <w:multiLevelType w:val="hybridMultilevel"/>
    <w:tmpl w:val="8850DE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E444BB"/>
    <w:multiLevelType w:val="multilevel"/>
    <w:tmpl w:val="1CE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85662"/>
    <w:multiLevelType w:val="multilevel"/>
    <w:tmpl w:val="8C4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0672E"/>
    <w:multiLevelType w:val="multilevel"/>
    <w:tmpl w:val="27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50510"/>
    <w:multiLevelType w:val="multilevel"/>
    <w:tmpl w:val="D2E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E4070E"/>
    <w:multiLevelType w:val="multilevel"/>
    <w:tmpl w:val="A27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066AA"/>
    <w:multiLevelType w:val="hybridMultilevel"/>
    <w:tmpl w:val="B0A40E7A"/>
    <w:lvl w:ilvl="0" w:tplc="02ACE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B6D7EF0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F03536"/>
    <w:multiLevelType w:val="multilevel"/>
    <w:tmpl w:val="429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80852"/>
    <w:multiLevelType w:val="multilevel"/>
    <w:tmpl w:val="D1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B75977"/>
    <w:multiLevelType w:val="multilevel"/>
    <w:tmpl w:val="E54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7F5BDB"/>
    <w:multiLevelType w:val="hybridMultilevel"/>
    <w:tmpl w:val="3814E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D64C87"/>
    <w:multiLevelType w:val="multilevel"/>
    <w:tmpl w:val="5190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5E2A45"/>
    <w:multiLevelType w:val="multilevel"/>
    <w:tmpl w:val="9550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DE379C"/>
    <w:multiLevelType w:val="multilevel"/>
    <w:tmpl w:val="596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6464A6"/>
    <w:multiLevelType w:val="multilevel"/>
    <w:tmpl w:val="0EB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AD5117"/>
    <w:multiLevelType w:val="multilevel"/>
    <w:tmpl w:val="263A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624EDA"/>
    <w:multiLevelType w:val="hybridMultilevel"/>
    <w:tmpl w:val="A500A1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87B4D89"/>
    <w:multiLevelType w:val="multilevel"/>
    <w:tmpl w:val="9BF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A04EB7"/>
    <w:multiLevelType w:val="multilevel"/>
    <w:tmpl w:val="2BC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D406CD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B053F2A"/>
    <w:multiLevelType w:val="multilevel"/>
    <w:tmpl w:val="F5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292621"/>
    <w:multiLevelType w:val="multilevel"/>
    <w:tmpl w:val="CE8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8E4E54"/>
    <w:multiLevelType w:val="hybridMultilevel"/>
    <w:tmpl w:val="D1844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C483C44"/>
    <w:multiLevelType w:val="multilevel"/>
    <w:tmpl w:val="5B0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E70D88"/>
    <w:multiLevelType w:val="multilevel"/>
    <w:tmpl w:val="A9A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0B7089"/>
    <w:multiLevelType w:val="multilevel"/>
    <w:tmpl w:val="F0F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767838"/>
    <w:multiLevelType w:val="hybridMultilevel"/>
    <w:tmpl w:val="A468C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F621D5D"/>
    <w:multiLevelType w:val="multilevel"/>
    <w:tmpl w:val="779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9839C4"/>
    <w:multiLevelType w:val="hybridMultilevel"/>
    <w:tmpl w:val="17846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00D4ECE"/>
    <w:multiLevelType w:val="multilevel"/>
    <w:tmpl w:val="EE9C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AF3978"/>
    <w:multiLevelType w:val="multilevel"/>
    <w:tmpl w:val="E1D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D34016"/>
    <w:multiLevelType w:val="multilevel"/>
    <w:tmpl w:val="BE1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232B97"/>
    <w:multiLevelType w:val="multilevel"/>
    <w:tmpl w:val="FC0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605834"/>
    <w:multiLevelType w:val="hybridMultilevel"/>
    <w:tmpl w:val="22C095EA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43E1280"/>
    <w:multiLevelType w:val="multilevel"/>
    <w:tmpl w:val="FDA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2A6694"/>
    <w:multiLevelType w:val="multilevel"/>
    <w:tmpl w:val="E5A6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A01A48"/>
    <w:multiLevelType w:val="multilevel"/>
    <w:tmpl w:val="D572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DB2F05"/>
    <w:multiLevelType w:val="multilevel"/>
    <w:tmpl w:val="3BE8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0F5CE9"/>
    <w:multiLevelType w:val="multilevel"/>
    <w:tmpl w:val="43C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9028C0"/>
    <w:multiLevelType w:val="multilevel"/>
    <w:tmpl w:val="089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D626D3"/>
    <w:multiLevelType w:val="multilevel"/>
    <w:tmpl w:val="38A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4728DF"/>
    <w:multiLevelType w:val="multilevel"/>
    <w:tmpl w:val="410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71785E"/>
    <w:multiLevelType w:val="multilevel"/>
    <w:tmpl w:val="E47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6445DA"/>
    <w:multiLevelType w:val="multilevel"/>
    <w:tmpl w:val="1B8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FA35A7"/>
    <w:multiLevelType w:val="multilevel"/>
    <w:tmpl w:val="2066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C06DBA"/>
    <w:multiLevelType w:val="multilevel"/>
    <w:tmpl w:val="8C2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F47CBF"/>
    <w:multiLevelType w:val="multilevel"/>
    <w:tmpl w:val="F45C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8D7394"/>
    <w:multiLevelType w:val="multilevel"/>
    <w:tmpl w:val="AC523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0100846"/>
    <w:multiLevelType w:val="multilevel"/>
    <w:tmpl w:val="4A4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403535"/>
    <w:multiLevelType w:val="hybridMultilevel"/>
    <w:tmpl w:val="04A0C3B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9" w15:restartNumberingAfterBreak="0">
    <w:nsid w:val="32354FA8"/>
    <w:multiLevelType w:val="hybridMultilevel"/>
    <w:tmpl w:val="56F086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42A7354"/>
    <w:multiLevelType w:val="multilevel"/>
    <w:tmpl w:val="81E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A73A4B"/>
    <w:multiLevelType w:val="multilevel"/>
    <w:tmpl w:val="0624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BD675A"/>
    <w:multiLevelType w:val="multilevel"/>
    <w:tmpl w:val="6DC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C32549"/>
    <w:multiLevelType w:val="multilevel"/>
    <w:tmpl w:val="1186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051CCA"/>
    <w:multiLevelType w:val="multilevel"/>
    <w:tmpl w:val="56D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367D75"/>
    <w:multiLevelType w:val="hybridMultilevel"/>
    <w:tmpl w:val="885A8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6A5114E"/>
    <w:multiLevelType w:val="multilevel"/>
    <w:tmpl w:val="0E3C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FA374D"/>
    <w:multiLevelType w:val="multilevel"/>
    <w:tmpl w:val="AD42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9B308B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 w15:restartNumberingAfterBreak="0">
    <w:nsid w:val="39FF1FD3"/>
    <w:multiLevelType w:val="multilevel"/>
    <w:tmpl w:val="4CE2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A0F0C7D"/>
    <w:multiLevelType w:val="multilevel"/>
    <w:tmpl w:val="7C3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BD0EAC"/>
    <w:multiLevelType w:val="multilevel"/>
    <w:tmpl w:val="2DD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C637CB"/>
    <w:multiLevelType w:val="hybridMultilevel"/>
    <w:tmpl w:val="70EED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3EFB6EB9"/>
    <w:multiLevelType w:val="multilevel"/>
    <w:tmpl w:val="FAC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FE41E0"/>
    <w:multiLevelType w:val="multilevel"/>
    <w:tmpl w:val="071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B91A42"/>
    <w:multiLevelType w:val="multilevel"/>
    <w:tmpl w:val="084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1C0075"/>
    <w:multiLevelType w:val="multilevel"/>
    <w:tmpl w:val="7A6C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34E49EE"/>
    <w:multiLevelType w:val="multilevel"/>
    <w:tmpl w:val="C6F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5A1547"/>
    <w:multiLevelType w:val="multilevel"/>
    <w:tmpl w:val="00B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3B40E85"/>
    <w:multiLevelType w:val="multilevel"/>
    <w:tmpl w:val="72F4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1946B8"/>
    <w:multiLevelType w:val="multilevel"/>
    <w:tmpl w:val="6AB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C13C03"/>
    <w:multiLevelType w:val="multilevel"/>
    <w:tmpl w:val="F9C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6F630E"/>
    <w:multiLevelType w:val="multilevel"/>
    <w:tmpl w:val="DCA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BA141A"/>
    <w:multiLevelType w:val="multilevel"/>
    <w:tmpl w:val="98B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FB504B"/>
    <w:multiLevelType w:val="hybridMultilevel"/>
    <w:tmpl w:val="3DDC7C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84A794A"/>
    <w:multiLevelType w:val="multilevel"/>
    <w:tmpl w:val="999E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3173B8"/>
    <w:multiLevelType w:val="multilevel"/>
    <w:tmpl w:val="337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CE7B65"/>
    <w:multiLevelType w:val="multilevel"/>
    <w:tmpl w:val="6B3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792C14"/>
    <w:multiLevelType w:val="multilevel"/>
    <w:tmpl w:val="90C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063B69"/>
    <w:multiLevelType w:val="multilevel"/>
    <w:tmpl w:val="F84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054067"/>
    <w:multiLevelType w:val="hybridMultilevel"/>
    <w:tmpl w:val="B594A55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0451C88"/>
    <w:multiLevelType w:val="multilevel"/>
    <w:tmpl w:val="719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113136"/>
    <w:multiLevelType w:val="hybridMultilevel"/>
    <w:tmpl w:val="E894FA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183462B"/>
    <w:multiLevelType w:val="multilevel"/>
    <w:tmpl w:val="65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B9710F"/>
    <w:multiLevelType w:val="multilevel"/>
    <w:tmpl w:val="4EBC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1638F5"/>
    <w:multiLevelType w:val="multilevel"/>
    <w:tmpl w:val="A464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6649E1"/>
    <w:multiLevelType w:val="multilevel"/>
    <w:tmpl w:val="DF0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AD490A"/>
    <w:multiLevelType w:val="multilevel"/>
    <w:tmpl w:val="A8B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8F405E"/>
    <w:multiLevelType w:val="multilevel"/>
    <w:tmpl w:val="517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FC1101"/>
    <w:multiLevelType w:val="multilevel"/>
    <w:tmpl w:val="0AC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16574C"/>
    <w:multiLevelType w:val="hybridMultilevel"/>
    <w:tmpl w:val="B54E0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6A65B73"/>
    <w:multiLevelType w:val="multilevel"/>
    <w:tmpl w:val="035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B33B25"/>
    <w:multiLevelType w:val="multilevel"/>
    <w:tmpl w:val="82EC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753945"/>
    <w:multiLevelType w:val="multilevel"/>
    <w:tmpl w:val="787C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1502BD"/>
    <w:multiLevelType w:val="multilevel"/>
    <w:tmpl w:val="6AF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3E2D45"/>
    <w:multiLevelType w:val="multilevel"/>
    <w:tmpl w:val="DB14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510FDC"/>
    <w:multiLevelType w:val="hybridMultilevel"/>
    <w:tmpl w:val="3E3A9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0D80DE1"/>
    <w:multiLevelType w:val="multilevel"/>
    <w:tmpl w:val="532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DC2393"/>
    <w:multiLevelType w:val="hybridMultilevel"/>
    <w:tmpl w:val="C3A4F87C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4334304"/>
    <w:multiLevelType w:val="multilevel"/>
    <w:tmpl w:val="5BB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957686"/>
    <w:multiLevelType w:val="multilevel"/>
    <w:tmpl w:val="9D34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55406B"/>
    <w:multiLevelType w:val="multilevel"/>
    <w:tmpl w:val="F4D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F6256A"/>
    <w:multiLevelType w:val="multilevel"/>
    <w:tmpl w:val="0BA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506508"/>
    <w:multiLevelType w:val="multilevel"/>
    <w:tmpl w:val="500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754F32"/>
    <w:multiLevelType w:val="hybridMultilevel"/>
    <w:tmpl w:val="ACE2D49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D7166A7"/>
    <w:multiLevelType w:val="multilevel"/>
    <w:tmpl w:val="D63E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E10EA9"/>
    <w:multiLevelType w:val="multilevel"/>
    <w:tmpl w:val="547C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3C302E"/>
    <w:multiLevelType w:val="hybridMultilevel"/>
    <w:tmpl w:val="CCF8DF10"/>
    <w:lvl w:ilvl="0" w:tplc="045A6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F276B79"/>
    <w:multiLevelType w:val="multilevel"/>
    <w:tmpl w:val="B1D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FB3E31"/>
    <w:multiLevelType w:val="hybridMultilevel"/>
    <w:tmpl w:val="2B5485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18301B2"/>
    <w:multiLevelType w:val="multilevel"/>
    <w:tmpl w:val="8E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3C5218E"/>
    <w:multiLevelType w:val="multilevel"/>
    <w:tmpl w:val="DCCC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370D3E"/>
    <w:multiLevelType w:val="multilevel"/>
    <w:tmpl w:val="6D9C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141DF9"/>
    <w:multiLevelType w:val="hybridMultilevel"/>
    <w:tmpl w:val="0B8EA8A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4" w15:restartNumberingAfterBreak="0">
    <w:nsid w:val="771B1899"/>
    <w:multiLevelType w:val="hybridMultilevel"/>
    <w:tmpl w:val="1C42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75E20B4"/>
    <w:multiLevelType w:val="multilevel"/>
    <w:tmpl w:val="C870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7D203BF"/>
    <w:multiLevelType w:val="multilevel"/>
    <w:tmpl w:val="AB5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005396"/>
    <w:multiLevelType w:val="multilevel"/>
    <w:tmpl w:val="BF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4A6F5F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0">
    <w:nsid w:val="7A381047"/>
    <w:multiLevelType w:val="multilevel"/>
    <w:tmpl w:val="6FF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A01619"/>
    <w:multiLevelType w:val="multilevel"/>
    <w:tmpl w:val="C19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CC43DA"/>
    <w:multiLevelType w:val="multilevel"/>
    <w:tmpl w:val="7D4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1D6CD5"/>
    <w:multiLevelType w:val="multilevel"/>
    <w:tmpl w:val="126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8F6546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4" w15:restartNumberingAfterBreak="0">
    <w:nsid w:val="7E6408E2"/>
    <w:multiLevelType w:val="hybridMultilevel"/>
    <w:tmpl w:val="549E910A"/>
    <w:lvl w:ilvl="0" w:tplc="65FA91F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5" w15:restartNumberingAfterBreak="0">
    <w:nsid w:val="7E863D00"/>
    <w:multiLevelType w:val="multilevel"/>
    <w:tmpl w:val="B7D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EBC4C9F"/>
    <w:multiLevelType w:val="hybridMultilevel"/>
    <w:tmpl w:val="9DCACFB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ED577FB"/>
    <w:multiLevelType w:val="multilevel"/>
    <w:tmpl w:val="5B5C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AE0E24"/>
    <w:multiLevelType w:val="hybridMultilevel"/>
    <w:tmpl w:val="3B8A7C0E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94598041">
    <w:abstractNumId w:val="0"/>
  </w:num>
  <w:num w:numId="2" w16cid:durableId="164634071">
    <w:abstractNumId w:val="35"/>
  </w:num>
  <w:num w:numId="3" w16cid:durableId="962152676">
    <w:abstractNumId w:val="106"/>
  </w:num>
  <w:num w:numId="4" w16cid:durableId="630750203">
    <w:abstractNumId w:val="37"/>
  </w:num>
  <w:num w:numId="5" w16cid:durableId="1526560654">
    <w:abstractNumId w:val="28"/>
  </w:num>
  <w:num w:numId="6" w16cid:durableId="1112092250">
    <w:abstractNumId w:val="134"/>
  </w:num>
  <w:num w:numId="7" w16cid:durableId="485511225">
    <w:abstractNumId w:val="15"/>
  </w:num>
  <w:num w:numId="8" w16cid:durableId="2065525263">
    <w:abstractNumId w:val="25"/>
  </w:num>
  <w:num w:numId="9" w16cid:durableId="252204504">
    <w:abstractNumId w:val="19"/>
  </w:num>
  <w:num w:numId="10" w16cid:durableId="1346445656">
    <w:abstractNumId w:val="117"/>
  </w:num>
  <w:num w:numId="11" w16cid:durableId="1889024011">
    <w:abstractNumId w:val="6"/>
  </w:num>
  <w:num w:numId="12" w16cid:durableId="1555776804">
    <w:abstractNumId w:val="68"/>
  </w:num>
  <w:num w:numId="13" w16cid:durableId="2137944354">
    <w:abstractNumId w:val="133"/>
  </w:num>
  <w:num w:numId="14" w16cid:durableId="1239094937">
    <w:abstractNumId w:val="90"/>
  </w:num>
  <w:num w:numId="15" w16cid:durableId="1979341165">
    <w:abstractNumId w:val="114"/>
  </w:num>
  <w:num w:numId="16" w16cid:durableId="141508119">
    <w:abstractNumId w:val="136"/>
  </w:num>
  <w:num w:numId="17" w16cid:durableId="898130955">
    <w:abstractNumId w:val="108"/>
  </w:num>
  <w:num w:numId="18" w16cid:durableId="840513385">
    <w:abstractNumId w:val="42"/>
  </w:num>
  <w:num w:numId="19" w16cid:durableId="2029024088">
    <w:abstractNumId w:val="92"/>
  </w:num>
  <w:num w:numId="20" w16cid:durableId="2142962563">
    <w:abstractNumId w:val="72"/>
  </w:num>
  <w:num w:numId="21" w16cid:durableId="963074604">
    <w:abstractNumId w:val="59"/>
  </w:num>
  <w:num w:numId="22" w16cid:durableId="1283418312">
    <w:abstractNumId w:val="84"/>
  </w:num>
  <w:num w:numId="23" w16cid:durableId="400175237">
    <w:abstractNumId w:val="8"/>
  </w:num>
  <w:num w:numId="24" w16cid:durableId="999383817">
    <w:abstractNumId w:val="128"/>
  </w:num>
  <w:num w:numId="25" w16cid:durableId="818232561">
    <w:abstractNumId w:val="119"/>
  </w:num>
  <w:num w:numId="26" w16cid:durableId="1564557369">
    <w:abstractNumId w:val="31"/>
  </w:num>
  <w:num w:numId="27" w16cid:durableId="1513298000">
    <w:abstractNumId w:val="123"/>
  </w:num>
  <w:num w:numId="28" w16cid:durableId="793599529">
    <w:abstractNumId w:val="65"/>
  </w:num>
  <w:num w:numId="29" w16cid:durableId="1092163138">
    <w:abstractNumId w:val="97"/>
  </w:num>
  <w:num w:numId="30" w16cid:durableId="218052560">
    <w:abstractNumId w:val="76"/>
  </w:num>
  <w:num w:numId="31" w16cid:durableId="538977876">
    <w:abstractNumId w:val="124"/>
  </w:num>
  <w:num w:numId="32" w16cid:durableId="1625312565">
    <w:abstractNumId w:val="93"/>
  </w:num>
  <w:num w:numId="33" w16cid:durableId="1867599244">
    <w:abstractNumId w:val="44"/>
  </w:num>
  <w:num w:numId="34" w16cid:durableId="1971546004">
    <w:abstractNumId w:val="73"/>
  </w:num>
  <w:num w:numId="35" w16cid:durableId="393742597">
    <w:abstractNumId w:val="99"/>
  </w:num>
  <w:num w:numId="36" w16cid:durableId="167524243">
    <w:abstractNumId w:val="83"/>
  </w:num>
  <w:num w:numId="37" w16cid:durableId="889994090">
    <w:abstractNumId w:val="81"/>
  </w:num>
  <w:num w:numId="38" w16cid:durableId="1141845826">
    <w:abstractNumId w:val="29"/>
  </w:num>
  <w:num w:numId="39" w16cid:durableId="1748529134">
    <w:abstractNumId w:val="100"/>
  </w:num>
  <w:num w:numId="40" w16cid:durableId="1960136204">
    <w:abstractNumId w:val="2"/>
  </w:num>
  <w:num w:numId="41" w16cid:durableId="1815636838">
    <w:abstractNumId w:val="118"/>
  </w:num>
  <w:num w:numId="42" w16cid:durableId="1721828451">
    <w:abstractNumId w:val="14"/>
  </w:num>
  <w:num w:numId="43" w16cid:durableId="385683966">
    <w:abstractNumId w:val="138"/>
  </w:num>
  <w:num w:numId="44" w16cid:durableId="1671592255">
    <w:abstractNumId w:val="58"/>
  </w:num>
  <w:num w:numId="45" w16cid:durableId="2061709705">
    <w:abstractNumId w:val="82"/>
  </w:num>
  <w:num w:numId="46" w16cid:durableId="1367874400">
    <w:abstractNumId w:val="22"/>
  </w:num>
  <w:num w:numId="47" w16cid:durableId="1098527905">
    <w:abstractNumId w:val="127"/>
  </w:num>
  <w:num w:numId="48" w16cid:durableId="1793130627">
    <w:abstractNumId w:val="60"/>
  </w:num>
  <w:num w:numId="49" w16cid:durableId="974457434">
    <w:abstractNumId w:val="75"/>
  </w:num>
  <w:num w:numId="50" w16cid:durableId="901406162">
    <w:abstractNumId w:val="78"/>
  </w:num>
  <w:num w:numId="51" w16cid:durableId="658728153">
    <w:abstractNumId w:val="112"/>
  </w:num>
  <w:num w:numId="52" w16cid:durableId="494033920">
    <w:abstractNumId w:val="41"/>
  </w:num>
  <w:num w:numId="53" w16cid:durableId="464658305">
    <w:abstractNumId w:val="43"/>
  </w:num>
  <w:num w:numId="54" w16cid:durableId="1940404654">
    <w:abstractNumId w:val="80"/>
  </w:num>
  <w:num w:numId="55" w16cid:durableId="63377785">
    <w:abstractNumId w:val="132"/>
  </w:num>
  <w:num w:numId="56" w16cid:durableId="1876195449">
    <w:abstractNumId w:val="17"/>
  </w:num>
  <w:num w:numId="57" w16cid:durableId="703289344">
    <w:abstractNumId w:val="5"/>
  </w:num>
  <w:num w:numId="58" w16cid:durableId="588730310">
    <w:abstractNumId w:val="49"/>
  </w:num>
  <w:num w:numId="59" w16cid:durableId="1619992996">
    <w:abstractNumId w:val="50"/>
  </w:num>
  <w:num w:numId="60" w16cid:durableId="73669226">
    <w:abstractNumId w:val="98"/>
  </w:num>
  <w:num w:numId="61" w16cid:durableId="1295798072">
    <w:abstractNumId w:val="18"/>
  </w:num>
  <w:num w:numId="62" w16cid:durableId="1880627956">
    <w:abstractNumId w:val="86"/>
  </w:num>
  <w:num w:numId="63" w16cid:durableId="1873299521">
    <w:abstractNumId w:val="52"/>
  </w:num>
  <w:num w:numId="64" w16cid:durableId="1939361124">
    <w:abstractNumId w:val="33"/>
  </w:num>
  <w:num w:numId="65" w16cid:durableId="2052533817">
    <w:abstractNumId w:val="70"/>
  </w:num>
  <w:num w:numId="66" w16cid:durableId="278798578">
    <w:abstractNumId w:val="7"/>
  </w:num>
  <w:num w:numId="67" w16cid:durableId="1601523714">
    <w:abstractNumId w:val="48"/>
  </w:num>
  <w:num w:numId="68" w16cid:durableId="642854469">
    <w:abstractNumId w:val="27"/>
  </w:num>
  <w:num w:numId="69" w16cid:durableId="1246915779">
    <w:abstractNumId w:val="89"/>
  </w:num>
  <w:num w:numId="70" w16cid:durableId="51541732">
    <w:abstractNumId w:val="71"/>
  </w:num>
  <w:num w:numId="71" w16cid:durableId="1928615415">
    <w:abstractNumId w:val="113"/>
  </w:num>
  <w:num w:numId="72" w16cid:durableId="601766935">
    <w:abstractNumId w:val="30"/>
  </w:num>
  <w:num w:numId="73" w16cid:durableId="623194625">
    <w:abstractNumId w:val="126"/>
  </w:num>
  <w:num w:numId="74" w16cid:durableId="482430334">
    <w:abstractNumId w:val="130"/>
  </w:num>
  <w:num w:numId="75" w16cid:durableId="1393961295">
    <w:abstractNumId w:val="36"/>
  </w:num>
  <w:num w:numId="76" w16cid:durableId="156966173">
    <w:abstractNumId w:val="3"/>
  </w:num>
  <w:num w:numId="77" w16cid:durableId="1513911696">
    <w:abstractNumId w:val="4"/>
  </w:num>
  <w:num w:numId="78" w16cid:durableId="565259662">
    <w:abstractNumId w:val="109"/>
  </w:num>
  <w:num w:numId="79" w16cid:durableId="581305048">
    <w:abstractNumId w:val="107"/>
  </w:num>
  <w:num w:numId="80" w16cid:durableId="163471837">
    <w:abstractNumId w:val="135"/>
  </w:num>
  <w:num w:numId="81" w16cid:durableId="2099716362">
    <w:abstractNumId w:val="51"/>
  </w:num>
  <w:num w:numId="82" w16cid:durableId="325207714">
    <w:abstractNumId w:val="39"/>
  </w:num>
  <w:num w:numId="83" w16cid:durableId="1111363536">
    <w:abstractNumId w:val="9"/>
  </w:num>
  <w:num w:numId="84" w16cid:durableId="1962956939">
    <w:abstractNumId w:val="96"/>
  </w:num>
  <w:num w:numId="85" w16cid:durableId="856886757">
    <w:abstractNumId w:val="11"/>
  </w:num>
  <w:num w:numId="86" w16cid:durableId="697584014">
    <w:abstractNumId w:val="87"/>
  </w:num>
  <w:num w:numId="87" w16cid:durableId="1611430673">
    <w:abstractNumId w:val="40"/>
  </w:num>
  <w:num w:numId="88" w16cid:durableId="1166673662">
    <w:abstractNumId w:val="20"/>
  </w:num>
  <w:num w:numId="89" w16cid:durableId="532502243">
    <w:abstractNumId w:val="125"/>
  </w:num>
  <w:num w:numId="90" w16cid:durableId="808939574">
    <w:abstractNumId w:val="26"/>
  </w:num>
  <w:num w:numId="91" w16cid:durableId="1714764660">
    <w:abstractNumId w:val="34"/>
  </w:num>
  <w:num w:numId="92" w16cid:durableId="319501986">
    <w:abstractNumId w:val="10"/>
  </w:num>
  <w:num w:numId="93" w16cid:durableId="825172951">
    <w:abstractNumId w:val="64"/>
  </w:num>
  <w:num w:numId="94" w16cid:durableId="1455171711">
    <w:abstractNumId w:val="21"/>
  </w:num>
  <w:num w:numId="95" w16cid:durableId="1419792394">
    <w:abstractNumId w:val="91"/>
  </w:num>
  <w:num w:numId="96" w16cid:durableId="7028912">
    <w:abstractNumId w:val="104"/>
  </w:num>
  <w:num w:numId="97" w16cid:durableId="767116116">
    <w:abstractNumId w:val="101"/>
  </w:num>
  <w:num w:numId="98" w16cid:durableId="1589584085">
    <w:abstractNumId w:val="67"/>
  </w:num>
  <w:num w:numId="99" w16cid:durableId="232080455">
    <w:abstractNumId w:val="77"/>
  </w:num>
  <w:num w:numId="100" w16cid:durableId="284317225">
    <w:abstractNumId w:val="53"/>
  </w:num>
  <w:num w:numId="101" w16cid:durableId="2041541573">
    <w:abstractNumId w:val="47"/>
  </w:num>
  <w:num w:numId="102" w16cid:durableId="1057901429">
    <w:abstractNumId w:val="45"/>
  </w:num>
  <w:num w:numId="103" w16cid:durableId="167906704">
    <w:abstractNumId w:val="131"/>
  </w:num>
  <w:num w:numId="104" w16cid:durableId="1684084738">
    <w:abstractNumId w:val="13"/>
  </w:num>
  <w:num w:numId="105" w16cid:durableId="322854485">
    <w:abstractNumId w:val="79"/>
  </w:num>
  <w:num w:numId="106" w16cid:durableId="570316124">
    <w:abstractNumId w:val="32"/>
  </w:num>
  <w:num w:numId="107" w16cid:durableId="1761021049">
    <w:abstractNumId w:val="1"/>
  </w:num>
  <w:num w:numId="108" w16cid:durableId="2008702188">
    <w:abstractNumId w:val="137"/>
  </w:num>
  <w:num w:numId="109" w16cid:durableId="1204563124">
    <w:abstractNumId w:val="23"/>
  </w:num>
  <w:num w:numId="110" w16cid:durableId="17395658">
    <w:abstractNumId w:val="61"/>
  </w:num>
  <w:num w:numId="111" w16cid:durableId="492376440">
    <w:abstractNumId w:val="122"/>
  </w:num>
  <w:num w:numId="112" w16cid:durableId="1519729792">
    <w:abstractNumId w:val="88"/>
  </w:num>
  <w:num w:numId="113" w16cid:durableId="819421916">
    <w:abstractNumId w:val="63"/>
  </w:num>
  <w:num w:numId="114" w16cid:durableId="2141876720">
    <w:abstractNumId w:val="105"/>
  </w:num>
  <w:num w:numId="115" w16cid:durableId="1050226438">
    <w:abstractNumId w:val="95"/>
  </w:num>
  <w:num w:numId="116" w16cid:durableId="947347195">
    <w:abstractNumId w:val="85"/>
  </w:num>
  <w:num w:numId="117" w16cid:durableId="452872865">
    <w:abstractNumId w:val="121"/>
  </w:num>
  <w:num w:numId="118" w16cid:durableId="519779395">
    <w:abstractNumId w:val="74"/>
  </w:num>
  <w:num w:numId="119" w16cid:durableId="714236113">
    <w:abstractNumId w:val="57"/>
  </w:num>
  <w:num w:numId="120" w16cid:durableId="580022261">
    <w:abstractNumId w:val="116"/>
  </w:num>
  <w:num w:numId="121" w16cid:durableId="541596374">
    <w:abstractNumId w:val="110"/>
  </w:num>
  <w:num w:numId="122" w16cid:durableId="519666976">
    <w:abstractNumId w:val="54"/>
  </w:num>
  <w:num w:numId="123" w16cid:durableId="1802112583">
    <w:abstractNumId w:val="16"/>
  </w:num>
  <w:num w:numId="124" w16cid:durableId="1192064712">
    <w:abstractNumId w:val="103"/>
  </w:num>
  <w:num w:numId="125" w16cid:durableId="1708143324">
    <w:abstractNumId w:val="66"/>
  </w:num>
  <w:num w:numId="126" w16cid:durableId="2097743909">
    <w:abstractNumId w:val="115"/>
  </w:num>
  <w:num w:numId="127" w16cid:durableId="1199077271">
    <w:abstractNumId w:val="38"/>
  </w:num>
  <w:num w:numId="128" w16cid:durableId="1164659240">
    <w:abstractNumId w:val="62"/>
  </w:num>
  <w:num w:numId="129" w16cid:durableId="1048064184">
    <w:abstractNumId w:val="46"/>
  </w:num>
  <w:num w:numId="130" w16cid:durableId="1778670668">
    <w:abstractNumId w:val="55"/>
  </w:num>
  <w:num w:numId="131" w16cid:durableId="2087996633">
    <w:abstractNumId w:val="24"/>
  </w:num>
  <w:num w:numId="132" w16cid:durableId="1531140143">
    <w:abstractNumId w:val="120"/>
  </w:num>
  <w:num w:numId="133" w16cid:durableId="1620604912">
    <w:abstractNumId w:val="94"/>
  </w:num>
  <w:num w:numId="134" w16cid:durableId="112335801">
    <w:abstractNumId w:val="129"/>
  </w:num>
  <w:num w:numId="135" w16cid:durableId="662003560">
    <w:abstractNumId w:val="69"/>
  </w:num>
  <w:num w:numId="136" w16cid:durableId="946078906">
    <w:abstractNumId w:val="102"/>
  </w:num>
  <w:num w:numId="137" w16cid:durableId="1948536035">
    <w:abstractNumId w:val="12"/>
  </w:num>
  <w:num w:numId="138" w16cid:durableId="554007891">
    <w:abstractNumId w:val="111"/>
  </w:num>
  <w:num w:numId="139" w16cid:durableId="1893732026">
    <w:abstractNumId w:val="56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midi,Sushma">
    <w15:presenceInfo w15:providerId="AD" w15:userId="S::S546195@nwmissouri.edu::74ae047a-a3cb-448e-a038-6098511a7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2C"/>
    <w:rsid w:val="0000086F"/>
    <w:rsid w:val="00001CCD"/>
    <w:rsid w:val="00001E59"/>
    <w:rsid w:val="00002F63"/>
    <w:rsid w:val="00003BE6"/>
    <w:rsid w:val="0000418F"/>
    <w:rsid w:val="000044C0"/>
    <w:rsid w:val="00004D0B"/>
    <w:rsid w:val="000154FB"/>
    <w:rsid w:val="000164AA"/>
    <w:rsid w:val="00020DD5"/>
    <w:rsid w:val="00021181"/>
    <w:rsid w:val="0002484F"/>
    <w:rsid w:val="000248E7"/>
    <w:rsid w:val="000256F3"/>
    <w:rsid w:val="00025ADE"/>
    <w:rsid w:val="00027CBF"/>
    <w:rsid w:val="00030C0B"/>
    <w:rsid w:val="000310C6"/>
    <w:rsid w:val="0003125B"/>
    <w:rsid w:val="00031551"/>
    <w:rsid w:val="0003286A"/>
    <w:rsid w:val="00032B25"/>
    <w:rsid w:val="00037DDD"/>
    <w:rsid w:val="0004283B"/>
    <w:rsid w:val="0004347F"/>
    <w:rsid w:val="00044050"/>
    <w:rsid w:val="00044611"/>
    <w:rsid w:val="00045C5E"/>
    <w:rsid w:val="0004773A"/>
    <w:rsid w:val="000509C7"/>
    <w:rsid w:val="0005337B"/>
    <w:rsid w:val="000553B1"/>
    <w:rsid w:val="00057155"/>
    <w:rsid w:val="0005796E"/>
    <w:rsid w:val="00057B32"/>
    <w:rsid w:val="00060912"/>
    <w:rsid w:val="0006178A"/>
    <w:rsid w:val="000622A3"/>
    <w:rsid w:val="00062D95"/>
    <w:rsid w:val="0006311E"/>
    <w:rsid w:val="00063B84"/>
    <w:rsid w:val="000641A2"/>
    <w:rsid w:val="00064BB0"/>
    <w:rsid w:val="0006633D"/>
    <w:rsid w:val="000669E2"/>
    <w:rsid w:val="0006737B"/>
    <w:rsid w:val="00070B02"/>
    <w:rsid w:val="000729B4"/>
    <w:rsid w:val="00073F80"/>
    <w:rsid w:val="000766CB"/>
    <w:rsid w:val="00076771"/>
    <w:rsid w:val="00076881"/>
    <w:rsid w:val="00076B40"/>
    <w:rsid w:val="0008038C"/>
    <w:rsid w:val="00085BFE"/>
    <w:rsid w:val="00086051"/>
    <w:rsid w:val="00086349"/>
    <w:rsid w:val="00086598"/>
    <w:rsid w:val="00090C2E"/>
    <w:rsid w:val="00092FED"/>
    <w:rsid w:val="00093BEC"/>
    <w:rsid w:val="00094C62"/>
    <w:rsid w:val="00094DB9"/>
    <w:rsid w:val="0009538D"/>
    <w:rsid w:val="000954D4"/>
    <w:rsid w:val="00095A44"/>
    <w:rsid w:val="00096C59"/>
    <w:rsid w:val="00097C72"/>
    <w:rsid w:val="000A06DB"/>
    <w:rsid w:val="000A0850"/>
    <w:rsid w:val="000A14FE"/>
    <w:rsid w:val="000A421D"/>
    <w:rsid w:val="000A504D"/>
    <w:rsid w:val="000B0CB3"/>
    <w:rsid w:val="000B18C3"/>
    <w:rsid w:val="000B2088"/>
    <w:rsid w:val="000B21E9"/>
    <w:rsid w:val="000B2499"/>
    <w:rsid w:val="000B24CA"/>
    <w:rsid w:val="000B362D"/>
    <w:rsid w:val="000B39A8"/>
    <w:rsid w:val="000B5A14"/>
    <w:rsid w:val="000B6373"/>
    <w:rsid w:val="000B6BBC"/>
    <w:rsid w:val="000B7EF4"/>
    <w:rsid w:val="000C0333"/>
    <w:rsid w:val="000C0E68"/>
    <w:rsid w:val="000C11CF"/>
    <w:rsid w:val="000C1AA4"/>
    <w:rsid w:val="000C53BA"/>
    <w:rsid w:val="000C7DAC"/>
    <w:rsid w:val="000D199C"/>
    <w:rsid w:val="000D3F6F"/>
    <w:rsid w:val="000D423E"/>
    <w:rsid w:val="000D4420"/>
    <w:rsid w:val="000D45A9"/>
    <w:rsid w:val="000D4700"/>
    <w:rsid w:val="000D4D9D"/>
    <w:rsid w:val="000D5298"/>
    <w:rsid w:val="000D6F2A"/>
    <w:rsid w:val="000D7560"/>
    <w:rsid w:val="000D7D2C"/>
    <w:rsid w:val="000E1429"/>
    <w:rsid w:val="000E1B37"/>
    <w:rsid w:val="000E299D"/>
    <w:rsid w:val="000E4058"/>
    <w:rsid w:val="000E409B"/>
    <w:rsid w:val="000E47D2"/>
    <w:rsid w:val="000E5A2D"/>
    <w:rsid w:val="000E5A5E"/>
    <w:rsid w:val="000E5B03"/>
    <w:rsid w:val="000E701F"/>
    <w:rsid w:val="000E7447"/>
    <w:rsid w:val="000E7E07"/>
    <w:rsid w:val="000F097C"/>
    <w:rsid w:val="000F108C"/>
    <w:rsid w:val="000F10FF"/>
    <w:rsid w:val="000F12AD"/>
    <w:rsid w:val="000F1989"/>
    <w:rsid w:val="000F19F7"/>
    <w:rsid w:val="000F2523"/>
    <w:rsid w:val="000F278C"/>
    <w:rsid w:val="000F4CFD"/>
    <w:rsid w:val="000F6C89"/>
    <w:rsid w:val="000F78EE"/>
    <w:rsid w:val="000F7C14"/>
    <w:rsid w:val="000F7EE6"/>
    <w:rsid w:val="00100BBE"/>
    <w:rsid w:val="00101FC7"/>
    <w:rsid w:val="00103AAC"/>
    <w:rsid w:val="0010403E"/>
    <w:rsid w:val="001045E4"/>
    <w:rsid w:val="001047AD"/>
    <w:rsid w:val="00104803"/>
    <w:rsid w:val="00104B05"/>
    <w:rsid w:val="00104DE5"/>
    <w:rsid w:val="0010540F"/>
    <w:rsid w:val="00105BC5"/>
    <w:rsid w:val="00106ACF"/>
    <w:rsid w:val="00107F6D"/>
    <w:rsid w:val="001123AD"/>
    <w:rsid w:val="0011293A"/>
    <w:rsid w:val="001131FF"/>
    <w:rsid w:val="00113EF2"/>
    <w:rsid w:val="00114561"/>
    <w:rsid w:val="0011495F"/>
    <w:rsid w:val="001149C4"/>
    <w:rsid w:val="00114F1B"/>
    <w:rsid w:val="00115099"/>
    <w:rsid w:val="0011615B"/>
    <w:rsid w:val="0011677C"/>
    <w:rsid w:val="00116FE7"/>
    <w:rsid w:val="001175ED"/>
    <w:rsid w:val="00117B27"/>
    <w:rsid w:val="00122457"/>
    <w:rsid w:val="00122943"/>
    <w:rsid w:val="00125970"/>
    <w:rsid w:val="00126827"/>
    <w:rsid w:val="00126F74"/>
    <w:rsid w:val="00127D4A"/>
    <w:rsid w:val="00130DA0"/>
    <w:rsid w:val="00132418"/>
    <w:rsid w:val="00132AE0"/>
    <w:rsid w:val="00133297"/>
    <w:rsid w:val="001352BE"/>
    <w:rsid w:val="001363F8"/>
    <w:rsid w:val="00136B24"/>
    <w:rsid w:val="0014064F"/>
    <w:rsid w:val="0014066D"/>
    <w:rsid w:val="0014100D"/>
    <w:rsid w:val="001413E4"/>
    <w:rsid w:val="00142E00"/>
    <w:rsid w:val="00143705"/>
    <w:rsid w:val="0014545F"/>
    <w:rsid w:val="00146119"/>
    <w:rsid w:val="001471E6"/>
    <w:rsid w:val="00152013"/>
    <w:rsid w:val="001521F1"/>
    <w:rsid w:val="00152A3D"/>
    <w:rsid w:val="001538B9"/>
    <w:rsid w:val="00154405"/>
    <w:rsid w:val="00155A1E"/>
    <w:rsid w:val="00156A10"/>
    <w:rsid w:val="001601A0"/>
    <w:rsid w:val="001602F3"/>
    <w:rsid w:val="0016036D"/>
    <w:rsid w:val="00160B0A"/>
    <w:rsid w:val="00160F93"/>
    <w:rsid w:val="00161051"/>
    <w:rsid w:val="00164D48"/>
    <w:rsid w:val="00165E24"/>
    <w:rsid w:val="00167255"/>
    <w:rsid w:val="00167C84"/>
    <w:rsid w:val="0017012D"/>
    <w:rsid w:val="0017031A"/>
    <w:rsid w:val="001724F7"/>
    <w:rsid w:val="00174A0F"/>
    <w:rsid w:val="00175227"/>
    <w:rsid w:val="00175BEB"/>
    <w:rsid w:val="00175E90"/>
    <w:rsid w:val="001761A7"/>
    <w:rsid w:val="00176535"/>
    <w:rsid w:val="00177E86"/>
    <w:rsid w:val="001827DB"/>
    <w:rsid w:val="00183F2A"/>
    <w:rsid w:val="001845B8"/>
    <w:rsid w:val="0019233C"/>
    <w:rsid w:val="00193012"/>
    <w:rsid w:val="0019371B"/>
    <w:rsid w:val="0019403C"/>
    <w:rsid w:val="00194586"/>
    <w:rsid w:val="0019541D"/>
    <w:rsid w:val="00195A5B"/>
    <w:rsid w:val="00197A18"/>
    <w:rsid w:val="001A2421"/>
    <w:rsid w:val="001A3782"/>
    <w:rsid w:val="001A3FF0"/>
    <w:rsid w:val="001A44AC"/>
    <w:rsid w:val="001A4EA0"/>
    <w:rsid w:val="001A54F6"/>
    <w:rsid w:val="001A5A72"/>
    <w:rsid w:val="001A6C7E"/>
    <w:rsid w:val="001B0D02"/>
    <w:rsid w:val="001B0F39"/>
    <w:rsid w:val="001B191E"/>
    <w:rsid w:val="001B1B1B"/>
    <w:rsid w:val="001B1E07"/>
    <w:rsid w:val="001B2073"/>
    <w:rsid w:val="001B23FC"/>
    <w:rsid w:val="001B33DC"/>
    <w:rsid w:val="001B342A"/>
    <w:rsid w:val="001B3CCC"/>
    <w:rsid w:val="001B44D0"/>
    <w:rsid w:val="001B4B24"/>
    <w:rsid w:val="001B59E6"/>
    <w:rsid w:val="001B59EC"/>
    <w:rsid w:val="001B646D"/>
    <w:rsid w:val="001C10D8"/>
    <w:rsid w:val="001C2E57"/>
    <w:rsid w:val="001C3D5D"/>
    <w:rsid w:val="001C5A6B"/>
    <w:rsid w:val="001C63AE"/>
    <w:rsid w:val="001C6547"/>
    <w:rsid w:val="001C6BEB"/>
    <w:rsid w:val="001C6F4B"/>
    <w:rsid w:val="001D0337"/>
    <w:rsid w:val="001D1CC6"/>
    <w:rsid w:val="001D2C25"/>
    <w:rsid w:val="001D3977"/>
    <w:rsid w:val="001D5941"/>
    <w:rsid w:val="001D71E8"/>
    <w:rsid w:val="001E084D"/>
    <w:rsid w:val="001E1F81"/>
    <w:rsid w:val="001E1FCE"/>
    <w:rsid w:val="001E29B2"/>
    <w:rsid w:val="001E2D6F"/>
    <w:rsid w:val="001E34F7"/>
    <w:rsid w:val="001E368F"/>
    <w:rsid w:val="001E3FF2"/>
    <w:rsid w:val="001E48EE"/>
    <w:rsid w:val="001E6256"/>
    <w:rsid w:val="001F03A1"/>
    <w:rsid w:val="001F0C30"/>
    <w:rsid w:val="001F2CD6"/>
    <w:rsid w:val="001F46B5"/>
    <w:rsid w:val="001F518D"/>
    <w:rsid w:val="001F6C9C"/>
    <w:rsid w:val="001F7F92"/>
    <w:rsid w:val="002014F7"/>
    <w:rsid w:val="002028EE"/>
    <w:rsid w:val="00202A91"/>
    <w:rsid w:val="0020632E"/>
    <w:rsid w:val="00210C55"/>
    <w:rsid w:val="00211333"/>
    <w:rsid w:val="002117D7"/>
    <w:rsid w:val="002149D8"/>
    <w:rsid w:val="00216FC8"/>
    <w:rsid w:val="00217361"/>
    <w:rsid w:val="00217855"/>
    <w:rsid w:val="00220115"/>
    <w:rsid w:val="00220360"/>
    <w:rsid w:val="0022199E"/>
    <w:rsid w:val="00221B28"/>
    <w:rsid w:val="00221B7A"/>
    <w:rsid w:val="00222EC2"/>
    <w:rsid w:val="00223623"/>
    <w:rsid w:val="00223ED6"/>
    <w:rsid w:val="00224DBB"/>
    <w:rsid w:val="00227DEB"/>
    <w:rsid w:val="00230EEB"/>
    <w:rsid w:val="002313F9"/>
    <w:rsid w:val="00232A5D"/>
    <w:rsid w:val="0023332E"/>
    <w:rsid w:val="00233533"/>
    <w:rsid w:val="00233821"/>
    <w:rsid w:val="00233E08"/>
    <w:rsid w:val="00234713"/>
    <w:rsid w:val="0023523A"/>
    <w:rsid w:val="0023542E"/>
    <w:rsid w:val="002355BA"/>
    <w:rsid w:val="0023669A"/>
    <w:rsid w:val="00236ABF"/>
    <w:rsid w:val="00237395"/>
    <w:rsid w:val="00237A5E"/>
    <w:rsid w:val="002402B7"/>
    <w:rsid w:val="00240629"/>
    <w:rsid w:val="00240A9F"/>
    <w:rsid w:val="00241F4E"/>
    <w:rsid w:val="0024221F"/>
    <w:rsid w:val="00242599"/>
    <w:rsid w:val="002430C7"/>
    <w:rsid w:val="002431FA"/>
    <w:rsid w:val="00245998"/>
    <w:rsid w:val="00246840"/>
    <w:rsid w:val="00247FBA"/>
    <w:rsid w:val="00250F80"/>
    <w:rsid w:val="00251DBE"/>
    <w:rsid w:val="002541E3"/>
    <w:rsid w:val="0025571C"/>
    <w:rsid w:val="002607B3"/>
    <w:rsid w:val="00261520"/>
    <w:rsid w:val="002630D4"/>
    <w:rsid w:val="002630FA"/>
    <w:rsid w:val="00263FBD"/>
    <w:rsid w:val="00265747"/>
    <w:rsid w:val="00267611"/>
    <w:rsid w:val="00267BDF"/>
    <w:rsid w:val="00270E46"/>
    <w:rsid w:val="00271A6E"/>
    <w:rsid w:val="00272230"/>
    <w:rsid w:val="00272408"/>
    <w:rsid w:val="0027247A"/>
    <w:rsid w:val="00272C72"/>
    <w:rsid w:val="002732D2"/>
    <w:rsid w:val="002738FD"/>
    <w:rsid w:val="00273E36"/>
    <w:rsid w:val="002743E6"/>
    <w:rsid w:val="00275B52"/>
    <w:rsid w:val="00275B7D"/>
    <w:rsid w:val="00276849"/>
    <w:rsid w:val="00276A16"/>
    <w:rsid w:val="00277721"/>
    <w:rsid w:val="0028052A"/>
    <w:rsid w:val="00280A3C"/>
    <w:rsid w:val="00280B93"/>
    <w:rsid w:val="00280D46"/>
    <w:rsid w:val="0028133C"/>
    <w:rsid w:val="00281448"/>
    <w:rsid w:val="00281BC9"/>
    <w:rsid w:val="00283C2A"/>
    <w:rsid w:val="002847E7"/>
    <w:rsid w:val="002867E7"/>
    <w:rsid w:val="0028683C"/>
    <w:rsid w:val="00286EDB"/>
    <w:rsid w:val="00286F36"/>
    <w:rsid w:val="002900A4"/>
    <w:rsid w:val="00290139"/>
    <w:rsid w:val="00290A4F"/>
    <w:rsid w:val="00290F9E"/>
    <w:rsid w:val="00291C08"/>
    <w:rsid w:val="002922A5"/>
    <w:rsid w:val="002927C1"/>
    <w:rsid w:val="002929EE"/>
    <w:rsid w:val="00293729"/>
    <w:rsid w:val="00295C52"/>
    <w:rsid w:val="00296998"/>
    <w:rsid w:val="0029732B"/>
    <w:rsid w:val="002A0065"/>
    <w:rsid w:val="002A0103"/>
    <w:rsid w:val="002A1B21"/>
    <w:rsid w:val="002A3031"/>
    <w:rsid w:val="002A334A"/>
    <w:rsid w:val="002A5C18"/>
    <w:rsid w:val="002A6557"/>
    <w:rsid w:val="002A6E83"/>
    <w:rsid w:val="002A7F1B"/>
    <w:rsid w:val="002B0A40"/>
    <w:rsid w:val="002B0C06"/>
    <w:rsid w:val="002B1D4E"/>
    <w:rsid w:val="002B45F0"/>
    <w:rsid w:val="002B4CD2"/>
    <w:rsid w:val="002C0099"/>
    <w:rsid w:val="002C36DC"/>
    <w:rsid w:val="002C4773"/>
    <w:rsid w:val="002C4A79"/>
    <w:rsid w:val="002C5598"/>
    <w:rsid w:val="002C5783"/>
    <w:rsid w:val="002C5C7C"/>
    <w:rsid w:val="002C61AA"/>
    <w:rsid w:val="002C6266"/>
    <w:rsid w:val="002C6333"/>
    <w:rsid w:val="002C74B2"/>
    <w:rsid w:val="002C7588"/>
    <w:rsid w:val="002C76E8"/>
    <w:rsid w:val="002D00C5"/>
    <w:rsid w:val="002D0AE7"/>
    <w:rsid w:val="002D1C0C"/>
    <w:rsid w:val="002D28DA"/>
    <w:rsid w:val="002D2B6F"/>
    <w:rsid w:val="002D32E4"/>
    <w:rsid w:val="002D40BB"/>
    <w:rsid w:val="002D6BB9"/>
    <w:rsid w:val="002D710A"/>
    <w:rsid w:val="002D71FE"/>
    <w:rsid w:val="002D7AC3"/>
    <w:rsid w:val="002D7B0F"/>
    <w:rsid w:val="002E0E08"/>
    <w:rsid w:val="002E10E0"/>
    <w:rsid w:val="002E1453"/>
    <w:rsid w:val="002E2287"/>
    <w:rsid w:val="002E4360"/>
    <w:rsid w:val="002E444B"/>
    <w:rsid w:val="002E4699"/>
    <w:rsid w:val="002E584E"/>
    <w:rsid w:val="002E762A"/>
    <w:rsid w:val="002F13F1"/>
    <w:rsid w:val="002F1DD3"/>
    <w:rsid w:val="002F3994"/>
    <w:rsid w:val="002F5156"/>
    <w:rsid w:val="002F5D37"/>
    <w:rsid w:val="002F6230"/>
    <w:rsid w:val="002F6AA6"/>
    <w:rsid w:val="002F74D8"/>
    <w:rsid w:val="002F7CA5"/>
    <w:rsid w:val="0030075A"/>
    <w:rsid w:val="00300B77"/>
    <w:rsid w:val="003022B5"/>
    <w:rsid w:val="00302A97"/>
    <w:rsid w:val="00303DAD"/>
    <w:rsid w:val="0030442D"/>
    <w:rsid w:val="003057D2"/>
    <w:rsid w:val="00310AB9"/>
    <w:rsid w:val="003117F2"/>
    <w:rsid w:val="00313971"/>
    <w:rsid w:val="00314742"/>
    <w:rsid w:val="003156C7"/>
    <w:rsid w:val="00316C2C"/>
    <w:rsid w:val="003174CE"/>
    <w:rsid w:val="00317D12"/>
    <w:rsid w:val="00321826"/>
    <w:rsid w:val="00323718"/>
    <w:rsid w:val="00325B3C"/>
    <w:rsid w:val="00325E47"/>
    <w:rsid w:val="00326FD7"/>
    <w:rsid w:val="00327342"/>
    <w:rsid w:val="003306D2"/>
    <w:rsid w:val="00330766"/>
    <w:rsid w:val="00330F30"/>
    <w:rsid w:val="0033431E"/>
    <w:rsid w:val="00334C8C"/>
    <w:rsid w:val="003350E1"/>
    <w:rsid w:val="00335AB1"/>
    <w:rsid w:val="00335E4A"/>
    <w:rsid w:val="00336FB1"/>
    <w:rsid w:val="003417C0"/>
    <w:rsid w:val="00341AAD"/>
    <w:rsid w:val="00343ABF"/>
    <w:rsid w:val="00343AEE"/>
    <w:rsid w:val="003448FF"/>
    <w:rsid w:val="0034510B"/>
    <w:rsid w:val="00353225"/>
    <w:rsid w:val="00354CCE"/>
    <w:rsid w:val="0035543B"/>
    <w:rsid w:val="00356F98"/>
    <w:rsid w:val="0035710A"/>
    <w:rsid w:val="003579B0"/>
    <w:rsid w:val="00360D33"/>
    <w:rsid w:val="003614C0"/>
    <w:rsid w:val="003615C5"/>
    <w:rsid w:val="00361C4D"/>
    <w:rsid w:val="00361E14"/>
    <w:rsid w:val="00364E88"/>
    <w:rsid w:val="003650C7"/>
    <w:rsid w:val="003659ED"/>
    <w:rsid w:val="003663BD"/>
    <w:rsid w:val="00366F30"/>
    <w:rsid w:val="00370B91"/>
    <w:rsid w:val="00371C16"/>
    <w:rsid w:val="00372D42"/>
    <w:rsid w:val="00374375"/>
    <w:rsid w:val="00374B96"/>
    <w:rsid w:val="00375902"/>
    <w:rsid w:val="00380E8D"/>
    <w:rsid w:val="003813CA"/>
    <w:rsid w:val="00381F8F"/>
    <w:rsid w:val="00384E4A"/>
    <w:rsid w:val="00385887"/>
    <w:rsid w:val="00387BB8"/>
    <w:rsid w:val="00391392"/>
    <w:rsid w:val="00391B0B"/>
    <w:rsid w:val="00391D4C"/>
    <w:rsid w:val="0039445F"/>
    <w:rsid w:val="00394852"/>
    <w:rsid w:val="0039499A"/>
    <w:rsid w:val="00395431"/>
    <w:rsid w:val="00396690"/>
    <w:rsid w:val="003970F4"/>
    <w:rsid w:val="00397513"/>
    <w:rsid w:val="003A1248"/>
    <w:rsid w:val="003A21EA"/>
    <w:rsid w:val="003A230D"/>
    <w:rsid w:val="003A2A8B"/>
    <w:rsid w:val="003A2EFB"/>
    <w:rsid w:val="003A4C8E"/>
    <w:rsid w:val="003A537F"/>
    <w:rsid w:val="003A6A17"/>
    <w:rsid w:val="003B041E"/>
    <w:rsid w:val="003B11C5"/>
    <w:rsid w:val="003B1839"/>
    <w:rsid w:val="003B4494"/>
    <w:rsid w:val="003B45EF"/>
    <w:rsid w:val="003B4D72"/>
    <w:rsid w:val="003B4E68"/>
    <w:rsid w:val="003B5498"/>
    <w:rsid w:val="003B60A0"/>
    <w:rsid w:val="003B68DF"/>
    <w:rsid w:val="003C03FE"/>
    <w:rsid w:val="003C4598"/>
    <w:rsid w:val="003C52D7"/>
    <w:rsid w:val="003C636F"/>
    <w:rsid w:val="003C64F2"/>
    <w:rsid w:val="003C6B14"/>
    <w:rsid w:val="003C6CEC"/>
    <w:rsid w:val="003D098B"/>
    <w:rsid w:val="003D0AEC"/>
    <w:rsid w:val="003D10F3"/>
    <w:rsid w:val="003D701B"/>
    <w:rsid w:val="003D70DA"/>
    <w:rsid w:val="003E0E8D"/>
    <w:rsid w:val="003E1945"/>
    <w:rsid w:val="003E1FA9"/>
    <w:rsid w:val="003E2353"/>
    <w:rsid w:val="003E3001"/>
    <w:rsid w:val="003E4945"/>
    <w:rsid w:val="003E521C"/>
    <w:rsid w:val="003E6854"/>
    <w:rsid w:val="003E6A15"/>
    <w:rsid w:val="003E6EB0"/>
    <w:rsid w:val="003E7485"/>
    <w:rsid w:val="003E78CB"/>
    <w:rsid w:val="003F011A"/>
    <w:rsid w:val="003F33AC"/>
    <w:rsid w:val="003F353A"/>
    <w:rsid w:val="003F3F82"/>
    <w:rsid w:val="003F4D77"/>
    <w:rsid w:val="003F52F7"/>
    <w:rsid w:val="003F59E4"/>
    <w:rsid w:val="003F5D7F"/>
    <w:rsid w:val="003F6A0B"/>
    <w:rsid w:val="00400847"/>
    <w:rsid w:val="00400FB9"/>
    <w:rsid w:val="004014C2"/>
    <w:rsid w:val="00401B8A"/>
    <w:rsid w:val="00403770"/>
    <w:rsid w:val="00404790"/>
    <w:rsid w:val="00405AA0"/>
    <w:rsid w:val="00405E89"/>
    <w:rsid w:val="00405F72"/>
    <w:rsid w:val="0040668B"/>
    <w:rsid w:val="004069B7"/>
    <w:rsid w:val="004077F2"/>
    <w:rsid w:val="00407AB4"/>
    <w:rsid w:val="00410691"/>
    <w:rsid w:val="00410A66"/>
    <w:rsid w:val="00410A7D"/>
    <w:rsid w:val="0041142E"/>
    <w:rsid w:val="00411504"/>
    <w:rsid w:val="0041312C"/>
    <w:rsid w:val="00413AC9"/>
    <w:rsid w:val="004140A5"/>
    <w:rsid w:val="0041537C"/>
    <w:rsid w:val="00416C3C"/>
    <w:rsid w:val="00416FFE"/>
    <w:rsid w:val="004171C0"/>
    <w:rsid w:val="004211E9"/>
    <w:rsid w:val="00423714"/>
    <w:rsid w:val="004249D7"/>
    <w:rsid w:val="00426F44"/>
    <w:rsid w:val="004310F6"/>
    <w:rsid w:val="004319AD"/>
    <w:rsid w:val="00432705"/>
    <w:rsid w:val="00432778"/>
    <w:rsid w:val="004333C7"/>
    <w:rsid w:val="00433F04"/>
    <w:rsid w:val="004342B0"/>
    <w:rsid w:val="00434813"/>
    <w:rsid w:val="00435020"/>
    <w:rsid w:val="004354DE"/>
    <w:rsid w:val="00436018"/>
    <w:rsid w:val="004367EB"/>
    <w:rsid w:val="00437F42"/>
    <w:rsid w:val="0044133D"/>
    <w:rsid w:val="00443750"/>
    <w:rsid w:val="00443E0F"/>
    <w:rsid w:val="0044448C"/>
    <w:rsid w:val="00444E24"/>
    <w:rsid w:val="00444F2C"/>
    <w:rsid w:val="00445326"/>
    <w:rsid w:val="00445795"/>
    <w:rsid w:val="00445E26"/>
    <w:rsid w:val="00446CD7"/>
    <w:rsid w:val="004475AA"/>
    <w:rsid w:val="00452864"/>
    <w:rsid w:val="004529BE"/>
    <w:rsid w:val="00453490"/>
    <w:rsid w:val="00455B0D"/>
    <w:rsid w:val="0045639A"/>
    <w:rsid w:val="00457492"/>
    <w:rsid w:val="004600CB"/>
    <w:rsid w:val="00462E45"/>
    <w:rsid w:val="004638FA"/>
    <w:rsid w:val="00464609"/>
    <w:rsid w:val="0046637F"/>
    <w:rsid w:val="004667C6"/>
    <w:rsid w:val="00471DA5"/>
    <w:rsid w:val="00471F6B"/>
    <w:rsid w:val="004745CC"/>
    <w:rsid w:val="00474C3E"/>
    <w:rsid w:val="00475847"/>
    <w:rsid w:val="00475A3D"/>
    <w:rsid w:val="004765F8"/>
    <w:rsid w:val="00480A29"/>
    <w:rsid w:val="00480FE0"/>
    <w:rsid w:val="00481642"/>
    <w:rsid w:val="004822C8"/>
    <w:rsid w:val="004822EE"/>
    <w:rsid w:val="004829EC"/>
    <w:rsid w:val="004832F1"/>
    <w:rsid w:val="00483387"/>
    <w:rsid w:val="004849C6"/>
    <w:rsid w:val="00485213"/>
    <w:rsid w:val="00485BCA"/>
    <w:rsid w:val="00486081"/>
    <w:rsid w:val="0048725D"/>
    <w:rsid w:val="004912BC"/>
    <w:rsid w:val="0049132E"/>
    <w:rsid w:val="00491492"/>
    <w:rsid w:val="0049685F"/>
    <w:rsid w:val="004A0704"/>
    <w:rsid w:val="004A168A"/>
    <w:rsid w:val="004A2AD3"/>
    <w:rsid w:val="004A2F3D"/>
    <w:rsid w:val="004A3AD4"/>
    <w:rsid w:val="004A4AE9"/>
    <w:rsid w:val="004A649C"/>
    <w:rsid w:val="004A7CE2"/>
    <w:rsid w:val="004B038A"/>
    <w:rsid w:val="004B1358"/>
    <w:rsid w:val="004B2743"/>
    <w:rsid w:val="004B298E"/>
    <w:rsid w:val="004B300D"/>
    <w:rsid w:val="004B6CF0"/>
    <w:rsid w:val="004C056D"/>
    <w:rsid w:val="004C121A"/>
    <w:rsid w:val="004C1E5E"/>
    <w:rsid w:val="004C3F0C"/>
    <w:rsid w:val="004C40F2"/>
    <w:rsid w:val="004C5287"/>
    <w:rsid w:val="004C5A77"/>
    <w:rsid w:val="004C675F"/>
    <w:rsid w:val="004C6ABB"/>
    <w:rsid w:val="004C787C"/>
    <w:rsid w:val="004D0E9A"/>
    <w:rsid w:val="004D1429"/>
    <w:rsid w:val="004D1637"/>
    <w:rsid w:val="004D29E8"/>
    <w:rsid w:val="004D38BB"/>
    <w:rsid w:val="004D4BAA"/>
    <w:rsid w:val="004D5A2F"/>
    <w:rsid w:val="004D5E39"/>
    <w:rsid w:val="004D621B"/>
    <w:rsid w:val="004D7B4C"/>
    <w:rsid w:val="004E02CB"/>
    <w:rsid w:val="004E0590"/>
    <w:rsid w:val="004E3106"/>
    <w:rsid w:val="004E45BE"/>
    <w:rsid w:val="004E4FAE"/>
    <w:rsid w:val="004E607F"/>
    <w:rsid w:val="004E6BD9"/>
    <w:rsid w:val="004F3A20"/>
    <w:rsid w:val="004F3F5C"/>
    <w:rsid w:val="004F448F"/>
    <w:rsid w:val="004F49ED"/>
    <w:rsid w:val="004F4BD3"/>
    <w:rsid w:val="004F4DA2"/>
    <w:rsid w:val="004F53B3"/>
    <w:rsid w:val="004F7B4D"/>
    <w:rsid w:val="00501EFD"/>
    <w:rsid w:val="00502B92"/>
    <w:rsid w:val="00503C5A"/>
    <w:rsid w:val="00503FC9"/>
    <w:rsid w:val="00504455"/>
    <w:rsid w:val="00506BCF"/>
    <w:rsid w:val="0051032D"/>
    <w:rsid w:val="005148E7"/>
    <w:rsid w:val="005158A3"/>
    <w:rsid w:val="005166F4"/>
    <w:rsid w:val="005172C7"/>
    <w:rsid w:val="005177BA"/>
    <w:rsid w:val="00517AA0"/>
    <w:rsid w:val="00520120"/>
    <w:rsid w:val="00520A5C"/>
    <w:rsid w:val="0052282F"/>
    <w:rsid w:val="00522C13"/>
    <w:rsid w:val="00523DCF"/>
    <w:rsid w:val="0052461D"/>
    <w:rsid w:val="0052571B"/>
    <w:rsid w:val="00525727"/>
    <w:rsid w:val="00526684"/>
    <w:rsid w:val="005270C4"/>
    <w:rsid w:val="005316AE"/>
    <w:rsid w:val="00533566"/>
    <w:rsid w:val="00533661"/>
    <w:rsid w:val="005340D8"/>
    <w:rsid w:val="00534B68"/>
    <w:rsid w:val="00535011"/>
    <w:rsid w:val="0053562C"/>
    <w:rsid w:val="005378C4"/>
    <w:rsid w:val="00537D0C"/>
    <w:rsid w:val="0054099F"/>
    <w:rsid w:val="0054160D"/>
    <w:rsid w:val="00542CC3"/>
    <w:rsid w:val="00542E71"/>
    <w:rsid w:val="00543364"/>
    <w:rsid w:val="005448CC"/>
    <w:rsid w:val="00544D92"/>
    <w:rsid w:val="00545890"/>
    <w:rsid w:val="00545AB1"/>
    <w:rsid w:val="0055002E"/>
    <w:rsid w:val="00550CE1"/>
    <w:rsid w:val="005514FE"/>
    <w:rsid w:val="005518B4"/>
    <w:rsid w:val="0055269D"/>
    <w:rsid w:val="00553A7B"/>
    <w:rsid w:val="00553D2A"/>
    <w:rsid w:val="00554B7D"/>
    <w:rsid w:val="00557043"/>
    <w:rsid w:val="005578B3"/>
    <w:rsid w:val="0056126D"/>
    <w:rsid w:val="00561E55"/>
    <w:rsid w:val="00563071"/>
    <w:rsid w:val="0056332D"/>
    <w:rsid w:val="00563C78"/>
    <w:rsid w:val="00566967"/>
    <w:rsid w:val="00566D0F"/>
    <w:rsid w:val="00567442"/>
    <w:rsid w:val="00570415"/>
    <w:rsid w:val="00571E9B"/>
    <w:rsid w:val="00573958"/>
    <w:rsid w:val="00574416"/>
    <w:rsid w:val="00574820"/>
    <w:rsid w:val="0057583D"/>
    <w:rsid w:val="005759F5"/>
    <w:rsid w:val="005777C8"/>
    <w:rsid w:val="00580020"/>
    <w:rsid w:val="005842AB"/>
    <w:rsid w:val="005849EC"/>
    <w:rsid w:val="005854CB"/>
    <w:rsid w:val="00586037"/>
    <w:rsid w:val="0059244A"/>
    <w:rsid w:val="0059280C"/>
    <w:rsid w:val="00593306"/>
    <w:rsid w:val="00594A53"/>
    <w:rsid w:val="00595758"/>
    <w:rsid w:val="00595F41"/>
    <w:rsid w:val="005964F6"/>
    <w:rsid w:val="00596F51"/>
    <w:rsid w:val="00597466"/>
    <w:rsid w:val="005978F3"/>
    <w:rsid w:val="005A0C2D"/>
    <w:rsid w:val="005A1A59"/>
    <w:rsid w:val="005A3354"/>
    <w:rsid w:val="005A3671"/>
    <w:rsid w:val="005A43B3"/>
    <w:rsid w:val="005A572C"/>
    <w:rsid w:val="005A603A"/>
    <w:rsid w:val="005A64FD"/>
    <w:rsid w:val="005A6C11"/>
    <w:rsid w:val="005A6D6B"/>
    <w:rsid w:val="005A703B"/>
    <w:rsid w:val="005A72FD"/>
    <w:rsid w:val="005A75F8"/>
    <w:rsid w:val="005B1077"/>
    <w:rsid w:val="005B3074"/>
    <w:rsid w:val="005B45F7"/>
    <w:rsid w:val="005B4933"/>
    <w:rsid w:val="005B5118"/>
    <w:rsid w:val="005B76BA"/>
    <w:rsid w:val="005C08C1"/>
    <w:rsid w:val="005C3F3C"/>
    <w:rsid w:val="005C4D43"/>
    <w:rsid w:val="005D12EB"/>
    <w:rsid w:val="005D185C"/>
    <w:rsid w:val="005D1A2B"/>
    <w:rsid w:val="005D30FC"/>
    <w:rsid w:val="005D41A4"/>
    <w:rsid w:val="005D4B33"/>
    <w:rsid w:val="005D6908"/>
    <w:rsid w:val="005E0075"/>
    <w:rsid w:val="005E184E"/>
    <w:rsid w:val="005E3A15"/>
    <w:rsid w:val="005E40E2"/>
    <w:rsid w:val="005E4751"/>
    <w:rsid w:val="005E5925"/>
    <w:rsid w:val="005E592E"/>
    <w:rsid w:val="005E69C3"/>
    <w:rsid w:val="005E6A8D"/>
    <w:rsid w:val="005E6E82"/>
    <w:rsid w:val="005E748F"/>
    <w:rsid w:val="005E793A"/>
    <w:rsid w:val="005F039B"/>
    <w:rsid w:val="005F1EF4"/>
    <w:rsid w:val="005F2722"/>
    <w:rsid w:val="005F4DAF"/>
    <w:rsid w:val="005F6BDD"/>
    <w:rsid w:val="005F6CFB"/>
    <w:rsid w:val="005F7479"/>
    <w:rsid w:val="005F7C99"/>
    <w:rsid w:val="0060255F"/>
    <w:rsid w:val="006025AB"/>
    <w:rsid w:val="00602A68"/>
    <w:rsid w:val="00604F5E"/>
    <w:rsid w:val="00604FE8"/>
    <w:rsid w:val="0060566B"/>
    <w:rsid w:val="00605D96"/>
    <w:rsid w:val="00605E16"/>
    <w:rsid w:val="0060669A"/>
    <w:rsid w:val="00607476"/>
    <w:rsid w:val="00607BB6"/>
    <w:rsid w:val="00611AD9"/>
    <w:rsid w:val="00612CBB"/>
    <w:rsid w:val="006141CF"/>
    <w:rsid w:val="00621B8B"/>
    <w:rsid w:val="00622897"/>
    <w:rsid w:val="00622F49"/>
    <w:rsid w:val="00623D2D"/>
    <w:rsid w:val="00624569"/>
    <w:rsid w:val="00624B0D"/>
    <w:rsid w:val="006252C5"/>
    <w:rsid w:val="00625AD8"/>
    <w:rsid w:val="00625B9D"/>
    <w:rsid w:val="00627F61"/>
    <w:rsid w:val="006302F5"/>
    <w:rsid w:val="00630685"/>
    <w:rsid w:val="0063088B"/>
    <w:rsid w:val="0063620D"/>
    <w:rsid w:val="006365FD"/>
    <w:rsid w:val="00637798"/>
    <w:rsid w:val="0064079A"/>
    <w:rsid w:val="006413C7"/>
    <w:rsid w:val="00641C42"/>
    <w:rsid w:val="00641D7B"/>
    <w:rsid w:val="00642EBE"/>
    <w:rsid w:val="00643CF8"/>
    <w:rsid w:val="00644389"/>
    <w:rsid w:val="00644489"/>
    <w:rsid w:val="00645B2D"/>
    <w:rsid w:val="00645C16"/>
    <w:rsid w:val="00646035"/>
    <w:rsid w:val="0064704F"/>
    <w:rsid w:val="00647752"/>
    <w:rsid w:val="00651B36"/>
    <w:rsid w:val="00651C76"/>
    <w:rsid w:val="00651F65"/>
    <w:rsid w:val="006526E7"/>
    <w:rsid w:val="00655008"/>
    <w:rsid w:val="0065581F"/>
    <w:rsid w:val="00656E6B"/>
    <w:rsid w:val="00657DBF"/>
    <w:rsid w:val="00661DF1"/>
    <w:rsid w:val="00664411"/>
    <w:rsid w:val="00664FF5"/>
    <w:rsid w:val="00667DFF"/>
    <w:rsid w:val="00667E26"/>
    <w:rsid w:val="0067489D"/>
    <w:rsid w:val="0067497D"/>
    <w:rsid w:val="00675BD8"/>
    <w:rsid w:val="0067714C"/>
    <w:rsid w:val="00681558"/>
    <w:rsid w:val="006836CA"/>
    <w:rsid w:val="00683DD3"/>
    <w:rsid w:val="006840DA"/>
    <w:rsid w:val="00684961"/>
    <w:rsid w:val="00690364"/>
    <w:rsid w:val="00691528"/>
    <w:rsid w:val="006921A5"/>
    <w:rsid w:val="00693173"/>
    <w:rsid w:val="006934F0"/>
    <w:rsid w:val="00693BD0"/>
    <w:rsid w:val="00695779"/>
    <w:rsid w:val="006965B3"/>
    <w:rsid w:val="006975F1"/>
    <w:rsid w:val="006A1647"/>
    <w:rsid w:val="006A1BF2"/>
    <w:rsid w:val="006A33B9"/>
    <w:rsid w:val="006A4E96"/>
    <w:rsid w:val="006B1682"/>
    <w:rsid w:val="006B4709"/>
    <w:rsid w:val="006B4A56"/>
    <w:rsid w:val="006B4FAE"/>
    <w:rsid w:val="006B53B3"/>
    <w:rsid w:val="006B6740"/>
    <w:rsid w:val="006C0EF8"/>
    <w:rsid w:val="006C0FF0"/>
    <w:rsid w:val="006C237C"/>
    <w:rsid w:val="006C2BDE"/>
    <w:rsid w:val="006C3E14"/>
    <w:rsid w:val="006C4451"/>
    <w:rsid w:val="006C7A7F"/>
    <w:rsid w:val="006D2C03"/>
    <w:rsid w:val="006D3317"/>
    <w:rsid w:val="006D4D82"/>
    <w:rsid w:val="006D4ECD"/>
    <w:rsid w:val="006D5A60"/>
    <w:rsid w:val="006D72CF"/>
    <w:rsid w:val="006D7BAB"/>
    <w:rsid w:val="006E0183"/>
    <w:rsid w:val="006E0C4D"/>
    <w:rsid w:val="006E28AE"/>
    <w:rsid w:val="006E3071"/>
    <w:rsid w:val="006E3999"/>
    <w:rsid w:val="006E4290"/>
    <w:rsid w:val="006E50B3"/>
    <w:rsid w:val="006E528A"/>
    <w:rsid w:val="006E5A37"/>
    <w:rsid w:val="006F1F6B"/>
    <w:rsid w:val="006F24DF"/>
    <w:rsid w:val="006F4276"/>
    <w:rsid w:val="006F5C7C"/>
    <w:rsid w:val="007016A2"/>
    <w:rsid w:val="00701CC1"/>
    <w:rsid w:val="00704AC7"/>
    <w:rsid w:val="00704BB9"/>
    <w:rsid w:val="007052B6"/>
    <w:rsid w:val="00710840"/>
    <w:rsid w:val="00712F5E"/>
    <w:rsid w:val="007141EA"/>
    <w:rsid w:val="00714248"/>
    <w:rsid w:val="00714CB3"/>
    <w:rsid w:val="00714D00"/>
    <w:rsid w:val="0071618F"/>
    <w:rsid w:val="00716499"/>
    <w:rsid w:val="00716FB9"/>
    <w:rsid w:val="00720558"/>
    <w:rsid w:val="0072173C"/>
    <w:rsid w:val="0072224F"/>
    <w:rsid w:val="0072232C"/>
    <w:rsid w:val="00722357"/>
    <w:rsid w:val="00722394"/>
    <w:rsid w:val="0072255A"/>
    <w:rsid w:val="00724E95"/>
    <w:rsid w:val="00726135"/>
    <w:rsid w:val="00731221"/>
    <w:rsid w:val="0073128F"/>
    <w:rsid w:val="007317EF"/>
    <w:rsid w:val="00731842"/>
    <w:rsid w:val="0073217B"/>
    <w:rsid w:val="00732A07"/>
    <w:rsid w:val="00732D83"/>
    <w:rsid w:val="00734AB8"/>
    <w:rsid w:val="00735344"/>
    <w:rsid w:val="007361C0"/>
    <w:rsid w:val="0073620C"/>
    <w:rsid w:val="007374AB"/>
    <w:rsid w:val="00740EAA"/>
    <w:rsid w:val="007417D4"/>
    <w:rsid w:val="007418BE"/>
    <w:rsid w:val="00741EA9"/>
    <w:rsid w:val="00742468"/>
    <w:rsid w:val="007445ED"/>
    <w:rsid w:val="00744FFA"/>
    <w:rsid w:val="00745245"/>
    <w:rsid w:val="007468C2"/>
    <w:rsid w:val="0074695C"/>
    <w:rsid w:val="0075027C"/>
    <w:rsid w:val="00750F78"/>
    <w:rsid w:val="007530CD"/>
    <w:rsid w:val="007533F4"/>
    <w:rsid w:val="007540AF"/>
    <w:rsid w:val="00754139"/>
    <w:rsid w:val="0075586A"/>
    <w:rsid w:val="0075632E"/>
    <w:rsid w:val="007578FE"/>
    <w:rsid w:val="007603A4"/>
    <w:rsid w:val="00761220"/>
    <w:rsid w:val="0076132B"/>
    <w:rsid w:val="00762442"/>
    <w:rsid w:val="00762743"/>
    <w:rsid w:val="00762AAE"/>
    <w:rsid w:val="00762C26"/>
    <w:rsid w:val="0076339E"/>
    <w:rsid w:val="007636BB"/>
    <w:rsid w:val="00763861"/>
    <w:rsid w:val="007646B5"/>
    <w:rsid w:val="00765899"/>
    <w:rsid w:val="0076594F"/>
    <w:rsid w:val="00766B6D"/>
    <w:rsid w:val="00767E6F"/>
    <w:rsid w:val="00770B82"/>
    <w:rsid w:val="00770C51"/>
    <w:rsid w:val="00771399"/>
    <w:rsid w:val="00773AF5"/>
    <w:rsid w:val="007746AA"/>
    <w:rsid w:val="007755F3"/>
    <w:rsid w:val="007769E7"/>
    <w:rsid w:val="007800A3"/>
    <w:rsid w:val="00780661"/>
    <w:rsid w:val="00780B49"/>
    <w:rsid w:val="00781117"/>
    <w:rsid w:val="00782B4C"/>
    <w:rsid w:val="0078363B"/>
    <w:rsid w:val="0078380D"/>
    <w:rsid w:val="00785838"/>
    <w:rsid w:val="0079009E"/>
    <w:rsid w:val="00791330"/>
    <w:rsid w:val="00792535"/>
    <w:rsid w:val="00793042"/>
    <w:rsid w:val="007934BD"/>
    <w:rsid w:val="007938CE"/>
    <w:rsid w:val="00794B9C"/>
    <w:rsid w:val="007967EB"/>
    <w:rsid w:val="00796DBE"/>
    <w:rsid w:val="007A167E"/>
    <w:rsid w:val="007A1D5B"/>
    <w:rsid w:val="007A2380"/>
    <w:rsid w:val="007A25C1"/>
    <w:rsid w:val="007A46BC"/>
    <w:rsid w:val="007A4940"/>
    <w:rsid w:val="007A4E9F"/>
    <w:rsid w:val="007A4EE1"/>
    <w:rsid w:val="007A5874"/>
    <w:rsid w:val="007A594F"/>
    <w:rsid w:val="007A6193"/>
    <w:rsid w:val="007A7098"/>
    <w:rsid w:val="007B152B"/>
    <w:rsid w:val="007B1647"/>
    <w:rsid w:val="007B1DB6"/>
    <w:rsid w:val="007B37C3"/>
    <w:rsid w:val="007B4F91"/>
    <w:rsid w:val="007B56BF"/>
    <w:rsid w:val="007B62CE"/>
    <w:rsid w:val="007B6BA7"/>
    <w:rsid w:val="007B72A9"/>
    <w:rsid w:val="007B7758"/>
    <w:rsid w:val="007C0182"/>
    <w:rsid w:val="007C0BDF"/>
    <w:rsid w:val="007C2359"/>
    <w:rsid w:val="007C498C"/>
    <w:rsid w:val="007C54FF"/>
    <w:rsid w:val="007C6601"/>
    <w:rsid w:val="007C6A1E"/>
    <w:rsid w:val="007D0A52"/>
    <w:rsid w:val="007D1415"/>
    <w:rsid w:val="007D19F6"/>
    <w:rsid w:val="007D219F"/>
    <w:rsid w:val="007D2314"/>
    <w:rsid w:val="007D352B"/>
    <w:rsid w:val="007D490D"/>
    <w:rsid w:val="007D5DEB"/>
    <w:rsid w:val="007D6557"/>
    <w:rsid w:val="007D768E"/>
    <w:rsid w:val="007E00FD"/>
    <w:rsid w:val="007E2841"/>
    <w:rsid w:val="007E43F2"/>
    <w:rsid w:val="007E610D"/>
    <w:rsid w:val="007E6E3A"/>
    <w:rsid w:val="007E7FB2"/>
    <w:rsid w:val="007F1202"/>
    <w:rsid w:val="007F3190"/>
    <w:rsid w:val="007F348B"/>
    <w:rsid w:val="007F3C77"/>
    <w:rsid w:val="007F46E4"/>
    <w:rsid w:val="007F49D0"/>
    <w:rsid w:val="007F59D3"/>
    <w:rsid w:val="007F6006"/>
    <w:rsid w:val="0080179D"/>
    <w:rsid w:val="00801813"/>
    <w:rsid w:val="00801984"/>
    <w:rsid w:val="008033FB"/>
    <w:rsid w:val="00805EB5"/>
    <w:rsid w:val="00806E4C"/>
    <w:rsid w:val="008102F9"/>
    <w:rsid w:val="00811B62"/>
    <w:rsid w:val="00811E16"/>
    <w:rsid w:val="00812A5D"/>
    <w:rsid w:val="0081507E"/>
    <w:rsid w:val="00815A06"/>
    <w:rsid w:val="008171D9"/>
    <w:rsid w:val="008203EB"/>
    <w:rsid w:val="00821F98"/>
    <w:rsid w:val="008227F4"/>
    <w:rsid w:val="0082516D"/>
    <w:rsid w:val="008254BB"/>
    <w:rsid w:val="00827CB2"/>
    <w:rsid w:val="008301C0"/>
    <w:rsid w:val="0083143B"/>
    <w:rsid w:val="00832007"/>
    <w:rsid w:val="008325A3"/>
    <w:rsid w:val="0083349B"/>
    <w:rsid w:val="00834590"/>
    <w:rsid w:val="00834A86"/>
    <w:rsid w:val="00837DDD"/>
    <w:rsid w:val="00837E2D"/>
    <w:rsid w:val="00837EC0"/>
    <w:rsid w:val="008402BF"/>
    <w:rsid w:val="00841C1D"/>
    <w:rsid w:val="00841DFC"/>
    <w:rsid w:val="00842E40"/>
    <w:rsid w:val="008515F0"/>
    <w:rsid w:val="00853FCE"/>
    <w:rsid w:val="00855118"/>
    <w:rsid w:val="0085553B"/>
    <w:rsid w:val="00855EA5"/>
    <w:rsid w:val="00857674"/>
    <w:rsid w:val="00857E98"/>
    <w:rsid w:val="00860BF8"/>
    <w:rsid w:val="008623D9"/>
    <w:rsid w:val="00862E21"/>
    <w:rsid w:val="00862E2E"/>
    <w:rsid w:val="008632AC"/>
    <w:rsid w:val="00864344"/>
    <w:rsid w:val="00865CB4"/>
    <w:rsid w:val="00866A0B"/>
    <w:rsid w:val="00866EE9"/>
    <w:rsid w:val="0087083F"/>
    <w:rsid w:val="00870DD2"/>
    <w:rsid w:val="00871D1D"/>
    <w:rsid w:val="0087297D"/>
    <w:rsid w:val="00872AEA"/>
    <w:rsid w:val="008737E9"/>
    <w:rsid w:val="00873D6D"/>
    <w:rsid w:val="00874A5A"/>
    <w:rsid w:val="00874E49"/>
    <w:rsid w:val="00877A2F"/>
    <w:rsid w:val="00882D3A"/>
    <w:rsid w:val="00882E24"/>
    <w:rsid w:val="00882F0A"/>
    <w:rsid w:val="00883645"/>
    <w:rsid w:val="00883B74"/>
    <w:rsid w:val="00884AEA"/>
    <w:rsid w:val="008859C8"/>
    <w:rsid w:val="00886BB7"/>
    <w:rsid w:val="0089163B"/>
    <w:rsid w:val="00892650"/>
    <w:rsid w:val="00892C32"/>
    <w:rsid w:val="00892F76"/>
    <w:rsid w:val="00893A9E"/>
    <w:rsid w:val="00895904"/>
    <w:rsid w:val="0089657B"/>
    <w:rsid w:val="00897FC2"/>
    <w:rsid w:val="008A4BDB"/>
    <w:rsid w:val="008A5281"/>
    <w:rsid w:val="008A574D"/>
    <w:rsid w:val="008A6989"/>
    <w:rsid w:val="008A7787"/>
    <w:rsid w:val="008B08BD"/>
    <w:rsid w:val="008B1A68"/>
    <w:rsid w:val="008B1D23"/>
    <w:rsid w:val="008B2EBD"/>
    <w:rsid w:val="008B4F5C"/>
    <w:rsid w:val="008B5433"/>
    <w:rsid w:val="008B769B"/>
    <w:rsid w:val="008B7F98"/>
    <w:rsid w:val="008C1081"/>
    <w:rsid w:val="008C17DF"/>
    <w:rsid w:val="008C3B14"/>
    <w:rsid w:val="008C3FAC"/>
    <w:rsid w:val="008C4457"/>
    <w:rsid w:val="008C4635"/>
    <w:rsid w:val="008C4C3E"/>
    <w:rsid w:val="008C67B7"/>
    <w:rsid w:val="008C7C75"/>
    <w:rsid w:val="008D20E9"/>
    <w:rsid w:val="008D3820"/>
    <w:rsid w:val="008D3AA7"/>
    <w:rsid w:val="008D3CE0"/>
    <w:rsid w:val="008D64AE"/>
    <w:rsid w:val="008D6AFC"/>
    <w:rsid w:val="008D786F"/>
    <w:rsid w:val="008E093A"/>
    <w:rsid w:val="008E2636"/>
    <w:rsid w:val="008E2701"/>
    <w:rsid w:val="008E2CAC"/>
    <w:rsid w:val="008E2F4B"/>
    <w:rsid w:val="008E3D2A"/>
    <w:rsid w:val="008E541D"/>
    <w:rsid w:val="008E7230"/>
    <w:rsid w:val="008F169A"/>
    <w:rsid w:val="008F3C88"/>
    <w:rsid w:val="008F3EBE"/>
    <w:rsid w:val="008F7669"/>
    <w:rsid w:val="008F7756"/>
    <w:rsid w:val="009031ED"/>
    <w:rsid w:val="009046A6"/>
    <w:rsid w:val="00906222"/>
    <w:rsid w:val="00910968"/>
    <w:rsid w:val="0091194C"/>
    <w:rsid w:val="00914749"/>
    <w:rsid w:val="009148E6"/>
    <w:rsid w:val="00914A06"/>
    <w:rsid w:val="00915E4A"/>
    <w:rsid w:val="00916F4B"/>
    <w:rsid w:val="00920E38"/>
    <w:rsid w:val="00922693"/>
    <w:rsid w:val="00922984"/>
    <w:rsid w:val="00922F6C"/>
    <w:rsid w:val="00923593"/>
    <w:rsid w:val="00923860"/>
    <w:rsid w:val="00924A55"/>
    <w:rsid w:val="00924AC9"/>
    <w:rsid w:val="00925B90"/>
    <w:rsid w:val="0092653B"/>
    <w:rsid w:val="00926764"/>
    <w:rsid w:val="0092726E"/>
    <w:rsid w:val="009272A5"/>
    <w:rsid w:val="009302A0"/>
    <w:rsid w:val="00930D69"/>
    <w:rsid w:val="00931D6A"/>
    <w:rsid w:val="009327FE"/>
    <w:rsid w:val="00932DD4"/>
    <w:rsid w:val="0093370C"/>
    <w:rsid w:val="0093643F"/>
    <w:rsid w:val="00937C20"/>
    <w:rsid w:val="009405AD"/>
    <w:rsid w:val="009427C0"/>
    <w:rsid w:val="00942C85"/>
    <w:rsid w:val="009438BD"/>
    <w:rsid w:val="00944270"/>
    <w:rsid w:val="0094513E"/>
    <w:rsid w:val="009460E1"/>
    <w:rsid w:val="009465D8"/>
    <w:rsid w:val="00950D8C"/>
    <w:rsid w:val="00951356"/>
    <w:rsid w:val="00960D29"/>
    <w:rsid w:val="00960F91"/>
    <w:rsid w:val="0096112E"/>
    <w:rsid w:val="009625A7"/>
    <w:rsid w:val="00963AD2"/>
    <w:rsid w:val="009656B4"/>
    <w:rsid w:val="00966E73"/>
    <w:rsid w:val="00967E0C"/>
    <w:rsid w:val="00970DEA"/>
    <w:rsid w:val="009721E5"/>
    <w:rsid w:val="009747A0"/>
    <w:rsid w:val="009752F7"/>
    <w:rsid w:val="00975FFD"/>
    <w:rsid w:val="00976DF1"/>
    <w:rsid w:val="00977506"/>
    <w:rsid w:val="00977920"/>
    <w:rsid w:val="00980261"/>
    <w:rsid w:val="009804C3"/>
    <w:rsid w:val="00981695"/>
    <w:rsid w:val="0098245C"/>
    <w:rsid w:val="00983807"/>
    <w:rsid w:val="0098382B"/>
    <w:rsid w:val="00983B99"/>
    <w:rsid w:val="00985100"/>
    <w:rsid w:val="0098539E"/>
    <w:rsid w:val="00985AA8"/>
    <w:rsid w:val="00985BBF"/>
    <w:rsid w:val="00987078"/>
    <w:rsid w:val="00987A18"/>
    <w:rsid w:val="009903A2"/>
    <w:rsid w:val="00990EC2"/>
    <w:rsid w:val="009919F0"/>
    <w:rsid w:val="009923B6"/>
    <w:rsid w:val="00992F90"/>
    <w:rsid w:val="00993BD8"/>
    <w:rsid w:val="009948C8"/>
    <w:rsid w:val="009961AA"/>
    <w:rsid w:val="00996B1A"/>
    <w:rsid w:val="009A0698"/>
    <w:rsid w:val="009A0DD8"/>
    <w:rsid w:val="009A17FA"/>
    <w:rsid w:val="009A1F1B"/>
    <w:rsid w:val="009A2E1F"/>
    <w:rsid w:val="009A2E34"/>
    <w:rsid w:val="009A3190"/>
    <w:rsid w:val="009A3551"/>
    <w:rsid w:val="009A4335"/>
    <w:rsid w:val="009A44C8"/>
    <w:rsid w:val="009A546F"/>
    <w:rsid w:val="009A7596"/>
    <w:rsid w:val="009B01E8"/>
    <w:rsid w:val="009B0458"/>
    <w:rsid w:val="009B0F40"/>
    <w:rsid w:val="009B205F"/>
    <w:rsid w:val="009B302D"/>
    <w:rsid w:val="009B3499"/>
    <w:rsid w:val="009B35F4"/>
    <w:rsid w:val="009B3EFD"/>
    <w:rsid w:val="009B4BDA"/>
    <w:rsid w:val="009B6871"/>
    <w:rsid w:val="009B6EE7"/>
    <w:rsid w:val="009B755C"/>
    <w:rsid w:val="009C190E"/>
    <w:rsid w:val="009C4157"/>
    <w:rsid w:val="009C4B3F"/>
    <w:rsid w:val="009C55A2"/>
    <w:rsid w:val="009C5D59"/>
    <w:rsid w:val="009C68B0"/>
    <w:rsid w:val="009C7565"/>
    <w:rsid w:val="009C75CC"/>
    <w:rsid w:val="009C7CA9"/>
    <w:rsid w:val="009D0B47"/>
    <w:rsid w:val="009D27BD"/>
    <w:rsid w:val="009D3FA1"/>
    <w:rsid w:val="009D4AF8"/>
    <w:rsid w:val="009D5D2C"/>
    <w:rsid w:val="009D5DED"/>
    <w:rsid w:val="009D627F"/>
    <w:rsid w:val="009D62B8"/>
    <w:rsid w:val="009D7B63"/>
    <w:rsid w:val="009E0302"/>
    <w:rsid w:val="009E1CFF"/>
    <w:rsid w:val="009E26E3"/>
    <w:rsid w:val="009E4832"/>
    <w:rsid w:val="009E4979"/>
    <w:rsid w:val="009E4D91"/>
    <w:rsid w:val="009E54E6"/>
    <w:rsid w:val="009E6BD8"/>
    <w:rsid w:val="009E6C17"/>
    <w:rsid w:val="009E6D62"/>
    <w:rsid w:val="009F072F"/>
    <w:rsid w:val="009F082C"/>
    <w:rsid w:val="009F093C"/>
    <w:rsid w:val="009F1F60"/>
    <w:rsid w:val="009F39F0"/>
    <w:rsid w:val="00A00DCB"/>
    <w:rsid w:val="00A02063"/>
    <w:rsid w:val="00A029CA"/>
    <w:rsid w:val="00A02FD3"/>
    <w:rsid w:val="00A03706"/>
    <w:rsid w:val="00A043FD"/>
    <w:rsid w:val="00A0446D"/>
    <w:rsid w:val="00A06036"/>
    <w:rsid w:val="00A066A4"/>
    <w:rsid w:val="00A06960"/>
    <w:rsid w:val="00A0751D"/>
    <w:rsid w:val="00A0767D"/>
    <w:rsid w:val="00A077CC"/>
    <w:rsid w:val="00A10BA3"/>
    <w:rsid w:val="00A147D1"/>
    <w:rsid w:val="00A15662"/>
    <w:rsid w:val="00A17E4D"/>
    <w:rsid w:val="00A20BE0"/>
    <w:rsid w:val="00A20ECB"/>
    <w:rsid w:val="00A210AF"/>
    <w:rsid w:val="00A21703"/>
    <w:rsid w:val="00A2531F"/>
    <w:rsid w:val="00A25BE3"/>
    <w:rsid w:val="00A25EF9"/>
    <w:rsid w:val="00A31DBA"/>
    <w:rsid w:val="00A32481"/>
    <w:rsid w:val="00A32629"/>
    <w:rsid w:val="00A3297C"/>
    <w:rsid w:val="00A36507"/>
    <w:rsid w:val="00A41110"/>
    <w:rsid w:val="00A41C2F"/>
    <w:rsid w:val="00A424CC"/>
    <w:rsid w:val="00A461FF"/>
    <w:rsid w:val="00A46522"/>
    <w:rsid w:val="00A47A5A"/>
    <w:rsid w:val="00A5046C"/>
    <w:rsid w:val="00A5055F"/>
    <w:rsid w:val="00A52B02"/>
    <w:rsid w:val="00A52EA4"/>
    <w:rsid w:val="00A538F2"/>
    <w:rsid w:val="00A53D3B"/>
    <w:rsid w:val="00A54C2F"/>
    <w:rsid w:val="00A54CBC"/>
    <w:rsid w:val="00A55312"/>
    <w:rsid w:val="00A55959"/>
    <w:rsid w:val="00A55F2F"/>
    <w:rsid w:val="00A565E7"/>
    <w:rsid w:val="00A573F0"/>
    <w:rsid w:val="00A579C1"/>
    <w:rsid w:val="00A62093"/>
    <w:rsid w:val="00A6213A"/>
    <w:rsid w:val="00A621FA"/>
    <w:rsid w:val="00A62D51"/>
    <w:rsid w:val="00A62DF2"/>
    <w:rsid w:val="00A631DD"/>
    <w:rsid w:val="00A63B63"/>
    <w:rsid w:val="00A66A12"/>
    <w:rsid w:val="00A67163"/>
    <w:rsid w:val="00A67585"/>
    <w:rsid w:val="00A71958"/>
    <w:rsid w:val="00A7294F"/>
    <w:rsid w:val="00A74DCC"/>
    <w:rsid w:val="00A761E5"/>
    <w:rsid w:val="00A81282"/>
    <w:rsid w:val="00A82AAE"/>
    <w:rsid w:val="00A847A3"/>
    <w:rsid w:val="00A84C0C"/>
    <w:rsid w:val="00A86894"/>
    <w:rsid w:val="00A86B73"/>
    <w:rsid w:val="00A918C8"/>
    <w:rsid w:val="00A92431"/>
    <w:rsid w:val="00A92644"/>
    <w:rsid w:val="00A929B3"/>
    <w:rsid w:val="00A94E9A"/>
    <w:rsid w:val="00A9534F"/>
    <w:rsid w:val="00A96940"/>
    <w:rsid w:val="00A969DE"/>
    <w:rsid w:val="00A97E73"/>
    <w:rsid w:val="00AA037A"/>
    <w:rsid w:val="00AA3C48"/>
    <w:rsid w:val="00AA3E2E"/>
    <w:rsid w:val="00AA447F"/>
    <w:rsid w:val="00AA531B"/>
    <w:rsid w:val="00AA55B7"/>
    <w:rsid w:val="00AA57FC"/>
    <w:rsid w:val="00AA61E5"/>
    <w:rsid w:val="00AA6A32"/>
    <w:rsid w:val="00AB1484"/>
    <w:rsid w:val="00AB1540"/>
    <w:rsid w:val="00AB28CE"/>
    <w:rsid w:val="00AB2CDE"/>
    <w:rsid w:val="00AB2FD8"/>
    <w:rsid w:val="00AB32E6"/>
    <w:rsid w:val="00AB3AA0"/>
    <w:rsid w:val="00AB3E6D"/>
    <w:rsid w:val="00AB4FE6"/>
    <w:rsid w:val="00AB57FD"/>
    <w:rsid w:val="00AB617A"/>
    <w:rsid w:val="00AB6FD6"/>
    <w:rsid w:val="00AC0367"/>
    <w:rsid w:val="00AC11F4"/>
    <w:rsid w:val="00AC1CBA"/>
    <w:rsid w:val="00AC1D17"/>
    <w:rsid w:val="00AC21AD"/>
    <w:rsid w:val="00AC2DBE"/>
    <w:rsid w:val="00AC4C0D"/>
    <w:rsid w:val="00AC65C6"/>
    <w:rsid w:val="00AC689A"/>
    <w:rsid w:val="00AC7E81"/>
    <w:rsid w:val="00AD01E5"/>
    <w:rsid w:val="00AD29EC"/>
    <w:rsid w:val="00AD3D4A"/>
    <w:rsid w:val="00AD3F6A"/>
    <w:rsid w:val="00AD63A6"/>
    <w:rsid w:val="00AD79FD"/>
    <w:rsid w:val="00AE11FA"/>
    <w:rsid w:val="00AE1294"/>
    <w:rsid w:val="00AE3814"/>
    <w:rsid w:val="00AE39FD"/>
    <w:rsid w:val="00AE3BD4"/>
    <w:rsid w:val="00AE45E3"/>
    <w:rsid w:val="00AE5E56"/>
    <w:rsid w:val="00AE71BB"/>
    <w:rsid w:val="00AE76E3"/>
    <w:rsid w:val="00AE7AE4"/>
    <w:rsid w:val="00AF1625"/>
    <w:rsid w:val="00AF2EA0"/>
    <w:rsid w:val="00AF6C0F"/>
    <w:rsid w:val="00AF780B"/>
    <w:rsid w:val="00AF7BCB"/>
    <w:rsid w:val="00B005DD"/>
    <w:rsid w:val="00B03849"/>
    <w:rsid w:val="00B040FC"/>
    <w:rsid w:val="00B05BD3"/>
    <w:rsid w:val="00B0612D"/>
    <w:rsid w:val="00B06701"/>
    <w:rsid w:val="00B10BBB"/>
    <w:rsid w:val="00B12BD0"/>
    <w:rsid w:val="00B1555C"/>
    <w:rsid w:val="00B177F3"/>
    <w:rsid w:val="00B17C80"/>
    <w:rsid w:val="00B25771"/>
    <w:rsid w:val="00B27B17"/>
    <w:rsid w:val="00B323B6"/>
    <w:rsid w:val="00B32A85"/>
    <w:rsid w:val="00B40053"/>
    <w:rsid w:val="00B412A9"/>
    <w:rsid w:val="00B425E1"/>
    <w:rsid w:val="00B42FE9"/>
    <w:rsid w:val="00B43979"/>
    <w:rsid w:val="00B43A22"/>
    <w:rsid w:val="00B442B3"/>
    <w:rsid w:val="00B44CA2"/>
    <w:rsid w:val="00B454FF"/>
    <w:rsid w:val="00B46BBB"/>
    <w:rsid w:val="00B514B4"/>
    <w:rsid w:val="00B51500"/>
    <w:rsid w:val="00B519C8"/>
    <w:rsid w:val="00B52CC4"/>
    <w:rsid w:val="00B52DCC"/>
    <w:rsid w:val="00B55451"/>
    <w:rsid w:val="00B575E4"/>
    <w:rsid w:val="00B60812"/>
    <w:rsid w:val="00B60B6E"/>
    <w:rsid w:val="00B6133C"/>
    <w:rsid w:val="00B6154D"/>
    <w:rsid w:val="00B63947"/>
    <w:rsid w:val="00B64A19"/>
    <w:rsid w:val="00B64F59"/>
    <w:rsid w:val="00B669D3"/>
    <w:rsid w:val="00B67BB0"/>
    <w:rsid w:val="00B70695"/>
    <w:rsid w:val="00B711C8"/>
    <w:rsid w:val="00B732DF"/>
    <w:rsid w:val="00B73832"/>
    <w:rsid w:val="00B73D0E"/>
    <w:rsid w:val="00B7466D"/>
    <w:rsid w:val="00B76B34"/>
    <w:rsid w:val="00B8066F"/>
    <w:rsid w:val="00B81692"/>
    <w:rsid w:val="00B82EBB"/>
    <w:rsid w:val="00B83354"/>
    <w:rsid w:val="00B90F61"/>
    <w:rsid w:val="00B9106E"/>
    <w:rsid w:val="00B910A1"/>
    <w:rsid w:val="00B9221F"/>
    <w:rsid w:val="00B9353A"/>
    <w:rsid w:val="00B9394B"/>
    <w:rsid w:val="00B94D40"/>
    <w:rsid w:val="00B96F35"/>
    <w:rsid w:val="00B97487"/>
    <w:rsid w:val="00B97783"/>
    <w:rsid w:val="00B979BE"/>
    <w:rsid w:val="00BA1154"/>
    <w:rsid w:val="00BA2E05"/>
    <w:rsid w:val="00BA32E4"/>
    <w:rsid w:val="00BA4333"/>
    <w:rsid w:val="00BA6217"/>
    <w:rsid w:val="00BA6469"/>
    <w:rsid w:val="00BA725E"/>
    <w:rsid w:val="00BB03C6"/>
    <w:rsid w:val="00BB1471"/>
    <w:rsid w:val="00BB1DE4"/>
    <w:rsid w:val="00BB25DD"/>
    <w:rsid w:val="00BB2C8C"/>
    <w:rsid w:val="00BB2EFD"/>
    <w:rsid w:val="00BB444B"/>
    <w:rsid w:val="00BB50B5"/>
    <w:rsid w:val="00BB5FAF"/>
    <w:rsid w:val="00BB702F"/>
    <w:rsid w:val="00BC082E"/>
    <w:rsid w:val="00BC3603"/>
    <w:rsid w:val="00BC3FDD"/>
    <w:rsid w:val="00BC5097"/>
    <w:rsid w:val="00BC53AC"/>
    <w:rsid w:val="00BC6936"/>
    <w:rsid w:val="00BC7346"/>
    <w:rsid w:val="00BD07D3"/>
    <w:rsid w:val="00BD1676"/>
    <w:rsid w:val="00BD19D0"/>
    <w:rsid w:val="00BD244D"/>
    <w:rsid w:val="00BD361C"/>
    <w:rsid w:val="00BD48A4"/>
    <w:rsid w:val="00BD52CC"/>
    <w:rsid w:val="00BD6170"/>
    <w:rsid w:val="00BD61E7"/>
    <w:rsid w:val="00BD65A9"/>
    <w:rsid w:val="00BD665B"/>
    <w:rsid w:val="00BD69AD"/>
    <w:rsid w:val="00BD6C12"/>
    <w:rsid w:val="00BD7E59"/>
    <w:rsid w:val="00BE0182"/>
    <w:rsid w:val="00BE0232"/>
    <w:rsid w:val="00BE08AB"/>
    <w:rsid w:val="00BE3F71"/>
    <w:rsid w:val="00BE43BE"/>
    <w:rsid w:val="00BE4A94"/>
    <w:rsid w:val="00BE4D66"/>
    <w:rsid w:val="00BE566B"/>
    <w:rsid w:val="00BE6EA7"/>
    <w:rsid w:val="00BF0527"/>
    <w:rsid w:val="00BF08C8"/>
    <w:rsid w:val="00BF31B4"/>
    <w:rsid w:val="00BF3E45"/>
    <w:rsid w:val="00BF3F78"/>
    <w:rsid w:val="00BF5879"/>
    <w:rsid w:val="00BF6FFF"/>
    <w:rsid w:val="00BF728B"/>
    <w:rsid w:val="00BF7C73"/>
    <w:rsid w:val="00C020CE"/>
    <w:rsid w:val="00C0223D"/>
    <w:rsid w:val="00C02ADF"/>
    <w:rsid w:val="00C02E4B"/>
    <w:rsid w:val="00C040CC"/>
    <w:rsid w:val="00C04C7C"/>
    <w:rsid w:val="00C04FB5"/>
    <w:rsid w:val="00C05451"/>
    <w:rsid w:val="00C066DB"/>
    <w:rsid w:val="00C07A1E"/>
    <w:rsid w:val="00C07AB2"/>
    <w:rsid w:val="00C1207D"/>
    <w:rsid w:val="00C120A2"/>
    <w:rsid w:val="00C128B0"/>
    <w:rsid w:val="00C12EA1"/>
    <w:rsid w:val="00C13BB9"/>
    <w:rsid w:val="00C20331"/>
    <w:rsid w:val="00C22CF3"/>
    <w:rsid w:val="00C24FF4"/>
    <w:rsid w:val="00C258EB"/>
    <w:rsid w:val="00C26F4E"/>
    <w:rsid w:val="00C2719E"/>
    <w:rsid w:val="00C27FB0"/>
    <w:rsid w:val="00C31021"/>
    <w:rsid w:val="00C31419"/>
    <w:rsid w:val="00C31DDC"/>
    <w:rsid w:val="00C31E63"/>
    <w:rsid w:val="00C32541"/>
    <w:rsid w:val="00C32A0A"/>
    <w:rsid w:val="00C32AAA"/>
    <w:rsid w:val="00C334FA"/>
    <w:rsid w:val="00C368AB"/>
    <w:rsid w:val="00C40354"/>
    <w:rsid w:val="00C40BFD"/>
    <w:rsid w:val="00C41F08"/>
    <w:rsid w:val="00C424FE"/>
    <w:rsid w:val="00C42E90"/>
    <w:rsid w:val="00C43D92"/>
    <w:rsid w:val="00C455BB"/>
    <w:rsid w:val="00C46E87"/>
    <w:rsid w:val="00C54895"/>
    <w:rsid w:val="00C54F98"/>
    <w:rsid w:val="00C55353"/>
    <w:rsid w:val="00C55857"/>
    <w:rsid w:val="00C624BB"/>
    <w:rsid w:val="00C64DCB"/>
    <w:rsid w:val="00C652D7"/>
    <w:rsid w:val="00C67256"/>
    <w:rsid w:val="00C67452"/>
    <w:rsid w:val="00C7014A"/>
    <w:rsid w:val="00C710B4"/>
    <w:rsid w:val="00C71796"/>
    <w:rsid w:val="00C7490E"/>
    <w:rsid w:val="00C75196"/>
    <w:rsid w:val="00C756AD"/>
    <w:rsid w:val="00C75F2E"/>
    <w:rsid w:val="00C771C6"/>
    <w:rsid w:val="00C77C71"/>
    <w:rsid w:val="00C802B9"/>
    <w:rsid w:val="00C8140D"/>
    <w:rsid w:val="00C81798"/>
    <w:rsid w:val="00C828BB"/>
    <w:rsid w:val="00C85A1E"/>
    <w:rsid w:val="00C85B0B"/>
    <w:rsid w:val="00C86317"/>
    <w:rsid w:val="00C86E05"/>
    <w:rsid w:val="00C906CA"/>
    <w:rsid w:val="00C93091"/>
    <w:rsid w:val="00C94740"/>
    <w:rsid w:val="00C959D8"/>
    <w:rsid w:val="00C96C31"/>
    <w:rsid w:val="00C970AC"/>
    <w:rsid w:val="00C977AF"/>
    <w:rsid w:val="00C97F5A"/>
    <w:rsid w:val="00CA0AD5"/>
    <w:rsid w:val="00CA195C"/>
    <w:rsid w:val="00CA1C4B"/>
    <w:rsid w:val="00CA1CEB"/>
    <w:rsid w:val="00CA1DA7"/>
    <w:rsid w:val="00CA289E"/>
    <w:rsid w:val="00CA6175"/>
    <w:rsid w:val="00CA676F"/>
    <w:rsid w:val="00CA6AB8"/>
    <w:rsid w:val="00CA6D23"/>
    <w:rsid w:val="00CA72DC"/>
    <w:rsid w:val="00CA7377"/>
    <w:rsid w:val="00CA7519"/>
    <w:rsid w:val="00CA7564"/>
    <w:rsid w:val="00CA78C0"/>
    <w:rsid w:val="00CB01C7"/>
    <w:rsid w:val="00CB1590"/>
    <w:rsid w:val="00CB18C0"/>
    <w:rsid w:val="00CB2ED7"/>
    <w:rsid w:val="00CB2FEA"/>
    <w:rsid w:val="00CB37C2"/>
    <w:rsid w:val="00CB3AD5"/>
    <w:rsid w:val="00CB43FB"/>
    <w:rsid w:val="00CB505D"/>
    <w:rsid w:val="00CB6888"/>
    <w:rsid w:val="00CB6BD7"/>
    <w:rsid w:val="00CB704A"/>
    <w:rsid w:val="00CB7E39"/>
    <w:rsid w:val="00CC1BAC"/>
    <w:rsid w:val="00CC2639"/>
    <w:rsid w:val="00CC30C0"/>
    <w:rsid w:val="00CC339E"/>
    <w:rsid w:val="00CC3570"/>
    <w:rsid w:val="00CC3D7A"/>
    <w:rsid w:val="00CC44A7"/>
    <w:rsid w:val="00CD095D"/>
    <w:rsid w:val="00CD0B6E"/>
    <w:rsid w:val="00CD15B5"/>
    <w:rsid w:val="00CD2546"/>
    <w:rsid w:val="00CD25AF"/>
    <w:rsid w:val="00CD25DE"/>
    <w:rsid w:val="00CD3910"/>
    <w:rsid w:val="00CD5280"/>
    <w:rsid w:val="00CD7C32"/>
    <w:rsid w:val="00CE0C44"/>
    <w:rsid w:val="00CE0DB5"/>
    <w:rsid w:val="00CE1B76"/>
    <w:rsid w:val="00CE21D2"/>
    <w:rsid w:val="00CE3EBB"/>
    <w:rsid w:val="00CF10E6"/>
    <w:rsid w:val="00CF2329"/>
    <w:rsid w:val="00CF5FB3"/>
    <w:rsid w:val="00CF6EE2"/>
    <w:rsid w:val="00CF7265"/>
    <w:rsid w:val="00CF787D"/>
    <w:rsid w:val="00D002B6"/>
    <w:rsid w:val="00D00407"/>
    <w:rsid w:val="00D016DA"/>
    <w:rsid w:val="00D02269"/>
    <w:rsid w:val="00D03BA1"/>
    <w:rsid w:val="00D0447D"/>
    <w:rsid w:val="00D044ED"/>
    <w:rsid w:val="00D0477E"/>
    <w:rsid w:val="00D04E50"/>
    <w:rsid w:val="00D05F4F"/>
    <w:rsid w:val="00D06731"/>
    <w:rsid w:val="00D10744"/>
    <w:rsid w:val="00D11C4E"/>
    <w:rsid w:val="00D11D55"/>
    <w:rsid w:val="00D12905"/>
    <w:rsid w:val="00D12F84"/>
    <w:rsid w:val="00D13CF9"/>
    <w:rsid w:val="00D140F3"/>
    <w:rsid w:val="00D150E3"/>
    <w:rsid w:val="00D231A8"/>
    <w:rsid w:val="00D24A5B"/>
    <w:rsid w:val="00D2552A"/>
    <w:rsid w:val="00D25DCC"/>
    <w:rsid w:val="00D26EBA"/>
    <w:rsid w:val="00D279A4"/>
    <w:rsid w:val="00D31031"/>
    <w:rsid w:val="00D31709"/>
    <w:rsid w:val="00D317DB"/>
    <w:rsid w:val="00D318E3"/>
    <w:rsid w:val="00D31E2B"/>
    <w:rsid w:val="00D32F05"/>
    <w:rsid w:val="00D358B9"/>
    <w:rsid w:val="00D36239"/>
    <w:rsid w:val="00D364EB"/>
    <w:rsid w:val="00D370DD"/>
    <w:rsid w:val="00D37195"/>
    <w:rsid w:val="00D37C88"/>
    <w:rsid w:val="00D40954"/>
    <w:rsid w:val="00D4243F"/>
    <w:rsid w:val="00D431B8"/>
    <w:rsid w:val="00D44711"/>
    <w:rsid w:val="00D44CA4"/>
    <w:rsid w:val="00D45EBA"/>
    <w:rsid w:val="00D460B5"/>
    <w:rsid w:val="00D47C63"/>
    <w:rsid w:val="00D47CDD"/>
    <w:rsid w:val="00D5055B"/>
    <w:rsid w:val="00D53470"/>
    <w:rsid w:val="00D54CD6"/>
    <w:rsid w:val="00D55C17"/>
    <w:rsid w:val="00D5750F"/>
    <w:rsid w:val="00D579D7"/>
    <w:rsid w:val="00D57A22"/>
    <w:rsid w:val="00D61486"/>
    <w:rsid w:val="00D61E55"/>
    <w:rsid w:val="00D6318B"/>
    <w:rsid w:val="00D641F4"/>
    <w:rsid w:val="00D6731E"/>
    <w:rsid w:val="00D67BD0"/>
    <w:rsid w:val="00D70A8E"/>
    <w:rsid w:val="00D7568E"/>
    <w:rsid w:val="00D76C9F"/>
    <w:rsid w:val="00D8224B"/>
    <w:rsid w:val="00D85EC8"/>
    <w:rsid w:val="00D8654B"/>
    <w:rsid w:val="00D87E01"/>
    <w:rsid w:val="00D90E97"/>
    <w:rsid w:val="00D922A1"/>
    <w:rsid w:val="00D92E21"/>
    <w:rsid w:val="00D92FA5"/>
    <w:rsid w:val="00D937A4"/>
    <w:rsid w:val="00D937CD"/>
    <w:rsid w:val="00D9495E"/>
    <w:rsid w:val="00D94E19"/>
    <w:rsid w:val="00D94F44"/>
    <w:rsid w:val="00D9526C"/>
    <w:rsid w:val="00D962F7"/>
    <w:rsid w:val="00D975E1"/>
    <w:rsid w:val="00D9766B"/>
    <w:rsid w:val="00D97AC5"/>
    <w:rsid w:val="00DA01B3"/>
    <w:rsid w:val="00DA028A"/>
    <w:rsid w:val="00DA0E9C"/>
    <w:rsid w:val="00DA0F72"/>
    <w:rsid w:val="00DA2B6B"/>
    <w:rsid w:val="00DA41DD"/>
    <w:rsid w:val="00DA4EF1"/>
    <w:rsid w:val="00DA50C9"/>
    <w:rsid w:val="00DA5493"/>
    <w:rsid w:val="00DA73DD"/>
    <w:rsid w:val="00DB2028"/>
    <w:rsid w:val="00DB3F08"/>
    <w:rsid w:val="00DB4C22"/>
    <w:rsid w:val="00DB6C7C"/>
    <w:rsid w:val="00DB7245"/>
    <w:rsid w:val="00DB7793"/>
    <w:rsid w:val="00DC1512"/>
    <w:rsid w:val="00DC162C"/>
    <w:rsid w:val="00DC17D7"/>
    <w:rsid w:val="00DC1BE5"/>
    <w:rsid w:val="00DC1CA4"/>
    <w:rsid w:val="00DC2C76"/>
    <w:rsid w:val="00DC465B"/>
    <w:rsid w:val="00DC4A8C"/>
    <w:rsid w:val="00DC510F"/>
    <w:rsid w:val="00DC6367"/>
    <w:rsid w:val="00DC652E"/>
    <w:rsid w:val="00DC656A"/>
    <w:rsid w:val="00DC700D"/>
    <w:rsid w:val="00DC7518"/>
    <w:rsid w:val="00DC7DA0"/>
    <w:rsid w:val="00DC7EAF"/>
    <w:rsid w:val="00DD17FA"/>
    <w:rsid w:val="00DD2696"/>
    <w:rsid w:val="00DD31CC"/>
    <w:rsid w:val="00DD3B66"/>
    <w:rsid w:val="00DD3D17"/>
    <w:rsid w:val="00DD47D7"/>
    <w:rsid w:val="00DE0368"/>
    <w:rsid w:val="00DE0519"/>
    <w:rsid w:val="00DE08E5"/>
    <w:rsid w:val="00DE42ED"/>
    <w:rsid w:val="00DE43DC"/>
    <w:rsid w:val="00DE7846"/>
    <w:rsid w:val="00DF1C0E"/>
    <w:rsid w:val="00DF26B7"/>
    <w:rsid w:val="00DF2A8B"/>
    <w:rsid w:val="00DF38CA"/>
    <w:rsid w:val="00DF3D80"/>
    <w:rsid w:val="00DF4246"/>
    <w:rsid w:val="00DF48A9"/>
    <w:rsid w:val="00DF49D4"/>
    <w:rsid w:val="00DF5A17"/>
    <w:rsid w:val="00DF5AD2"/>
    <w:rsid w:val="00DF5CB0"/>
    <w:rsid w:val="00DF6538"/>
    <w:rsid w:val="00DF6F6F"/>
    <w:rsid w:val="00E00477"/>
    <w:rsid w:val="00E00838"/>
    <w:rsid w:val="00E017E6"/>
    <w:rsid w:val="00E01A11"/>
    <w:rsid w:val="00E0639F"/>
    <w:rsid w:val="00E06A43"/>
    <w:rsid w:val="00E073EE"/>
    <w:rsid w:val="00E105DE"/>
    <w:rsid w:val="00E10EF3"/>
    <w:rsid w:val="00E1176C"/>
    <w:rsid w:val="00E11C6E"/>
    <w:rsid w:val="00E1278F"/>
    <w:rsid w:val="00E1436C"/>
    <w:rsid w:val="00E147D7"/>
    <w:rsid w:val="00E172E2"/>
    <w:rsid w:val="00E176FD"/>
    <w:rsid w:val="00E17DFA"/>
    <w:rsid w:val="00E2045C"/>
    <w:rsid w:val="00E2263C"/>
    <w:rsid w:val="00E22E7A"/>
    <w:rsid w:val="00E23ED6"/>
    <w:rsid w:val="00E253DE"/>
    <w:rsid w:val="00E25675"/>
    <w:rsid w:val="00E25B83"/>
    <w:rsid w:val="00E269EE"/>
    <w:rsid w:val="00E27074"/>
    <w:rsid w:val="00E300D9"/>
    <w:rsid w:val="00E306D1"/>
    <w:rsid w:val="00E31C4F"/>
    <w:rsid w:val="00E32C07"/>
    <w:rsid w:val="00E34BFF"/>
    <w:rsid w:val="00E3667E"/>
    <w:rsid w:val="00E36926"/>
    <w:rsid w:val="00E36ADA"/>
    <w:rsid w:val="00E37628"/>
    <w:rsid w:val="00E4194E"/>
    <w:rsid w:val="00E448DF"/>
    <w:rsid w:val="00E44F46"/>
    <w:rsid w:val="00E458D5"/>
    <w:rsid w:val="00E46A4F"/>
    <w:rsid w:val="00E46BD3"/>
    <w:rsid w:val="00E51811"/>
    <w:rsid w:val="00E51E80"/>
    <w:rsid w:val="00E53016"/>
    <w:rsid w:val="00E53EC7"/>
    <w:rsid w:val="00E5430E"/>
    <w:rsid w:val="00E57088"/>
    <w:rsid w:val="00E57A82"/>
    <w:rsid w:val="00E61F55"/>
    <w:rsid w:val="00E63B0B"/>
    <w:rsid w:val="00E6544D"/>
    <w:rsid w:val="00E6745E"/>
    <w:rsid w:val="00E71567"/>
    <w:rsid w:val="00E71650"/>
    <w:rsid w:val="00E72987"/>
    <w:rsid w:val="00E73549"/>
    <w:rsid w:val="00E73597"/>
    <w:rsid w:val="00E73768"/>
    <w:rsid w:val="00E73BF9"/>
    <w:rsid w:val="00E749BE"/>
    <w:rsid w:val="00E74E28"/>
    <w:rsid w:val="00E76437"/>
    <w:rsid w:val="00E823CD"/>
    <w:rsid w:val="00E82ECE"/>
    <w:rsid w:val="00E83D44"/>
    <w:rsid w:val="00E854EF"/>
    <w:rsid w:val="00E861C2"/>
    <w:rsid w:val="00E867FF"/>
    <w:rsid w:val="00E86A42"/>
    <w:rsid w:val="00E87032"/>
    <w:rsid w:val="00E91EA5"/>
    <w:rsid w:val="00E935E9"/>
    <w:rsid w:val="00E93F10"/>
    <w:rsid w:val="00E942DF"/>
    <w:rsid w:val="00E94D2C"/>
    <w:rsid w:val="00E979B4"/>
    <w:rsid w:val="00EA01AE"/>
    <w:rsid w:val="00EA1486"/>
    <w:rsid w:val="00EA1AD7"/>
    <w:rsid w:val="00EA256D"/>
    <w:rsid w:val="00EA3FCF"/>
    <w:rsid w:val="00EA74F7"/>
    <w:rsid w:val="00EB0129"/>
    <w:rsid w:val="00EB1282"/>
    <w:rsid w:val="00EB1859"/>
    <w:rsid w:val="00EB18FD"/>
    <w:rsid w:val="00EB1E9A"/>
    <w:rsid w:val="00EB31B5"/>
    <w:rsid w:val="00EB38B8"/>
    <w:rsid w:val="00EB3981"/>
    <w:rsid w:val="00EB3D53"/>
    <w:rsid w:val="00EB44EC"/>
    <w:rsid w:val="00EB5FAB"/>
    <w:rsid w:val="00EB607E"/>
    <w:rsid w:val="00EB60DA"/>
    <w:rsid w:val="00EB6185"/>
    <w:rsid w:val="00EB6745"/>
    <w:rsid w:val="00EC174F"/>
    <w:rsid w:val="00EC2B24"/>
    <w:rsid w:val="00EC38BC"/>
    <w:rsid w:val="00EC4313"/>
    <w:rsid w:val="00EC4766"/>
    <w:rsid w:val="00EC50C8"/>
    <w:rsid w:val="00EC6591"/>
    <w:rsid w:val="00EC7342"/>
    <w:rsid w:val="00ED182C"/>
    <w:rsid w:val="00ED3548"/>
    <w:rsid w:val="00ED3C73"/>
    <w:rsid w:val="00ED3E92"/>
    <w:rsid w:val="00ED4ED1"/>
    <w:rsid w:val="00ED5570"/>
    <w:rsid w:val="00ED6684"/>
    <w:rsid w:val="00ED7411"/>
    <w:rsid w:val="00EE2A83"/>
    <w:rsid w:val="00EE2C6F"/>
    <w:rsid w:val="00EE3F78"/>
    <w:rsid w:val="00EE557E"/>
    <w:rsid w:val="00EE5972"/>
    <w:rsid w:val="00EE64DC"/>
    <w:rsid w:val="00EE6E68"/>
    <w:rsid w:val="00EE793F"/>
    <w:rsid w:val="00EF0458"/>
    <w:rsid w:val="00EF0998"/>
    <w:rsid w:val="00EF209D"/>
    <w:rsid w:val="00EF2475"/>
    <w:rsid w:val="00EF2D52"/>
    <w:rsid w:val="00EF310C"/>
    <w:rsid w:val="00EF37EC"/>
    <w:rsid w:val="00EF3C79"/>
    <w:rsid w:val="00EF58DA"/>
    <w:rsid w:val="00EF62CE"/>
    <w:rsid w:val="00EF7548"/>
    <w:rsid w:val="00EF7A4F"/>
    <w:rsid w:val="00F00761"/>
    <w:rsid w:val="00F00F04"/>
    <w:rsid w:val="00F01652"/>
    <w:rsid w:val="00F01669"/>
    <w:rsid w:val="00F02541"/>
    <w:rsid w:val="00F04289"/>
    <w:rsid w:val="00F0497A"/>
    <w:rsid w:val="00F06BB4"/>
    <w:rsid w:val="00F06F1E"/>
    <w:rsid w:val="00F072BC"/>
    <w:rsid w:val="00F12981"/>
    <w:rsid w:val="00F12FE2"/>
    <w:rsid w:val="00F13199"/>
    <w:rsid w:val="00F144CA"/>
    <w:rsid w:val="00F15E2D"/>
    <w:rsid w:val="00F167A0"/>
    <w:rsid w:val="00F16B35"/>
    <w:rsid w:val="00F17A75"/>
    <w:rsid w:val="00F17A78"/>
    <w:rsid w:val="00F20E03"/>
    <w:rsid w:val="00F210C2"/>
    <w:rsid w:val="00F223B0"/>
    <w:rsid w:val="00F246E5"/>
    <w:rsid w:val="00F247C5"/>
    <w:rsid w:val="00F264A6"/>
    <w:rsid w:val="00F26B26"/>
    <w:rsid w:val="00F26D11"/>
    <w:rsid w:val="00F30538"/>
    <w:rsid w:val="00F30562"/>
    <w:rsid w:val="00F30A95"/>
    <w:rsid w:val="00F31010"/>
    <w:rsid w:val="00F31ECE"/>
    <w:rsid w:val="00F31F15"/>
    <w:rsid w:val="00F336A5"/>
    <w:rsid w:val="00F33C7B"/>
    <w:rsid w:val="00F3409F"/>
    <w:rsid w:val="00F36291"/>
    <w:rsid w:val="00F3641D"/>
    <w:rsid w:val="00F40323"/>
    <w:rsid w:val="00F422B2"/>
    <w:rsid w:val="00F430B6"/>
    <w:rsid w:val="00F43DE3"/>
    <w:rsid w:val="00F45102"/>
    <w:rsid w:val="00F459FA"/>
    <w:rsid w:val="00F50536"/>
    <w:rsid w:val="00F50B92"/>
    <w:rsid w:val="00F5247E"/>
    <w:rsid w:val="00F53379"/>
    <w:rsid w:val="00F54288"/>
    <w:rsid w:val="00F55152"/>
    <w:rsid w:val="00F57A2D"/>
    <w:rsid w:val="00F57A36"/>
    <w:rsid w:val="00F605AB"/>
    <w:rsid w:val="00F615CD"/>
    <w:rsid w:val="00F61B78"/>
    <w:rsid w:val="00F62EB7"/>
    <w:rsid w:val="00F64B89"/>
    <w:rsid w:val="00F650FF"/>
    <w:rsid w:val="00F65172"/>
    <w:rsid w:val="00F65F71"/>
    <w:rsid w:val="00F66C05"/>
    <w:rsid w:val="00F6701B"/>
    <w:rsid w:val="00F675F1"/>
    <w:rsid w:val="00F67A6C"/>
    <w:rsid w:val="00F71675"/>
    <w:rsid w:val="00F717AC"/>
    <w:rsid w:val="00F71908"/>
    <w:rsid w:val="00F734DA"/>
    <w:rsid w:val="00F7365D"/>
    <w:rsid w:val="00F76237"/>
    <w:rsid w:val="00F7667D"/>
    <w:rsid w:val="00F76CB1"/>
    <w:rsid w:val="00F77C17"/>
    <w:rsid w:val="00F77E49"/>
    <w:rsid w:val="00F81A77"/>
    <w:rsid w:val="00F81C8C"/>
    <w:rsid w:val="00F826AA"/>
    <w:rsid w:val="00F8319F"/>
    <w:rsid w:val="00F8352B"/>
    <w:rsid w:val="00F837C0"/>
    <w:rsid w:val="00F84483"/>
    <w:rsid w:val="00F84618"/>
    <w:rsid w:val="00F846E8"/>
    <w:rsid w:val="00F85081"/>
    <w:rsid w:val="00F854DD"/>
    <w:rsid w:val="00F8695B"/>
    <w:rsid w:val="00F86AA6"/>
    <w:rsid w:val="00F87034"/>
    <w:rsid w:val="00F925A7"/>
    <w:rsid w:val="00F93428"/>
    <w:rsid w:val="00F95B68"/>
    <w:rsid w:val="00F95D6D"/>
    <w:rsid w:val="00F96C41"/>
    <w:rsid w:val="00F97526"/>
    <w:rsid w:val="00FA00D6"/>
    <w:rsid w:val="00FA040A"/>
    <w:rsid w:val="00FA0871"/>
    <w:rsid w:val="00FA0E3B"/>
    <w:rsid w:val="00FA0E8B"/>
    <w:rsid w:val="00FA115A"/>
    <w:rsid w:val="00FA1C3B"/>
    <w:rsid w:val="00FA35E8"/>
    <w:rsid w:val="00FA3CDF"/>
    <w:rsid w:val="00FA4D1F"/>
    <w:rsid w:val="00FA4D2A"/>
    <w:rsid w:val="00FA5D8E"/>
    <w:rsid w:val="00FA6BE9"/>
    <w:rsid w:val="00FA7060"/>
    <w:rsid w:val="00FA7B94"/>
    <w:rsid w:val="00FB0385"/>
    <w:rsid w:val="00FB0517"/>
    <w:rsid w:val="00FB0907"/>
    <w:rsid w:val="00FB1A18"/>
    <w:rsid w:val="00FB33F4"/>
    <w:rsid w:val="00FB41EF"/>
    <w:rsid w:val="00FB5137"/>
    <w:rsid w:val="00FB5A6E"/>
    <w:rsid w:val="00FB78E3"/>
    <w:rsid w:val="00FB7D4F"/>
    <w:rsid w:val="00FC04AD"/>
    <w:rsid w:val="00FC2414"/>
    <w:rsid w:val="00FC2E17"/>
    <w:rsid w:val="00FC2FA6"/>
    <w:rsid w:val="00FC3C73"/>
    <w:rsid w:val="00FC3ECB"/>
    <w:rsid w:val="00FC441E"/>
    <w:rsid w:val="00FC6480"/>
    <w:rsid w:val="00FC6CA2"/>
    <w:rsid w:val="00FC6D65"/>
    <w:rsid w:val="00FC737A"/>
    <w:rsid w:val="00FC7EFF"/>
    <w:rsid w:val="00FD0B03"/>
    <w:rsid w:val="00FD0D77"/>
    <w:rsid w:val="00FD1519"/>
    <w:rsid w:val="00FD2032"/>
    <w:rsid w:val="00FD2D3F"/>
    <w:rsid w:val="00FD2D95"/>
    <w:rsid w:val="00FD4B45"/>
    <w:rsid w:val="00FD5652"/>
    <w:rsid w:val="00FD5BAC"/>
    <w:rsid w:val="00FD6BF4"/>
    <w:rsid w:val="00FD756C"/>
    <w:rsid w:val="00FD7F68"/>
    <w:rsid w:val="00FE018C"/>
    <w:rsid w:val="00FE071F"/>
    <w:rsid w:val="00FE1A8E"/>
    <w:rsid w:val="00FE20B6"/>
    <w:rsid w:val="00FE24B9"/>
    <w:rsid w:val="00FE3AA9"/>
    <w:rsid w:val="00FE504B"/>
    <w:rsid w:val="00FE5891"/>
    <w:rsid w:val="00FE6D27"/>
    <w:rsid w:val="00FE7212"/>
    <w:rsid w:val="00FF163E"/>
    <w:rsid w:val="00FF294A"/>
    <w:rsid w:val="00FF338D"/>
    <w:rsid w:val="00FF35A8"/>
    <w:rsid w:val="00FF4850"/>
    <w:rsid w:val="00FF543D"/>
    <w:rsid w:val="00FF57AC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0B45E"/>
  <w15:docId w15:val="{453FC0E2-089A-49E6-B27D-108AA0E0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F6C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VE" w:eastAsia="es-V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F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customStyle="1" w:styleId="NoteLevel11">
    <w:name w:val="Note Level 11"/>
    <w:basedOn w:val="Normal"/>
    <w:uiPriority w:val="99"/>
    <w:unhideWhenUsed/>
    <w:qFormat/>
    <w:rsid w:val="00316C2C"/>
    <w:pPr>
      <w:keepNext/>
      <w:numPr>
        <w:numId w:val="1"/>
      </w:numPr>
      <w:contextualSpacing/>
      <w:outlineLvl w:val="0"/>
    </w:pPr>
    <w:rPr>
      <w:rFonts w:ascii="Verdana" w:eastAsia="MS Gothic" w:hAnsi="Verdana"/>
      <w:sz w:val="21"/>
    </w:rPr>
  </w:style>
  <w:style w:type="paragraph" w:styleId="ListParagraph">
    <w:name w:val="List Paragraph"/>
    <w:basedOn w:val="Normal"/>
    <w:uiPriority w:val="34"/>
    <w:qFormat/>
    <w:rsid w:val="00316C2C"/>
    <w:pPr>
      <w:ind w:left="720"/>
      <w:contextualSpacing/>
    </w:pPr>
    <w:rPr>
      <w:rFonts w:ascii="Arial" w:hAnsi="Arial"/>
      <w:sz w:val="21"/>
    </w:rPr>
  </w:style>
  <w:style w:type="character" w:styleId="Hyperlink">
    <w:name w:val="Hyperlink"/>
    <w:uiPriority w:val="99"/>
    <w:rsid w:val="00316C2C"/>
    <w:rPr>
      <w:color w:val="0000FF"/>
      <w:u w:val="single"/>
    </w:rPr>
  </w:style>
  <w:style w:type="paragraph" w:styleId="NoSpacing">
    <w:name w:val="No Spacing"/>
    <w:uiPriority w:val="1"/>
    <w:qFormat/>
    <w:rsid w:val="00316C2C"/>
    <w:pPr>
      <w:spacing w:after="0" w:line="240" w:lineRule="auto"/>
      <w:jc w:val="center"/>
    </w:pPr>
    <w:rPr>
      <w:rFonts w:ascii="Arial" w:hAnsi="Arial" w:cs="Arial"/>
      <w:noProof/>
      <w:sz w:val="16"/>
      <w:szCs w:val="1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316C2C"/>
  </w:style>
  <w:style w:type="paragraph" w:customStyle="1" w:styleId="Body">
    <w:name w:val="Body"/>
    <w:rsid w:val="00503FC9"/>
    <w:pPr>
      <w:spacing w:after="0" w:line="240" w:lineRule="auto"/>
    </w:pPr>
    <w:rPr>
      <w:rFonts w:ascii="Arial" w:eastAsia="Arial Unicode MS" w:hAnsi="Arial" w:cs="Arial Unicode MS"/>
      <w:color w:val="000000"/>
      <w:sz w:val="21"/>
      <w:szCs w:val="21"/>
      <w:u w:color="00000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543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543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F543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0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09F"/>
    <w:rPr>
      <w:rFonts w:ascii="Lucida Grande" w:eastAsia="Times New Roman" w:hAnsi="Lucida Grande" w:cs="Lucida Grande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65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0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0C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4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FE24B9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7AE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020DD5"/>
    <w:rPr>
      <w:color w:val="605E5C"/>
      <w:shd w:val="clear" w:color="auto" w:fill="E1DFDD"/>
    </w:rPr>
  </w:style>
  <w:style w:type="paragraph" w:customStyle="1" w:styleId="JMBodyText">
    <w:name w:val="JM_Body Text"/>
    <w:basedOn w:val="Normal"/>
    <w:qFormat/>
    <w:rsid w:val="00A0751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suppressAutoHyphens/>
      <w:spacing w:line="260" w:lineRule="atLeast"/>
    </w:pPr>
    <w:rPr>
      <w:rFonts w:ascii="Verdana" w:eastAsiaTheme="minorHAnsi" w:hAnsi="Verdana" w:cstheme="minorBidi"/>
      <w:color w:val="000000"/>
      <w:kern w:val="12"/>
      <w:sz w:val="18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CD25DE"/>
    <w:rPr>
      <w:i/>
      <w:iCs/>
    </w:rPr>
  </w:style>
  <w:style w:type="paragraph" w:customStyle="1" w:styleId="copy">
    <w:name w:val="copy"/>
    <w:basedOn w:val="Normal"/>
    <w:rsid w:val="00B52CC4"/>
    <w:pPr>
      <w:spacing w:before="100" w:beforeAutospacing="1" w:after="100" w:afterAutospacing="1"/>
    </w:pPr>
    <w:rPr>
      <w:lang w:val="es-VE" w:eastAsia="es-V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52CC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6C89"/>
    <w:rPr>
      <w:rFonts w:ascii="Times New Roman" w:eastAsia="Times New Roman" w:hAnsi="Times New Roman" w:cs="Times New Roman"/>
      <w:b/>
      <w:bCs/>
      <w:kern w:val="36"/>
      <w:sz w:val="48"/>
      <w:szCs w:val="48"/>
      <w:lang w:val="es-VE" w:eastAsia="es-VE"/>
    </w:rPr>
  </w:style>
  <w:style w:type="character" w:styleId="Strong">
    <w:name w:val="Strong"/>
    <w:basedOn w:val="DefaultParagraphFont"/>
    <w:uiPriority w:val="22"/>
    <w:qFormat/>
    <w:rsid w:val="00416C3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B1540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B1540"/>
    <w:rPr>
      <w:rFonts w:ascii="Arial" w:eastAsiaTheme="minorEastAsia" w:hAnsi="Arial" w:cs="Arial"/>
      <w:sz w:val="21"/>
      <w:szCs w:val="21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D1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41E"/>
    <w:rPr>
      <w:color w:val="954F72" w:themeColor="followedHyperlink"/>
      <w:u w:val="single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6141CF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E5A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5A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D3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70B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50C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6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6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comment">
    <w:name w:val="hljs-comment"/>
    <w:basedOn w:val="DefaultParagraphFont"/>
    <w:rsid w:val="00AF1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3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670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17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9593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2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300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66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182">
          <w:blockQuote w:val="1"/>
          <w:marLeft w:val="0"/>
          <w:marRight w:val="225"/>
          <w:marTop w:val="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7AA52A"/>
          </w:divBdr>
        </w:div>
      </w:divsChild>
    </w:div>
    <w:div w:id="1222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5580">
                          <w:marLeft w:val="0"/>
                          <w:marRight w:val="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742">
              <w:marLeft w:val="0"/>
              <w:marRight w:val="0"/>
              <w:marTop w:val="0"/>
              <w:marBottom w:val="0"/>
              <w:divBdr>
                <w:top w:val="none" w:sz="0" w:space="0" w:color="404040"/>
                <w:left w:val="none" w:sz="0" w:space="0" w:color="404040"/>
                <w:bottom w:val="none" w:sz="0" w:space="0" w:color="404040"/>
                <w:right w:val="none" w:sz="0" w:space="0" w:color="404040"/>
              </w:divBdr>
              <w:divsChild>
                <w:div w:id="903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2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29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1654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5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5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3D41E-8535-4704-876C-EC022A78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 Rathore</dc:creator>
  <cp:keywords/>
  <dc:description/>
  <cp:lastModifiedBy>Pamidi,Sushma</cp:lastModifiedBy>
  <cp:revision>16</cp:revision>
  <dcterms:created xsi:type="dcterms:W3CDTF">2024-10-24T22:56:00Z</dcterms:created>
  <dcterms:modified xsi:type="dcterms:W3CDTF">2025-12-09T15:54:00Z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965bcb79ff6a15b7c86242d476bbf3d522345316a07b06cf55d9d48cb7457d4a</vt:lpwstr>
  </property>
</Properties>
</file>