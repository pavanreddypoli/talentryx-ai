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A6997" w14:textId="38F44C1D" w:rsidR="00B732DF" w:rsidRDefault="00F56FBB" w:rsidP="00F56FBB">
      <w:proofErr w:type="spellStart"/>
      <w:r>
        <w:t>VSCode</w:t>
      </w:r>
      <w:proofErr w:type="spellEnd"/>
    </w:p>
    <w:p w14:paraId="45EE67D5" w14:textId="280AD272" w:rsidR="00F56FBB" w:rsidRDefault="00F56FBB" w:rsidP="00F56FBB">
      <w:r>
        <w:t>Next.js</w:t>
      </w:r>
    </w:p>
    <w:p w14:paraId="008F1496" w14:textId="7D29DBDC" w:rsidR="00F56FBB" w:rsidRDefault="00F56FBB" w:rsidP="00F56FBB">
      <w:r>
        <w:t>Node.js</w:t>
      </w:r>
    </w:p>
    <w:p w14:paraId="5EA22E10" w14:textId="1DC2C44A" w:rsidR="00F56FBB" w:rsidRDefault="00F56FBB" w:rsidP="00F56FBB">
      <w:proofErr w:type="spellStart"/>
      <w:r>
        <w:t>Supabase</w:t>
      </w:r>
      <w:proofErr w:type="spellEnd"/>
      <w:r>
        <w:t xml:space="preserve"> (includes </w:t>
      </w:r>
      <w:proofErr w:type="spellStart"/>
      <w:r>
        <w:t>Postgress</w:t>
      </w:r>
      <w:proofErr w:type="spellEnd"/>
      <w:r>
        <w:t xml:space="preserve"> SQL)</w:t>
      </w:r>
    </w:p>
    <w:p w14:paraId="6337B49B" w14:textId="6243CC80" w:rsidR="00F56FBB" w:rsidRDefault="00F56FBB" w:rsidP="00F56FBB">
      <w:r>
        <w:t>Stripe</w:t>
      </w:r>
    </w:p>
    <w:p w14:paraId="201FEB24" w14:textId="365763CA" w:rsidR="00F56FBB" w:rsidRPr="00F56FBB" w:rsidRDefault="00F56FBB" w:rsidP="00F56FBB">
      <w:proofErr w:type="spellStart"/>
      <w:r>
        <w:t>Vercel</w:t>
      </w:r>
      <w:proofErr w:type="spellEnd"/>
      <w:r>
        <w:t xml:space="preserve"> -&gt; Deploy</w:t>
      </w:r>
    </w:p>
    <w:sectPr w:rsidR="00F56FBB" w:rsidRPr="00F56FBB" w:rsidSect="008D3AA7">
      <w:headerReference w:type="default" r:id="rId8"/>
      <w:footerReference w:type="even" r:id="rId9"/>
      <w:footerReference w:type="default" r:id="rId10"/>
      <w:pgSz w:w="12240" w:h="15840"/>
      <w:pgMar w:top="1440" w:right="1440" w:bottom="801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E27BCF" w14:textId="77777777" w:rsidR="002C4C2C" w:rsidRPr="00D47CDD" w:rsidRDefault="002C4C2C">
      <w:r w:rsidRPr="00D47CDD">
        <w:separator/>
      </w:r>
    </w:p>
  </w:endnote>
  <w:endnote w:type="continuationSeparator" w:id="0">
    <w:p w14:paraId="47809567" w14:textId="77777777" w:rsidR="002C4C2C" w:rsidRPr="00D47CDD" w:rsidRDefault="002C4C2C">
      <w:r w:rsidRPr="00D47CDD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955710613"/>
      <w:docPartObj>
        <w:docPartGallery w:val="Page Numbers (Bottom of Page)"/>
        <w:docPartUnique/>
      </w:docPartObj>
    </w:sdtPr>
    <w:sdtContent>
      <w:p w14:paraId="3F748D62" w14:textId="77777777" w:rsidR="006E5A37" w:rsidRPr="00D47CDD" w:rsidRDefault="006E5A37" w:rsidP="00571E9B">
        <w:pPr>
          <w:pStyle w:val="Footer"/>
          <w:framePr w:wrap="none" w:vAnchor="text" w:hAnchor="margin" w:xAlign="right" w:y="1"/>
          <w:rPr>
            <w:rStyle w:val="PageNumber"/>
          </w:rPr>
        </w:pPr>
        <w:r w:rsidRPr="00D47CDD">
          <w:rPr>
            <w:rStyle w:val="PageNumber"/>
          </w:rPr>
          <w:fldChar w:fldCharType="begin"/>
        </w:r>
        <w:r w:rsidRPr="00D47CDD">
          <w:rPr>
            <w:rStyle w:val="PageNumber"/>
          </w:rPr>
          <w:instrText xml:space="preserve"> PAGE </w:instrText>
        </w:r>
        <w:r w:rsidRPr="00D47CDD">
          <w:rPr>
            <w:rStyle w:val="PageNumber"/>
          </w:rPr>
          <w:fldChar w:fldCharType="end"/>
        </w:r>
      </w:p>
    </w:sdtContent>
  </w:sdt>
  <w:p w14:paraId="7560B2ED" w14:textId="77777777" w:rsidR="006E5A37" w:rsidRPr="00D47CDD" w:rsidRDefault="006E5A37" w:rsidP="00571E9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962722710"/>
      <w:docPartObj>
        <w:docPartGallery w:val="Page Numbers (Bottom of Page)"/>
        <w:docPartUnique/>
      </w:docPartObj>
    </w:sdtPr>
    <w:sdtContent>
      <w:p w14:paraId="0ABA054F" w14:textId="411AF92B" w:rsidR="006E5A37" w:rsidRPr="00D47CDD" w:rsidRDefault="006E5A37" w:rsidP="00571E9B">
        <w:pPr>
          <w:pStyle w:val="Footer"/>
          <w:framePr w:wrap="none" w:vAnchor="text" w:hAnchor="margin" w:xAlign="right" w:y="1"/>
          <w:rPr>
            <w:rStyle w:val="PageNumber"/>
          </w:rPr>
        </w:pPr>
        <w:r w:rsidRPr="00D47CDD">
          <w:rPr>
            <w:rStyle w:val="PageNumber"/>
          </w:rPr>
          <w:fldChar w:fldCharType="begin"/>
        </w:r>
        <w:r w:rsidRPr="00D47CDD">
          <w:rPr>
            <w:rStyle w:val="PageNumber"/>
          </w:rPr>
          <w:instrText xml:space="preserve"> PAGE </w:instrText>
        </w:r>
        <w:r w:rsidRPr="00D47CDD">
          <w:rPr>
            <w:rStyle w:val="PageNumber"/>
          </w:rPr>
          <w:fldChar w:fldCharType="separate"/>
        </w:r>
        <w:r w:rsidR="000C1AA4" w:rsidRPr="00D47CDD">
          <w:rPr>
            <w:rStyle w:val="PageNumber"/>
          </w:rPr>
          <w:t>24</w:t>
        </w:r>
        <w:r w:rsidRPr="00D47CDD">
          <w:rPr>
            <w:rStyle w:val="PageNumber"/>
          </w:rPr>
          <w:fldChar w:fldCharType="end"/>
        </w:r>
      </w:p>
    </w:sdtContent>
  </w:sdt>
  <w:p w14:paraId="1D6A55B5" w14:textId="77777777" w:rsidR="006E5A37" w:rsidRPr="00D47CDD" w:rsidRDefault="006E5A37" w:rsidP="00571E9B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F6FC68" w14:textId="77777777" w:rsidR="002C4C2C" w:rsidRPr="00D47CDD" w:rsidRDefault="002C4C2C">
      <w:r w:rsidRPr="00D47CDD">
        <w:separator/>
      </w:r>
    </w:p>
  </w:footnote>
  <w:footnote w:type="continuationSeparator" w:id="0">
    <w:p w14:paraId="4103AE36" w14:textId="77777777" w:rsidR="002C4C2C" w:rsidRPr="00D47CDD" w:rsidRDefault="002C4C2C">
      <w:r w:rsidRPr="00D47CDD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E9687E" w14:textId="42A8A831" w:rsidR="006E5A37" w:rsidRPr="00D47CDD" w:rsidRDefault="006E5A37" w:rsidP="002867E7">
    <w:pPr>
      <w:pStyle w:val="Header"/>
    </w:pPr>
    <w:del w:id="0" w:author="Pamidi,Sushma" w:date="2025-12-08T09:36:00Z" w16du:dateUtc="2025-12-08T15:36:00Z">
      <w:r w:rsidRPr="00D47CDD" w:rsidDel="002867E7">
        <w:rPr>
          <w:noProof/>
          <w:lang w:eastAsia="es-ES"/>
        </w:rPr>
        <w:drawing>
          <wp:inline distT="0" distB="0" distL="0" distR="0" wp14:anchorId="51D04CAD" wp14:editId="145D2250">
            <wp:extent cx="808938" cy="914400"/>
            <wp:effectExtent l="0" t="0" r="0" b="0"/>
            <wp:docPr id="15" name="Picture 15" descr="Description: Description: sig_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: Description: sig_logo"/>
                    <pic:cNvPicPr>
                      <a:picLocks noChangeAspect="1" noChangeArrowheads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8938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3DF2FB1C"/>
    <w:lvl w:ilvl="0">
      <w:start w:val="1"/>
      <w:numFmt w:val="bullet"/>
      <w:pStyle w:val="NoteLevel11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Wingdings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Wingdings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FF625D"/>
    <w:multiLevelType w:val="multilevel"/>
    <w:tmpl w:val="AB2A0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5724F5"/>
    <w:multiLevelType w:val="multilevel"/>
    <w:tmpl w:val="2338A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174685A"/>
    <w:multiLevelType w:val="multilevel"/>
    <w:tmpl w:val="3DAEB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C33282"/>
    <w:multiLevelType w:val="multilevel"/>
    <w:tmpl w:val="DB0C0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C505BB"/>
    <w:multiLevelType w:val="hybridMultilevel"/>
    <w:tmpl w:val="F22643CA"/>
    <w:lvl w:ilvl="0" w:tplc="7C5EAE44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26B03C3"/>
    <w:multiLevelType w:val="multilevel"/>
    <w:tmpl w:val="EFF42DF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03EE6227"/>
    <w:multiLevelType w:val="multilevel"/>
    <w:tmpl w:val="6518C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02629C"/>
    <w:multiLevelType w:val="hybridMultilevel"/>
    <w:tmpl w:val="8850DEE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4E444BB"/>
    <w:multiLevelType w:val="multilevel"/>
    <w:tmpl w:val="1CE6F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E85662"/>
    <w:multiLevelType w:val="multilevel"/>
    <w:tmpl w:val="8C4A7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60672E"/>
    <w:multiLevelType w:val="multilevel"/>
    <w:tmpl w:val="27B6E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C50510"/>
    <w:multiLevelType w:val="multilevel"/>
    <w:tmpl w:val="D2E09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6E4070E"/>
    <w:multiLevelType w:val="multilevel"/>
    <w:tmpl w:val="A274D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A066AA"/>
    <w:multiLevelType w:val="hybridMultilevel"/>
    <w:tmpl w:val="B0A40E7A"/>
    <w:lvl w:ilvl="0" w:tplc="02ACEDC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0B6D7EF0"/>
    <w:multiLevelType w:val="hybridMultilevel"/>
    <w:tmpl w:val="B3F40B4A"/>
    <w:lvl w:ilvl="0" w:tplc="5CC2E22C">
      <w:start w:val="1"/>
      <w:numFmt w:val="decimal"/>
      <w:lvlText w:val="%1."/>
      <w:lvlJc w:val="left"/>
      <w:pPr>
        <w:ind w:left="720" w:hanging="360"/>
      </w:pPr>
      <w:rPr>
        <w:rFonts w:hint="default"/>
        <w:color w:val="833C0B" w:themeColor="accent2" w:themeShade="8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BF03536"/>
    <w:multiLevelType w:val="multilevel"/>
    <w:tmpl w:val="42984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DA80852"/>
    <w:multiLevelType w:val="multilevel"/>
    <w:tmpl w:val="D198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B75977"/>
    <w:multiLevelType w:val="multilevel"/>
    <w:tmpl w:val="E5404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E7F5BDB"/>
    <w:multiLevelType w:val="hybridMultilevel"/>
    <w:tmpl w:val="3814E9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ED64C87"/>
    <w:multiLevelType w:val="multilevel"/>
    <w:tmpl w:val="51905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F5E2A45"/>
    <w:multiLevelType w:val="multilevel"/>
    <w:tmpl w:val="9550A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0166188"/>
    <w:multiLevelType w:val="multilevel"/>
    <w:tmpl w:val="C54A5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1DE379C"/>
    <w:multiLevelType w:val="multilevel"/>
    <w:tmpl w:val="59629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56464A6"/>
    <w:multiLevelType w:val="multilevel"/>
    <w:tmpl w:val="0EBEF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5AD5117"/>
    <w:multiLevelType w:val="multilevel"/>
    <w:tmpl w:val="263AF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7624EDA"/>
    <w:multiLevelType w:val="hybridMultilevel"/>
    <w:tmpl w:val="A500A18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187B4D89"/>
    <w:multiLevelType w:val="multilevel"/>
    <w:tmpl w:val="9BF23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9A04EB7"/>
    <w:multiLevelType w:val="multilevel"/>
    <w:tmpl w:val="2BCA6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9D406CD"/>
    <w:multiLevelType w:val="hybridMultilevel"/>
    <w:tmpl w:val="B3F40B4A"/>
    <w:lvl w:ilvl="0" w:tplc="5CC2E22C">
      <w:start w:val="1"/>
      <w:numFmt w:val="decimal"/>
      <w:lvlText w:val="%1."/>
      <w:lvlJc w:val="left"/>
      <w:pPr>
        <w:ind w:left="720" w:hanging="360"/>
      </w:pPr>
      <w:rPr>
        <w:rFonts w:hint="default"/>
        <w:color w:val="833C0B" w:themeColor="accent2" w:themeShade="8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1B053F2A"/>
    <w:multiLevelType w:val="multilevel"/>
    <w:tmpl w:val="F5A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B292621"/>
    <w:multiLevelType w:val="multilevel"/>
    <w:tmpl w:val="CE842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B8E4E54"/>
    <w:multiLevelType w:val="hybridMultilevel"/>
    <w:tmpl w:val="D18445D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1C483C44"/>
    <w:multiLevelType w:val="multilevel"/>
    <w:tmpl w:val="5B009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CE70D88"/>
    <w:multiLevelType w:val="multilevel"/>
    <w:tmpl w:val="A9A49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D0B7089"/>
    <w:multiLevelType w:val="multilevel"/>
    <w:tmpl w:val="F0FC8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D767838"/>
    <w:multiLevelType w:val="hybridMultilevel"/>
    <w:tmpl w:val="A468CE2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1F621D5D"/>
    <w:multiLevelType w:val="multilevel"/>
    <w:tmpl w:val="77985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F9839C4"/>
    <w:multiLevelType w:val="hybridMultilevel"/>
    <w:tmpl w:val="1784690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200D4ECE"/>
    <w:multiLevelType w:val="multilevel"/>
    <w:tmpl w:val="EE9C8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2AF3978"/>
    <w:multiLevelType w:val="multilevel"/>
    <w:tmpl w:val="E1DC5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2D34016"/>
    <w:multiLevelType w:val="multilevel"/>
    <w:tmpl w:val="BE14B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3232B97"/>
    <w:multiLevelType w:val="multilevel"/>
    <w:tmpl w:val="FC0C0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3605834"/>
    <w:multiLevelType w:val="hybridMultilevel"/>
    <w:tmpl w:val="22C095EA"/>
    <w:lvl w:ilvl="0" w:tplc="1AEE79CA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243E1280"/>
    <w:multiLevelType w:val="multilevel"/>
    <w:tmpl w:val="FDA8C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52A6694"/>
    <w:multiLevelType w:val="multilevel"/>
    <w:tmpl w:val="E5A6B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5A01A48"/>
    <w:multiLevelType w:val="multilevel"/>
    <w:tmpl w:val="D5723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61650A4"/>
    <w:multiLevelType w:val="multilevel"/>
    <w:tmpl w:val="ED7E9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7DB2F05"/>
    <w:multiLevelType w:val="multilevel"/>
    <w:tmpl w:val="3BE8A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90F5CE9"/>
    <w:multiLevelType w:val="multilevel"/>
    <w:tmpl w:val="43C40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99028C0"/>
    <w:multiLevelType w:val="multilevel"/>
    <w:tmpl w:val="08949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9D626D3"/>
    <w:multiLevelType w:val="multilevel"/>
    <w:tmpl w:val="38A45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A4728DF"/>
    <w:multiLevelType w:val="multilevel"/>
    <w:tmpl w:val="41049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A71785E"/>
    <w:multiLevelType w:val="multilevel"/>
    <w:tmpl w:val="E476F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C6445DA"/>
    <w:multiLevelType w:val="multilevel"/>
    <w:tmpl w:val="1B8E5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CFA35A7"/>
    <w:multiLevelType w:val="multilevel"/>
    <w:tmpl w:val="20665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DC06DBA"/>
    <w:multiLevelType w:val="multilevel"/>
    <w:tmpl w:val="8C2A9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EF47CBF"/>
    <w:multiLevelType w:val="multilevel"/>
    <w:tmpl w:val="F45C1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0100846"/>
    <w:multiLevelType w:val="multilevel"/>
    <w:tmpl w:val="4A4C9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0403535"/>
    <w:multiLevelType w:val="hybridMultilevel"/>
    <w:tmpl w:val="04A0C3BA"/>
    <w:lvl w:ilvl="0" w:tplc="0809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60" w15:restartNumberingAfterBreak="0">
    <w:nsid w:val="32354FA8"/>
    <w:multiLevelType w:val="hybridMultilevel"/>
    <w:tmpl w:val="56F0863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342A7354"/>
    <w:multiLevelType w:val="multilevel"/>
    <w:tmpl w:val="81E49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4A73A4B"/>
    <w:multiLevelType w:val="multilevel"/>
    <w:tmpl w:val="06240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4BD675A"/>
    <w:multiLevelType w:val="multilevel"/>
    <w:tmpl w:val="6DCA7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5C32549"/>
    <w:multiLevelType w:val="multilevel"/>
    <w:tmpl w:val="1186A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6051CCA"/>
    <w:multiLevelType w:val="multilevel"/>
    <w:tmpl w:val="56D20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6367D75"/>
    <w:multiLevelType w:val="hybridMultilevel"/>
    <w:tmpl w:val="885A8BC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36A5114E"/>
    <w:multiLevelType w:val="multilevel"/>
    <w:tmpl w:val="0E3C5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7FA374D"/>
    <w:multiLevelType w:val="multilevel"/>
    <w:tmpl w:val="AD427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99B308B"/>
    <w:multiLevelType w:val="hybridMultilevel"/>
    <w:tmpl w:val="1784690A"/>
    <w:lvl w:ilvl="0" w:tplc="FFFFFFFF">
      <w:start w:val="1"/>
      <w:numFmt w:val="lowerLetter"/>
      <w:lvlText w:val="%1)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0" w15:restartNumberingAfterBreak="0">
    <w:nsid w:val="39FF1FD3"/>
    <w:multiLevelType w:val="multilevel"/>
    <w:tmpl w:val="4CE2E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3A0F0C7D"/>
    <w:multiLevelType w:val="multilevel"/>
    <w:tmpl w:val="7C36A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BBD0EAC"/>
    <w:multiLevelType w:val="multilevel"/>
    <w:tmpl w:val="2DD00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CC637CB"/>
    <w:multiLevelType w:val="hybridMultilevel"/>
    <w:tmpl w:val="70EED7D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3EFB6EB9"/>
    <w:multiLevelType w:val="multilevel"/>
    <w:tmpl w:val="FAC4C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FFE41E0"/>
    <w:multiLevelType w:val="multilevel"/>
    <w:tmpl w:val="07103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1B91A42"/>
    <w:multiLevelType w:val="multilevel"/>
    <w:tmpl w:val="08481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21C0075"/>
    <w:multiLevelType w:val="multilevel"/>
    <w:tmpl w:val="7A6C1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434E49EE"/>
    <w:multiLevelType w:val="multilevel"/>
    <w:tmpl w:val="C6FC6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35A1547"/>
    <w:multiLevelType w:val="multilevel"/>
    <w:tmpl w:val="00B2F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43B40E85"/>
    <w:multiLevelType w:val="multilevel"/>
    <w:tmpl w:val="72F46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41946B8"/>
    <w:multiLevelType w:val="multilevel"/>
    <w:tmpl w:val="6AB29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5C13C03"/>
    <w:multiLevelType w:val="multilevel"/>
    <w:tmpl w:val="F9CEE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66F630E"/>
    <w:multiLevelType w:val="multilevel"/>
    <w:tmpl w:val="DCAC6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6BA141A"/>
    <w:multiLevelType w:val="multilevel"/>
    <w:tmpl w:val="98BAC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6FB504B"/>
    <w:multiLevelType w:val="hybridMultilevel"/>
    <w:tmpl w:val="3DDC7C7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47902F38"/>
    <w:multiLevelType w:val="multilevel"/>
    <w:tmpl w:val="77E28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7C2186E"/>
    <w:multiLevelType w:val="multilevel"/>
    <w:tmpl w:val="BF26C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84A794A"/>
    <w:multiLevelType w:val="multilevel"/>
    <w:tmpl w:val="999EF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A3173B8"/>
    <w:multiLevelType w:val="multilevel"/>
    <w:tmpl w:val="337C6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ACE7B65"/>
    <w:multiLevelType w:val="multilevel"/>
    <w:tmpl w:val="6B306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B792C14"/>
    <w:multiLevelType w:val="multilevel"/>
    <w:tmpl w:val="90C8A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C063B69"/>
    <w:multiLevelType w:val="multilevel"/>
    <w:tmpl w:val="F84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F054067"/>
    <w:multiLevelType w:val="hybridMultilevel"/>
    <w:tmpl w:val="B594A556"/>
    <w:lvl w:ilvl="0" w:tplc="4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50451C88"/>
    <w:multiLevelType w:val="multilevel"/>
    <w:tmpl w:val="7196F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1113136"/>
    <w:multiLevelType w:val="hybridMultilevel"/>
    <w:tmpl w:val="E894FAA8"/>
    <w:lvl w:ilvl="0" w:tplc="4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5183462B"/>
    <w:multiLevelType w:val="multilevel"/>
    <w:tmpl w:val="6562D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1B9710F"/>
    <w:multiLevelType w:val="multilevel"/>
    <w:tmpl w:val="4EBCF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31638F5"/>
    <w:multiLevelType w:val="multilevel"/>
    <w:tmpl w:val="A4641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36649E1"/>
    <w:multiLevelType w:val="multilevel"/>
    <w:tmpl w:val="DF066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3AD490A"/>
    <w:multiLevelType w:val="multilevel"/>
    <w:tmpl w:val="A8B0D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48F405E"/>
    <w:multiLevelType w:val="multilevel"/>
    <w:tmpl w:val="5178C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4FC1101"/>
    <w:multiLevelType w:val="multilevel"/>
    <w:tmpl w:val="0AC22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616574C"/>
    <w:multiLevelType w:val="hybridMultilevel"/>
    <w:tmpl w:val="B54E061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" w15:restartNumberingAfterBreak="0">
    <w:nsid w:val="56A65B73"/>
    <w:multiLevelType w:val="multilevel"/>
    <w:tmpl w:val="0358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71B6AC0"/>
    <w:multiLevelType w:val="multilevel"/>
    <w:tmpl w:val="06D8C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7B33B25"/>
    <w:multiLevelType w:val="multilevel"/>
    <w:tmpl w:val="82ECF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9753945"/>
    <w:multiLevelType w:val="multilevel"/>
    <w:tmpl w:val="787CA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B1502BD"/>
    <w:multiLevelType w:val="multilevel"/>
    <w:tmpl w:val="6AF0E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B3E2D45"/>
    <w:multiLevelType w:val="multilevel"/>
    <w:tmpl w:val="DB145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E510FDC"/>
    <w:multiLevelType w:val="hybridMultilevel"/>
    <w:tmpl w:val="3E3A997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1" w15:restartNumberingAfterBreak="0">
    <w:nsid w:val="60D80DE1"/>
    <w:multiLevelType w:val="multilevel"/>
    <w:tmpl w:val="532AE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0DC2393"/>
    <w:multiLevelType w:val="hybridMultilevel"/>
    <w:tmpl w:val="C3A4F87C"/>
    <w:lvl w:ilvl="0" w:tplc="1AEE79CA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64334304"/>
    <w:multiLevelType w:val="multilevel"/>
    <w:tmpl w:val="5BB82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4957686"/>
    <w:multiLevelType w:val="multilevel"/>
    <w:tmpl w:val="9D345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555406B"/>
    <w:multiLevelType w:val="multilevel"/>
    <w:tmpl w:val="F4D42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6F6256A"/>
    <w:multiLevelType w:val="multilevel"/>
    <w:tmpl w:val="0BA4F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8876377"/>
    <w:multiLevelType w:val="multilevel"/>
    <w:tmpl w:val="2C9CC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9506508"/>
    <w:multiLevelType w:val="multilevel"/>
    <w:tmpl w:val="500C6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A754F32"/>
    <w:multiLevelType w:val="hybridMultilevel"/>
    <w:tmpl w:val="ACE2D49A"/>
    <w:lvl w:ilvl="0" w:tplc="4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0" w15:restartNumberingAfterBreak="0">
    <w:nsid w:val="6D7166A7"/>
    <w:multiLevelType w:val="multilevel"/>
    <w:tmpl w:val="D63EB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DE10EA9"/>
    <w:multiLevelType w:val="multilevel"/>
    <w:tmpl w:val="547C7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E3C302E"/>
    <w:multiLevelType w:val="hybridMultilevel"/>
    <w:tmpl w:val="CCF8DF10"/>
    <w:lvl w:ilvl="0" w:tplc="045A68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6F276B79"/>
    <w:multiLevelType w:val="multilevel"/>
    <w:tmpl w:val="B1D02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FFB3E31"/>
    <w:multiLevelType w:val="hybridMultilevel"/>
    <w:tmpl w:val="2B54852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5" w15:restartNumberingAfterBreak="0">
    <w:nsid w:val="718301B2"/>
    <w:multiLevelType w:val="multilevel"/>
    <w:tmpl w:val="8E909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2CD7010"/>
    <w:multiLevelType w:val="multilevel"/>
    <w:tmpl w:val="E3E20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3C5218E"/>
    <w:multiLevelType w:val="multilevel"/>
    <w:tmpl w:val="DCCC4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5370D3E"/>
    <w:multiLevelType w:val="multilevel"/>
    <w:tmpl w:val="6D9C5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7141DF9"/>
    <w:multiLevelType w:val="hybridMultilevel"/>
    <w:tmpl w:val="0B8EA8AA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0" w15:restartNumberingAfterBreak="0">
    <w:nsid w:val="771B1899"/>
    <w:multiLevelType w:val="hybridMultilevel"/>
    <w:tmpl w:val="1C42605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1" w15:restartNumberingAfterBreak="0">
    <w:nsid w:val="775E20B4"/>
    <w:multiLevelType w:val="multilevel"/>
    <w:tmpl w:val="C870F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77D203BF"/>
    <w:multiLevelType w:val="multilevel"/>
    <w:tmpl w:val="AB5A0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9005396"/>
    <w:multiLevelType w:val="multilevel"/>
    <w:tmpl w:val="BF98E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94A6F5F"/>
    <w:multiLevelType w:val="hybridMultilevel"/>
    <w:tmpl w:val="1784690A"/>
    <w:lvl w:ilvl="0" w:tplc="FFFFFFFF">
      <w:start w:val="1"/>
      <w:numFmt w:val="lowerLetter"/>
      <w:lvlText w:val="%1)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5" w15:restartNumberingAfterBreak="0">
    <w:nsid w:val="7A381047"/>
    <w:multiLevelType w:val="multilevel"/>
    <w:tmpl w:val="6FF8F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AA01619"/>
    <w:multiLevelType w:val="multilevel"/>
    <w:tmpl w:val="C19AA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ACC43DA"/>
    <w:multiLevelType w:val="multilevel"/>
    <w:tmpl w:val="7D42F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B0F3E22"/>
    <w:multiLevelType w:val="multilevel"/>
    <w:tmpl w:val="DD12B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B1D6CD5"/>
    <w:multiLevelType w:val="multilevel"/>
    <w:tmpl w:val="12663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B8F6546"/>
    <w:multiLevelType w:val="hybridMultilevel"/>
    <w:tmpl w:val="1784690A"/>
    <w:lvl w:ilvl="0" w:tplc="FFFFFFFF">
      <w:start w:val="1"/>
      <w:numFmt w:val="lowerLetter"/>
      <w:lvlText w:val="%1)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1" w15:restartNumberingAfterBreak="0">
    <w:nsid w:val="7E6408E2"/>
    <w:multiLevelType w:val="hybridMultilevel"/>
    <w:tmpl w:val="549E910A"/>
    <w:lvl w:ilvl="0" w:tplc="65FA91FE"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2" w15:restartNumberingAfterBreak="0">
    <w:nsid w:val="7E863D00"/>
    <w:multiLevelType w:val="multilevel"/>
    <w:tmpl w:val="B7D28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EBC4C9F"/>
    <w:multiLevelType w:val="hybridMultilevel"/>
    <w:tmpl w:val="9DCACFB4"/>
    <w:lvl w:ilvl="0" w:tplc="4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4" w15:restartNumberingAfterBreak="0">
    <w:nsid w:val="7ED577FB"/>
    <w:multiLevelType w:val="multilevel"/>
    <w:tmpl w:val="5B5C5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FAE0E24"/>
    <w:multiLevelType w:val="hybridMultilevel"/>
    <w:tmpl w:val="3B8A7C0E"/>
    <w:lvl w:ilvl="0" w:tplc="08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num w:numId="1" w16cid:durableId="1794598041">
    <w:abstractNumId w:val="0"/>
  </w:num>
  <w:num w:numId="2" w16cid:durableId="164634071">
    <w:abstractNumId w:val="36"/>
  </w:num>
  <w:num w:numId="3" w16cid:durableId="962152676">
    <w:abstractNumId w:val="110"/>
  </w:num>
  <w:num w:numId="4" w16cid:durableId="630750203">
    <w:abstractNumId w:val="38"/>
  </w:num>
  <w:num w:numId="5" w16cid:durableId="1526560654">
    <w:abstractNumId w:val="29"/>
  </w:num>
  <w:num w:numId="6" w16cid:durableId="1112092250">
    <w:abstractNumId w:val="141"/>
  </w:num>
  <w:num w:numId="7" w16cid:durableId="485511225">
    <w:abstractNumId w:val="15"/>
  </w:num>
  <w:num w:numId="8" w16cid:durableId="2065525263">
    <w:abstractNumId w:val="26"/>
  </w:num>
  <w:num w:numId="9" w16cid:durableId="252204504">
    <w:abstractNumId w:val="19"/>
  </w:num>
  <w:num w:numId="10" w16cid:durableId="1346445656">
    <w:abstractNumId w:val="122"/>
  </w:num>
  <w:num w:numId="11" w16cid:durableId="1889024011">
    <w:abstractNumId w:val="6"/>
  </w:num>
  <w:num w:numId="12" w16cid:durableId="1555776804">
    <w:abstractNumId w:val="69"/>
  </w:num>
  <w:num w:numId="13" w16cid:durableId="2137944354">
    <w:abstractNumId w:val="140"/>
  </w:num>
  <w:num w:numId="14" w16cid:durableId="1239094937">
    <w:abstractNumId w:val="93"/>
  </w:num>
  <w:num w:numId="15" w16cid:durableId="1979341165">
    <w:abstractNumId w:val="119"/>
  </w:num>
  <w:num w:numId="16" w16cid:durableId="141508119">
    <w:abstractNumId w:val="143"/>
  </w:num>
  <w:num w:numId="17" w16cid:durableId="898130955">
    <w:abstractNumId w:val="112"/>
  </w:num>
  <w:num w:numId="18" w16cid:durableId="840513385">
    <w:abstractNumId w:val="43"/>
  </w:num>
  <w:num w:numId="19" w16cid:durableId="2029024088">
    <w:abstractNumId w:val="95"/>
  </w:num>
  <w:num w:numId="20" w16cid:durableId="2142962563">
    <w:abstractNumId w:val="73"/>
  </w:num>
  <w:num w:numId="21" w16cid:durableId="963074604">
    <w:abstractNumId w:val="60"/>
  </w:num>
  <w:num w:numId="22" w16cid:durableId="1283418312">
    <w:abstractNumId w:val="85"/>
  </w:num>
  <w:num w:numId="23" w16cid:durableId="400175237">
    <w:abstractNumId w:val="8"/>
  </w:num>
  <w:num w:numId="24" w16cid:durableId="999383817">
    <w:abstractNumId w:val="134"/>
  </w:num>
  <w:num w:numId="25" w16cid:durableId="818232561">
    <w:abstractNumId w:val="124"/>
  </w:num>
  <w:num w:numId="26" w16cid:durableId="1564557369">
    <w:abstractNumId w:val="32"/>
  </w:num>
  <w:num w:numId="27" w16cid:durableId="1513298000">
    <w:abstractNumId w:val="129"/>
  </w:num>
  <w:num w:numId="28" w16cid:durableId="793599529">
    <w:abstractNumId w:val="66"/>
  </w:num>
  <w:num w:numId="29" w16cid:durableId="1092163138">
    <w:abstractNumId w:val="100"/>
  </w:num>
  <w:num w:numId="30" w16cid:durableId="218052560">
    <w:abstractNumId w:val="77"/>
  </w:num>
  <w:num w:numId="31" w16cid:durableId="538977876">
    <w:abstractNumId w:val="130"/>
  </w:num>
  <w:num w:numId="32" w16cid:durableId="1625312565">
    <w:abstractNumId w:val="96"/>
  </w:num>
  <w:num w:numId="33" w16cid:durableId="1867599244">
    <w:abstractNumId w:val="45"/>
  </w:num>
  <w:num w:numId="34" w16cid:durableId="1971546004">
    <w:abstractNumId w:val="74"/>
  </w:num>
  <w:num w:numId="35" w16cid:durableId="393742597">
    <w:abstractNumId w:val="102"/>
  </w:num>
  <w:num w:numId="36" w16cid:durableId="167524243">
    <w:abstractNumId w:val="84"/>
  </w:num>
  <w:num w:numId="37" w16cid:durableId="889994090">
    <w:abstractNumId w:val="82"/>
  </w:num>
  <w:num w:numId="38" w16cid:durableId="1141845826">
    <w:abstractNumId w:val="30"/>
  </w:num>
  <w:num w:numId="39" w16cid:durableId="1748529134">
    <w:abstractNumId w:val="103"/>
  </w:num>
  <w:num w:numId="40" w16cid:durableId="1960136204">
    <w:abstractNumId w:val="2"/>
  </w:num>
  <w:num w:numId="41" w16cid:durableId="1815636838">
    <w:abstractNumId w:val="123"/>
  </w:num>
  <w:num w:numId="42" w16cid:durableId="1721828451">
    <w:abstractNumId w:val="14"/>
  </w:num>
  <w:num w:numId="43" w16cid:durableId="385683966">
    <w:abstractNumId w:val="145"/>
  </w:num>
  <w:num w:numId="44" w16cid:durableId="1671592255">
    <w:abstractNumId w:val="59"/>
  </w:num>
  <w:num w:numId="45" w16cid:durableId="2061709705">
    <w:abstractNumId w:val="83"/>
  </w:num>
  <w:num w:numId="46" w16cid:durableId="1367874400">
    <w:abstractNumId w:val="23"/>
  </w:num>
  <w:num w:numId="47" w16cid:durableId="1098527905">
    <w:abstractNumId w:val="133"/>
  </w:num>
  <w:num w:numId="48" w16cid:durableId="1793130627">
    <w:abstractNumId w:val="61"/>
  </w:num>
  <w:num w:numId="49" w16cid:durableId="974457434">
    <w:abstractNumId w:val="76"/>
  </w:num>
  <w:num w:numId="50" w16cid:durableId="901406162">
    <w:abstractNumId w:val="79"/>
  </w:num>
  <w:num w:numId="51" w16cid:durableId="658728153">
    <w:abstractNumId w:val="116"/>
  </w:num>
  <w:num w:numId="52" w16cid:durableId="494033920">
    <w:abstractNumId w:val="42"/>
  </w:num>
  <w:num w:numId="53" w16cid:durableId="464658305">
    <w:abstractNumId w:val="44"/>
  </w:num>
  <w:num w:numId="54" w16cid:durableId="1940404654">
    <w:abstractNumId w:val="81"/>
  </w:num>
  <w:num w:numId="55" w16cid:durableId="63377785">
    <w:abstractNumId w:val="139"/>
  </w:num>
  <w:num w:numId="56" w16cid:durableId="1876195449">
    <w:abstractNumId w:val="17"/>
  </w:num>
  <w:num w:numId="57" w16cid:durableId="703289344">
    <w:abstractNumId w:val="5"/>
  </w:num>
  <w:num w:numId="58" w16cid:durableId="588730310">
    <w:abstractNumId w:val="51"/>
  </w:num>
  <w:num w:numId="59" w16cid:durableId="1619992996">
    <w:abstractNumId w:val="52"/>
  </w:num>
  <w:num w:numId="60" w16cid:durableId="73669226">
    <w:abstractNumId w:val="101"/>
  </w:num>
  <w:num w:numId="61" w16cid:durableId="1295798072">
    <w:abstractNumId w:val="18"/>
  </w:num>
  <w:num w:numId="62" w16cid:durableId="1880627956">
    <w:abstractNumId w:val="89"/>
  </w:num>
  <w:num w:numId="63" w16cid:durableId="1873299521">
    <w:abstractNumId w:val="54"/>
  </w:num>
  <w:num w:numId="64" w16cid:durableId="1939361124">
    <w:abstractNumId w:val="34"/>
  </w:num>
  <w:num w:numId="65" w16cid:durableId="2052533817">
    <w:abstractNumId w:val="71"/>
  </w:num>
  <w:num w:numId="66" w16cid:durableId="278798578">
    <w:abstractNumId w:val="7"/>
  </w:num>
  <w:num w:numId="67" w16cid:durableId="1601523714">
    <w:abstractNumId w:val="50"/>
  </w:num>
  <w:num w:numId="68" w16cid:durableId="642854469">
    <w:abstractNumId w:val="28"/>
  </w:num>
  <w:num w:numId="69" w16cid:durableId="1246915779">
    <w:abstractNumId w:val="92"/>
  </w:num>
  <w:num w:numId="70" w16cid:durableId="51541732">
    <w:abstractNumId w:val="72"/>
  </w:num>
  <w:num w:numId="71" w16cid:durableId="1928615415">
    <w:abstractNumId w:val="118"/>
  </w:num>
  <w:num w:numId="72" w16cid:durableId="601766935">
    <w:abstractNumId w:val="31"/>
  </w:num>
  <w:num w:numId="73" w16cid:durableId="623194625">
    <w:abstractNumId w:val="132"/>
  </w:num>
  <w:num w:numId="74" w16cid:durableId="482430334">
    <w:abstractNumId w:val="136"/>
  </w:num>
  <w:num w:numId="75" w16cid:durableId="1393961295">
    <w:abstractNumId w:val="37"/>
  </w:num>
  <w:num w:numId="76" w16cid:durableId="156966173">
    <w:abstractNumId w:val="3"/>
  </w:num>
  <w:num w:numId="77" w16cid:durableId="1513911696">
    <w:abstractNumId w:val="4"/>
  </w:num>
  <w:num w:numId="78" w16cid:durableId="565259662">
    <w:abstractNumId w:val="113"/>
  </w:num>
  <w:num w:numId="79" w16cid:durableId="581305048">
    <w:abstractNumId w:val="111"/>
  </w:num>
  <w:num w:numId="80" w16cid:durableId="163471837">
    <w:abstractNumId w:val="142"/>
  </w:num>
  <w:num w:numId="81" w16cid:durableId="2099716362">
    <w:abstractNumId w:val="53"/>
  </w:num>
  <w:num w:numId="82" w16cid:durableId="325207714">
    <w:abstractNumId w:val="40"/>
  </w:num>
  <w:num w:numId="83" w16cid:durableId="1111363536">
    <w:abstractNumId w:val="9"/>
  </w:num>
  <w:num w:numId="84" w16cid:durableId="1962956939">
    <w:abstractNumId w:val="99"/>
  </w:num>
  <w:num w:numId="85" w16cid:durableId="856886757">
    <w:abstractNumId w:val="11"/>
  </w:num>
  <w:num w:numId="86" w16cid:durableId="697584014">
    <w:abstractNumId w:val="90"/>
  </w:num>
  <w:num w:numId="87" w16cid:durableId="1611430673">
    <w:abstractNumId w:val="41"/>
  </w:num>
  <w:num w:numId="88" w16cid:durableId="1166673662">
    <w:abstractNumId w:val="20"/>
  </w:num>
  <w:num w:numId="89" w16cid:durableId="532502243">
    <w:abstractNumId w:val="131"/>
  </w:num>
  <w:num w:numId="90" w16cid:durableId="808939574">
    <w:abstractNumId w:val="27"/>
  </w:num>
  <w:num w:numId="91" w16cid:durableId="1714764660">
    <w:abstractNumId w:val="35"/>
  </w:num>
  <w:num w:numId="92" w16cid:durableId="319501986">
    <w:abstractNumId w:val="10"/>
  </w:num>
  <w:num w:numId="93" w16cid:durableId="825172951">
    <w:abstractNumId w:val="65"/>
  </w:num>
  <w:num w:numId="94" w16cid:durableId="1455171711">
    <w:abstractNumId w:val="21"/>
  </w:num>
  <w:num w:numId="95" w16cid:durableId="1419792394">
    <w:abstractNumId w:val="94"/>
  </w:num>
  <w:num w:numId="96" w16cid:durableId="7028912">
    <w:abstractNumId w:val="108"/>
  </w:num>
  <w:num w:numId="97" w16cid:durableId="767116116">
    <w:abstractNumId w:val="104"/>
  </w:num>
  <w:num w:numId="98" w16cid:durableId="1589584085">
    <w:abstractNumId w:val="68"/>
  </w:num>
  <w:num w:numId="99" w16cid:durableId="232080455">
    <w:abstractNumId w:val="78"/>
  </w:num>
  <w:num w:numId="100" w16cid:durableId="284317225">
    <w:abstractNumId w:val="55"/>
  </w:num>
  <w:num w:numId="101" w16cid:durableId="2041541573">
    <w:abstractNumId w:val="49"/>
  </w:num>
  <w:num w:numId="102" w16cid:durableId="1057901429">
    <w:abstractNumId w:val="46"/>
  </w:num>
  <w:num w:numId="103" w16cid:durableId="167906704">
    <w:abstractNumId w:val="137"/>
  </w:num>
  <w:num w:numId="104" w16cid:durableId="1684084738">
    <w:abstractNumId w:val="13"/>
  </w:num>
  <w:num w:numId="105" w16cid:durableId="322854485">
    <w:abstractNumId w:val="80"/>
  </w:num>
  <w:num w:numId="106" w16cid:durableId="570316124">
    <w:abstractNumId w:val="33"/>
  </w:num>
  <w:num w:numId="107" w16cid:durableId="1761021049">
    <w:abstractNumId w:val="1"/>
  </w:num>
  <w:num w:numId="108" w16cid:durableId="2008702188">
    <w:abstractNumId w:val="144"/>
  </w:num>
  <w:num w:numId="109" w16cid:durableId="1204563124">
    <w:abstractNumId w:val="24"/>
  </w:num>
  <w:num w:numId="110" w16cid:durableId="17395658">
    <w:abstractNumId w:val="62"/>
  </w:num>
  <w:num w:numId="111" w16cid:durableId="492376440">
    <w:abstractNumId w:val="128"/>
  </w:num>
  <w:num w:numId="112" w16cid:durableId="1519729792">
    <w:abstractNumId w:val="91"/>
  </w:num>
  <w:num w:numId="113" w16cid:durableId="819421916">
    <w:abstractNumId w:val="64"/>
  </w:num>
  <w:num w:numId="114" w16cid:durableId="2141876720">
    <w:abstractNumId w:val="109"/>
  </w:num>
  <w:num w:numId="115" w16cid:durableId="1050226438">
    <w:abstractNumId w:val="98"/>
  </w:num>
  <w:num w:numId="116" w16cid:durableId="947347195">
    <w:abstractNumId w:val="88"/>
  </w:num>
  <w:num w:numId="117" w16cid:durableId="452872865">
    <w:abstractNumId w:val="127"/>
  </w:num>
  <w:num w:numId="118" w16cid:durableId="519779395">
    <w:abstractNumId w:val="75"/>
  </w:num>
  <w:num w:numId="119" w16cid:durableId="714236113">
    <w:abstractNumId w:val="58"/>
  </w:num>
  <w:num w:numId="120" w16cid:durableId="580022261">
    <w:abstractNumId w:val="121"/>
  </w:num>
  <w:num w:numId="121" w16cid:durableId="541596374">
    <w:abstractNumId w:val="114"/>
  </w:num>
  <w:num w:numId="122" w16cid:durableId="519666976">
    <w:abstractNumId w:val="56"/>
  </w:num>
  <w:num w:numId="123" w16cid:durableId="1802112583">
    <w:abstractNumId w:val="16"/>
  </w:num>
  <w:num w:numId="124" w16cid:durableId="1192064712">
    <w:abstractNumId w:val="107"/>
  </w:num>
  <w:num w:numId="125" w16cid:durableId="1708143324">
    <w:abstractNumId w:val="67"/>
  </w:num>
  <w:num w:numId="126" w16cid:durableId="2097743909">
    <w:abstractNumId w:val="120"/>
  </w:num>
  <w:num w:numId="127" w16cid:durableId="1199077271">
    <w:abstractNumId w:val="39"/>
  </w:num>
  <w:num w:numId="128" w16cid:durableId="1164659240">
    <w:abstractNumId w:val="63"/>
  </w:num>
  <w:num w:numId="129" w16cid:durableId="1048064184">
    <w:abstractNumId w:val="48"/>
  </w:num>
  <w:num w:numId="130" w16cid:durableId="1778670668">
    <w:abstractNumId w:val="57"/>
  </w:num>
  <w:num w:numId="131" w16cid:durableId="2087996633">
    <w:abstractNumId w:val="25"/>
  </w:num>
  <w:num w:numId="132" w16cid:durableId="1531140143">
    <w:abstractNumId w:val="125"/>
  </w:num>
  <w:num w:numId="133" w16cid:durableId="1620604912">
    <w:abstractNumId w:val="97"/>
  </w:num>
  <w:num w:numId="134" w16cid:durableId="112335801">
    <w:abstractNumId w:val="135"/>
  </w:num>
  <w:num w:numId="135" w16cid:durableId="662003560">
    <w:abstractNumId w:val="70"/>
  </w:num>
  <w:num w:numId="136" w16cid:durableId="946078906">
    <w:abstractNumId w:val="106"/>
  </w:num>
  <w:num w:numId="137" w16cid:durableId="1948536035">
    <w:abstractNumId w:val="12"/>
  </w:num>
  <w:num w:numId="138" w16cid:durableId="554007891">
    <w:abstractNumId w:val="115"/>
  </w:num>
  <w:num w:numId="139" w16cid:durableId="523522603">
    <w:abstractNumId w:val="138"/>
  </w:num>
  <w:num w:numId="140" w16cid:durableId="248000629">
    <w:abstractNumId w:val="126"/>
  </w:num>
  <w:num w:numId="141" w16cid:durableId="594442608">
    <w:abstractNumId w:val="86"/>
  </w:num>
  <w:num w:numId="142" w16cid:durableId="1822768894">
    <w:abstractNumId w:val="22"/>
  </w:num>
  <w:num w:numId="143" w16cid:durableId="2109619815">
    <w:abstractNumId w:val="117"/>
  </w:num>
  <w:num w:numId="144" w16cid:durableId="859661143">
    <w:abstractNumId w:val="47"/>
  </w:num>
  <w:num w:numId="145" w16cid:durableId="1006636107">
    <w:abstractNumId w:val="105"/>
  </w:num>
  <w:num w:numId="146" w16cid:durableId="1970471166">
    <w:abstractNumId w:val="87"/>
  </w:num>
  <w:numIdMacAtCleanup w:val="19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Pamidi,Sushma">
    <w15:presenceInfo w15:providerId="AD" w15:userId="S::S546195@nwmissouri.edu::74ae047a-a3cb-448e-a038-6098511a777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6C2C"/>
    <w:rsid w:val="0000086F"/>
    <w:rsid w:val="00001CCD"/>
    <w:rsid w:val="00001E59"/>
    <w:rsid w:val="00002F63"/>
    <w:rsid w:val="00003BE6"/>
    <w:rsid w:val="0000418F"/>
    <w:rsid w:val="000044C0"/>
    <w:rsid w:val="00004D0B"/>
    <w:rsid w:val="000154FB"/>
    <w:rsid w:val="000164AA"/>
    <w:rsid w:val="00020DD5"/>
    <w:rsid w:val="00021181"/>
    <w:rsid w:val="0002484F"/>
    <w:rsid w:val="000248E7"/>
    <w:rsid w:val="000256F3"/>
    <w:rsid w:val="00025ADE"/>
    <w:rsid w:val="00027CBF"/>
    <w:rsid w:val="00030C0B"/>
    <w:rsid w:val="000310C6"/>
    <w:rsid w:val="0003125B"/>
    <w:rsid w:val="00031551"/>
    <w:rsid w:val="0003286A"/>
    <w:rsid w:val="00032B25"/>
    <w:rsid w:val="00037DDD"/>
    <w:rsid w:val="0004283B"/>
    <w:rsid w:val="0004347F"/>
    <w:rsid w:val="00044050"/>
    <w:rsid w:val="00044611"/>
    <w:rsid w:val="00045C5E"/>
    <w:rsid w:val="0004773A"/>
    <w:rsid w:val="000509C7"/>
    <w:rsid w:val="0005337B"/>
    <w:rsid w:val="000553B1"/>
    <w:rsid w:val="00057155"/>
    <w:rsid w:val="0005796E"/>
    <w:rsid w:val="00057B32"/>
    <w:rsid w:val="00060912"/>
    <w:rsid w:val="0006178A"/>
    <w:rsid w:val="000622A3"/>
    <w:rsid w:val="00062751"/>
    <w:rsid w:val="00062D95"/>
    <w:rsid w:val="0006311E"/>
    <w:rsid w:val="00063B84"/>
    <w:rsid w:val="000641A2"/>
    <w:rsid w:val="00064BB0"/>
    <w:rsid w:val="0006633D"/>
    <w:rsid w:val="000669E2"/>
    <w:rsid w:val="0006737B"/>
    <w:rsid w:val="00070B02"/>
    <w:rsid w:val="000729B4"/>
    <w:rsid w:val="00073F80"/>
    <w:rsid w:val="000766CB"/>
    <w:rsid w:val="00076771"/>
    <w:rsid w:val="00076881"/>
    <w:rsid w:val="00076B40"/>
    <w:rsid w:val="0008038C"/>
    <w:rsid w:val="00085BFE"/>
    <w:rsid w:val="00086051"/>
    <w:rsid w:val="00086349"/>
    <w:rsid w:val="00086598"/>
    <w:rsid w:val="00090C2E"/>
    <w:rsid w:val="00092FED"/>
    <w:rsid w:val="00093BEC"/>
    <w:rsid w:val="00094C62"/>
    <w:rsid w:val="00094DB9"/>
    <w:rsid w:val="0009538D"/>
    <w:rsid w:val="000954D4"/>
    <w:rsid w:val="00095A44"/>
    <w:rsid w:val="00096C59"/>
    <w:rsid w:val="00097C72"/>
    <w:rsid w:val="000A06DB"/>
    <w:rsid w:val="000A0850"/>
    <w:rsid w:val="000A14FE"/>
    <w:rsid w:val="000A421D"/>
    <w:rsid w:val="000A504D"/>
    <w:rsid w:val="000B0CB3"/>
    <w:rsid w:val="000B18C3"/>
    <w:rsid w:val="000B2088"/>
    <w:rsid w:val="000B21E9"/>
    <w:rsid w:val="000B2499"/>
    <w:rsid w:val="000B24CA"/>
    <w:rsid w:val="000B362D"/>
    <w:rsid w:val="000B39A8"/>
    <w:rsid w:val="000B5A14"/>
    <w:rsid w:val="000B6373"/>
    <w:rsid w:val="000B6BBC"/>
    <w:rsid w:val="000B7EF4"/>
    <w:rsid w:val="000C0333"/>
    <w:rsid w:val="000C0E68"/>
    <w:rsid w:val="000C11CF"/>
    <w:rsid w:val="000C1AA4"/>
    <w:rsid w:val="000C53BA"/>
    <w:rsid w:val="000C7DAC"/>
    <w:rsid w:val="000D199C"/>
    <w:rsid w:val="000D3F6F"/>
    <w:rsid w:val="000D423E"/>
    <w:rsid w:val="000D4420"/>
    <w:rsid w:val="000D45A9"/>
    <w:rsid w:val="000D4700"/>
    <w:rsid w:val="000D4D9D"/>
    <w:rsid w:val="000D5298"/>
    <w:rsid w:val="000D6F2A"/>
    <w:rsid w:val="000D7560"/>
    <w:rsid w:val="000D7D2C"/>
    <w:rsid w:val="000E1429"/>
    <w:rsid w:val="000E1B37"/>
    <w:rsid w:val="000E299D"/>
    <w:rsid w:val="000E4058"/>
    <w:rsid w:val="000E409B"/>
    <w:rsid w:val="000E47D2"/>
    <w:rsid w:val="000E5A2D"/>
    <w:rsid w:val="000E5A5E"/>
    <w:rsid w:val="000E5B03"/>
    <w:rsid w:val="000E701F"/>
    <w:rsid w:val="000E7447"/>
    <w:rsid w:val="000E7E07"/>
    <w:rsid w:val="000F097C"/>
    <w:rsid w:val="000F108C"/>
    <w:rsid w:val="000F10FF"/>
    <w:rsid w:val="000F12AD"/>
    <w:rsid w:val="000F1989"/>
    <w:rsid w:val="000F19F7"/>
    <w:rsid w:val="000F2523"/>
    <w:rsid w:val="000F278C"/>
    <w:rsid w:val="000F4CFD"/>
    <w:rsid w:val="000F6C89"/>
    <w:rsid w:val="000F78EE"/>
    <w:rsid w:val="000F7C14"/>
    <w:rsid w:val="000F7EE6"/>
    <w:rsid w:val="00100335"/>
    <w:rsid w:val="00100BBE"/>
    <w:rsid w:val="00101FC7"/>
    <w:rsid w:val="00103AAC"/>
    <w:rsid w:val="0010403E"/>
    <w:rsid w:val="001045E4"/>
    <w:rsid w:val="001047AD"/>
    <w:rsid w:val="00104803"/>
    <w:rsid w:val="00104B05"/>
    <w:rsid w:val="00104DE5"/>
    <w:rsid w:val="0010540F"/>
    <w:rsid w:val="00105BC5"/>
    <w:rsid w:val="00106ACF"/>
    <w:rsid w:val="00107F6D"/>
    <w:rsid w:val="001123AD"/>
    <w:rsid w:val="0011293A"/>
    <w:rsid w:val="001131FF"/>
    <w:rsid w:val="00113EF2"/>
    <w:rsid w:val="00114561"/>
    <w:rsid w:val="0011495F"/>
    <w:rsid w:val="001149C4"/>
    <w:rsid w:val="00114F1B"/>
    <w:rsid w:val="00115099"/>
    <w:rsid w:val="0011615B"/>
    <w:rsid w:val="0011677C"/>
    <w:rsid w:val="00116FE7"/>
    <w:rsid w:val="001175ED"/>
    <w:rsid w:val="00117B27"/>
    <w:rsid w:val="00122457"/>
    <w:rsid w:val="00122943"/>
    <w:rsid w:val="00125970"/>
    <w:rsid w:val="00126827"/>
    <w:rsid w:val="00126F74"/>
    <w:rsid w:val="00127D4A"/>
    <w:rsid w:val="00130DA0"/>
    <w:rsid w:val="00132418"/>
    <w:rsid w:val="00132AE0"/>
    <w:rsid w:val="00133297"/>
    <w:rsid w:val="001352BE"/>
    <w:rsid w:val="001363F8"/>
    <w:rsid w:val="00136B24"/>
    <w:rsid w:val="0014064F"/>
    <w:rsid w:val="0014066D"/>
    <w:rsid w:val="0014100D"/>
    <w:rsid w:val="001413E4"/>
    <w:rsid w:val="00142E00"/>
    <w:rsid w:val="00143705"/>
    <w:rsid w:val="0014545F"/>
    <w:rsid w:val="00146119"/>
    <w:rsid w:val="001471E6"/>
    <w:rsid w:val="00152013"/>
    <w:rsid w:val="001521F1"/>
    <w:rsid w:val="00152A3D"/>
    <w:rsid w:val="001538B9"/>
    <w:rsid w:val="00154405"/>
    <w:rsid w:val="00155A1E"/>
    <w:rsid w:val="00156A10"/>
    <w:rsid w:val="001601A0"/>
    <w:rsid w:val="001602F3"/>
    <w:rsid w:val="0016036D"/>
    <w:rsid w:val="00160B0A"/>
    <w:rsid w:val="00160F93"/>
    <w:rsid w:val="00161051"/>
    <w:rsid w:val="00164D48"/>
    <w:rsid w:val="00165E24"/>
    <w:rsid w:val="00167255"/>
    <w:rsid w:val="00167C84"/>
    <w:rsid w:val="0017012D"/>
    <w:rsid w:val="0017031A"/>
    <w:rsid w:val="001724F7"/>
    <w:rsid w:val="00174A0F"/>
    <w:rsid w:val="00175227"/>
    <w:rsid w:val="00175BEB"/>
    <w:rsid w:val="00175E90"/>
    <w:rsid w:val="001761A7"/>
    <w:rsid w:val="00176535"/>
    <w:rsid w:val="00177E86"/>
    <w:rsid w:val="001827DB"/>
    <w:rsid w:val="00183F2A"/>
    <w:rsid w:val="001845B8"/>
    <w:rsid w:val="0019233C"/>
    <w:rsid w:val="00193012"/>
    <w:rsid w:val="0019371B"/>
    <w:rsid w:val="0019403C"/>
    <w:rsid w:val="00194586"/>
    <w:rsid w:val="0019541D"/>
    <w:rsid w:val="00195A5B"/>
    <w:rsid w:val="00197A18"/>
    <w:rsid w:val="001A2421"/>
    <w:rsid w:val="001A3782"/>
    <w:rsid w:val="001A3FF0"/>
    <w:rsid w:val="001A44AC"/>
    <w:rsid w:val="001A4EA0"/>
    <w:rsid w:val="001A54F6"/>
    <w:rsid w:val="001A5A72"/>
    <w:rsid w:val="001A6C7E"/>
    <w:rsid w:val="001B0D02"/>
    <w:rsid w:val="001B0F39"/>
    <w:rsid w:val="001B191E"/>
    <w:rsid w:val="001B1B1B"/>
    <w:rsid w:val="001B1E07"/>
    <w:rsid w:val="001B2073"/>
    <w:rsid w:val="001B23FC"/>
    <w:rsid w:val="001B33DC"/>
    <w:rsid w:val="001B342A"/>
    <w:rsid w:val="001B3CCC"/>
    <w:rsid w:val="001B44D0"/>
    <w:rsid w:val="001B4B24"/>
    <w:rsid w:val="001B59E6"/>
    <w:rsid w:val="001B59EC"/>
    <w:rsid w:val="001B646D"/>
    <w:rsid w:val="001C10D8"/>
    <w:rsid w:val="001C2E57"/>
    <w:rsid w:val="001C3D5D"/>
    <w:rsid w:val="001C5A6B"/>
    <w:rsid w:val="001C63AE"/>
    <w:rsid w:val="001C6547"/>
    <w:rsid w:val="001C6BEB"/>
    <w:rsid w:val="001C6F4B"/>
    <w:rsid w:val="001D0337"/>
    <w:rsid w:val="001D1CC6"/>
    <w:rsid w:val="001D2C25"/>
    <w:rsid w:val="001D3977"/>
    <w:rsid w:val="001D5941"/>
    <w:rsid w:val="001D71E8"/>
    <w:rsid w:val="001E084D"/>
    <w:rsid w:val="001E1F81"/>
    <w:rsid w:val="001E1FCE"/>
    <w:rsid w:val="001E29B2"/>
    <w:rsid w:val="001E2D6F"/>
    <w:rsid w:val="001E34F7"/>
    <w:rsid w:val="001E368F"/>
    <w:rsid w:val="001E3FF2"/>
    <w:rsid w:val="001E48EE"/>
    <w:rsid w:val="001E6256"/>
    <w:rsid w:val="001F03A1"/>
    <w:rsid w:val="001F0C30"/>
    <w:rsid w:val="001F2CD6"/>
    <w:rsid w:val="001F46B5"/>
    <w:rsid w:val="001F518D"/>
    <w:rsid w:val="001F6C9C"/>
    <w:rsid w:val="001F7F92"/>
    <w:rsid w:val="002014F7"/>
    <w:rsid w:val="002028EE"/>
    <w:rsid w:val="00202A91"/>
    <w:rsid w:val="0020632E"/>
    <w:rsid w:val="00210C55"/>
    <w:rsid w:val="00211333"/>
    <w:rsid w:val="002117D7"/>
    <w:rsid w:val="002149D8"/>
    <w:rsid w:val="00216FC8"/>
    <w:rsid w:val="00217361"/>
    <w:rsid w:val="00217855"/>
    <w:rsid w:val="00220115"/>
    <w:rsid w:val="00220360"/>
    <w:rsid w:val="0022199E"/>
    <w:rsid w:val="00221B28"/>
    <w:rsid w:val="00221B7A"/>
    <w:rsid w:val="00222EC2"/>
    <w:rsid w:val="00223623"/>
    <w:rsid w:val="00223ED6"/>
    <w:rsid w:val="00224DBB"/>
    <w:rsid w:val="00227DEB"/>
    <w:rsid w:val="00230EEB"/>
    <w:rsid w:val="002313F9"/>
    <w:rsid w:val="00232A5D"/>
    <w:rsid w:val="0023332E"/>
    <w:rsid w:val="00233533"/>
    <w:rsid w:val="00233821"/>
    <w:rsid w:val="00233E08"/>
    <w:rsid w:val="00234713"/>
    <w:rsid w:val="0023523A"/>
    <w:rsid w:val="0023542E"/>
    <w:rsid w:val="002355BA"/>
    <w:rsid w:val="0023669A"/>
    <w:rsid w:val="00236ABF"/>
    <w:rsid w:val="00237395"/>
    <w:rsid w:val="00237A5E"/>
    <w:rsid w:val="002402B7"/>
    <w:rsid w:val="00240629"/>
    <w:rsid w:val="00240A9F"/>
    <w:rsid w:val="00241F4E"/>
    <w:rsid w:val="0024221F"/>
    <w:rsid w:val="00242599"/>
    <w:rsid w:val="002430C7"/>
    <w:rsid w:val="002431FA"/>
    <w:rsid w:val="00245998"/>
    <w:rsid w:val="00246840"/>
    <w:rsid w:val="00247FBA"/>
    <w:rsid w:val="00250F80"/>
    <w:rsid w:val="00251DBE"/>
    <w:rsid w:val="002541E3"/>
    <w:rsid w:val="0025571C"/>
    <w:rsid w:val="002607B3"/>
    <w:rsid w:val="00261520"/>
    <w:rsid w:val="002630D4"/>
    <w:rsid w:val="002630FA"/>
    <w:rsid w:val="00263FBD"/>
    <w:rsid w:val="00265747"/>
    <w:rsid w:val="00267611"/>
    <w:rsid w:val="00267BDF"/>
    <w:rsid w:val="00270E46"/>
    <w:rsid w:val="00271A6E"/>
    <w:rsid w:val="00272230"/>
    <w:rsid w:val="00272408"/>
    <w:rsid w:val="0027247A"/>
    <w:rsid w:val="00272C72"/>
    <w:rsid w:val="002732D2"/>
    <w:rsid w:val="002738FD"/>
    <w:rsid w:val="00273E36"/>
    <w:rsid w:val="002743E6"/>
    <w:rsid w:val="00275B52"/>
    <w:rsid w:val="00275B7D"/>
    <w:rsid w:val="00276849"/>
    <w:rsid w:val="00276A16"/>
    <w:rsid w:val="00277721"/>
    <w:rsid w:val="0028052A"/>
    <w:rsid w:val="00280A3C"/>
    <w:rsid w:val="00280B93"/>
    <w:rsid w:val="00280D46"/>
    <w:rsid w:val="0028133C"/>
    <w:rsid w:val="00281448"/>
    <w:rsid w:val="00281BC9"/>
    <w:rsid w:val="00283C2A"/>
    <w:rsid w:val="002847E7"/>
    <w:rsid w:val="002867E7"/>
    <w:rsid w:val="0028683C"/>
    <w:rsid w:val="00286EDB"/>
    <w:rsid w:val="00286F36"/>
    <w:rsid w:val="002900A4"/>
    <w:rsid w:val="00290139"/>
    <w:rsid w:val="00290A4F"/>
    <w:rsid w:val="00290F9E"/>
    <w:rsid w:val="00291C08"/>
    <w:rsid w:val="002922A5"/>
    <w:rsid w:val="002927C1"/>
    <w:rsid w:val="002929EE"/>
    <w:rsid w:val="00293729"/>
    <w:rsid w:val="00295C52"/>
    <w:rsid w:val="00296998"/>
    <w:rsid w:val="0029732B"/>
    <w:rsid w:val="002A0065"/>
    <w:rsid w:val="002A0103"/>
    <w:rsid w:val="002A1B21"/>
    <w:rsid w:val="002A3031"/>
    <w:rsid w:val="002A334A"/>
    <w:rsid w:val="002A5C18"/>
    <w:rsid w:val="002A6557"/>
    <w:rsid w:val="002A6E83"/>
    <w:rsid w:val="002A7F1B"/>
    <w:rsid w:val="002B0A40"/>
    <w:rsid w:val="002B0C06"/>
    <w:rsid w:val="002B1D4E"/>
    <w:rsid w:val="002B45F0"/>
    <w:rsid w:val="002B4CD2"/>
    <w:rsid w:val="002C0099"/>
    <w:rsid w:val="002C36DC"/>
    <w:rsid w:val="002C4773"/>
    <w:rsid w:val="002C4A79"/>
    <w:rsid w:val="002C4C2C"/>
    <w:rsid w:val="002C5598"/>
    <w:rsid w:val="002C5783"/>
    <w:rsid w:val="002C5C7C"/>
    <w:rsid w:val="002C61AA"/>
    <w:rsid w:val="002C6266"/>
    <w:rsid w:val="002C6333"/>
    <w:rsid w:val="002C74B2"/>
    <w:rsid w:val="002C7588"/>
    <w:rsid w:val="002C76E8"/>
    <w:rsid w:val="002D00C5"/>
    <w:rsid w:val="002D0AE7"/>
    <w:rsid w:val="002D1C0C"/>
    <w:rsid w:val="002D28DA"/>
    <w:rsid w:val="002D2B6F"/>
    <w:rsid w:val="002D32E4"/>
    <w:rsid w:val="002D40BB"/>
    <w:rsid w:val="002D6BB9"/>
    <w:rsid w:val="002D710A"/>
    <w:rsid w:val="002D71FE"/>
    <w:rsid w:val="002D7AC3"/>
    <w:rsid w:val="002D7B0F"/>
    <w:rsid w:val="002E0E08"/>
    <w:rsid w:val="002E10E0"/>
    <w:rsid w:val="002E1453"/>
    <w:rsid w:val="002E2287"/>
    <w:rsid w:val="002E4360"/>
    <w:rsid w:val="002E444B"/>
    <w:rsid w:val="002E4699"/>
    <w:rsid w:val="002E584E"/>
    <w:rsid w:val="002E762A"/>
    <w:rsid w:val="002F13F1"/>
    <w:rsid w:val="002F1DD3"/>
    <w:rsid w:val="002F3994"/>
    <w:rsid w:val="002F5156"/>
    <w:rsid w:val="002F5D37"/>
    <w:rsid w:val="002F6230"/>
    <w:rsid w:val="002F6AA6"/>
    <w:rsid w:val="002F74D8"/>
    <w:rsid w:val="002F7CA5"/>
    <w:rsid w:val="0030075A"/>
    <w:rsid w:val="00300B77"/>
    <w:rsid w:val="003022B5"/>
    <w:rsid w:val="00302A97"/>
    <w:rsid w:val="00303DAD"/>
    <w:rsid w:val="0030442D"/>
    <w:rsid w:val="003057D2"/>
    <w:rsid w:val="00310AB9"/>
    <w:rsid w:val="003117F2"/>
    <w:rsid w:val="00313971"/>
    <w:rsid w:val="00314742"/>
    <w:rsid w:val="003156C7"/>
    <w:rsid w:val="00316C2C"/>
    <w:rsid w:val="003174CE"/>
    <w:rsid w:val="00317D12"/>
    <w:rsid w:val="00321826"/>
    <w:rsid w:val="00323718"/>
    <w:rsid w:val="00325B3C"/>
    <w:rsid w:val="00325E47"/>
    <w:rsid w:val="00326FD7"/>
    <w:rsid w:val="00327342"/>
    <w:rsid w:val="003306D2"/>
    <w:rsid w:val="00330766"/>
    <w:rsid w:val="00330F30"/>
    <w:rsid w:val="0033431E"/>
    <w:rsid w:val="00334C8C"/>
    <w:rsid w:val="003350E1"/>
    <w:rsid w:val="00335AB1"/>
    <w:rsid w:val="00335E4A"/>
    <w:rsid w:val="00336FB1"/>
    <w:rsid w:val="003417C0"/>
    <w:rsid w:val="00341AAD"/>
    <w:rsid w:val="00343ABF"/>
    <w:rsid w:val="00343AEE"/>
    <w:rsid w:val="003448FF"/>
    <w:rsid w:val="0034510B"/>
    <w:rsid w:val="00353225"/>
    <w:rsid w:val="00354CCE"/>
    <w:rsid w:val="0035543B"/>
    <w:rsid w:val="00356F98"/>
    <w:rsid w:val="0035710A"/>
    <w:rsid w:val="003579B0"/>
    <w:rsid w:val="00360D33"/>
    <w:rsid w:val="003614C0"/>
    <w:rsid w:val="003615C5"/>
    <w:rsid w:val="00361C4D"/>
    <w:rsid w:val="00361E14"/>
    <w:rsid w:val="00364E88"/>
    <w:rsid w:val="003650C7"/>
    <w:rsid w:val="003659ED"/>
    <w:rsid w:val="003663BD"/>
    <w:rsid w:val="00366F30"/>
    <w:rsid w:val="00370B91"/>
    <w:rsid w:val="00371C16"/>
    <w:rsid w:val="00372D42"/>
    <w:rsid w:val="00374375"/>
    <w:rsid w:val="00374B96"/>
    <w:rsid w:val="00375902"/>
    <w:rsid w:val="00380E8D"/>
    <w:rsid w:val="003813CA"/>
    <w:rsid w:val="00381F8F"/>
    <w:rsid w:val="00384E4A"/>
    <w:rsid w:val="00385887"/>
    <w:rsid w:val="00387BB8"/>
    <w:rsid w:val="00391392"/>
    <w:rsid w:val="00391B0B"/>
    <w:rsid w:val="00391D4C"/>
    <w:rsid w:val="0039445F"/>
    <w:rsid w:val="00394852"/>
    <w:rsid w:val="0039499A"/>
    <w:rsid w:val="00395431"/>
    <w:rsid w:val="00396690"/>
    <w:rsid w:val="003970F4"/>
    <w:rsid w:val="00397513"/>
    <w:rsid w:val="003A1248"/>
    <w:rsid w:val="003A21EA"/>
    <w:rsid w:val="003A230D"/>
    <w:rsid w:val="003A2A8B"/>
    <w:rsid w:val="003A2EFB"/>
    <w:rsid w:val="003A4C8E"/>
    <w:rsid w:val="003A537F"/>
    <w:rsid w:val="003A6A17"/>
    <w:rsid w:val="003B041E"/>
    <w:rsid w:val="003B11C5"/>
    <w:rsid w:val="003B1839"/>
    <w:rsid w:val="003B4494"/>
    <w:rsid w:val="003B45EF"/>
    <w:rsid w:val="003B4D72"/>
    <w:rsid w:val="003B4E68"/>
    <w:rsid w:val="003B5498"/>
    <w:rsid w:val="003B60A0"/>
    <w:rsid w:val="003B68DF"/>
    <w:rsid w:val="003C03FE"/>
    <w:rsid w:val="003C4598"/>
    <w:rsid w:val="003C52D7"/>
    <w:rsid w:val="003C636F"/>
    <w:rsid w:val="003C64F2"/>
    <w:rsid w:val="003C6B14"/>
    <w:rsid w:val="003C6CEC"/>
    <w:rsid w:val="003D098B"/>
    <w:rsid w:val="003D0AEC"/>
    <w:rsid w:val="003D10F3"/>
    <w:rsid w:val="003D701B"/>
    <w:rsid w:val="003D70DA"/>
    <w:rsid w:val="003E0E8D"/>
    <w:rsid w:val="003E1945"/>
    <w:rsid w:val="003E1FA9"/>
    <w:rsid w:val="003E2353"/>
    <w:rsid w:val="003E3001"/>
    <w:rsid w:val="003E4945"/>
    <w:rsid w:val="003E521C"/>
    <w:rsid w:val="003E6854"/>
    <w:rsid w:val="003E6A15"/>
    <w:rsid w:val="003E6EB0"/>
    <w:rsid w:val="003E7485"/>
    <w:rsid w:val="003E78CB"/>
    <w:rsid w:val="003F011A"/>
    <w:rsid w:val="003F33AC"/>
    <w:rsid w:val="003F353A"/>
    <w:rsid w:val="003F3F82"/>
    <w:rsid w:val="003F4D77"/>
    <w:rsid w:val="003F52F7"/>
    <w:rsid w:val="003F59E4"/>
    <w:rsid w:val="003F5D7F"/>
    <w:rsid w:val="003F6A0B"/>
    <w:rsid w:val="00400847"/>
    <w:rsid w:val="00400FB9"/>
    <w:rsid w:val="004014C2"/>
    <w:rsid w:val="00401B8A"/>
    <w:rsid w:val="00403770"/>
    <w:rsid w:val="00404790"/>
    <w:rsid w:val="00405AA0"/>
    <w:rsid w:val="00405E89"/>
    <w:rsid w:val="00405F72"/>
    <w:rsid w:val="0040668B"/>
    <w:rsid w:val="004069B7"/>
    <w:rsid w:val="004077F2"/>
    <w:rsid w:val="00407AB4"/>
    <w:rsid w:val="00410691"/>
    <w:rsid w:val="00410A66"/>
    <w:rsid w:val="00410A7D"/>
    <w:rsid w:val="0041142E"/>
    <w:rsid w:val="00411504"/>
    <w:rsid w:val="0041312C"/>
    <w:rsid w:val="00413AC9"/>
    <w:rsid w:val="004140A5"/>
    <w:rsid w:val="0041537C"/>
    <w:rsid w:val="00416C3C"/>
    <w:rsid w:val="00416FFE"/>
    <w:rsid w:val="004171C0"/>
    <w:rsid w:val="004211E9"/>
    <w:rsid w:val="00423714"/>
    <w:rsid w:val="004249D7"/>
    <w:rsid w:val="00426F44"/>
    <w:rsid w:val="004310F6"/>
    <w:rsid w:val="004319AD"/>
    <w:rsid w:val="00432705"/>
    <w:rsid w:val="00432778"/>
    <w:rsid w:val="004333C7"/>
    <w:rsid w:val="00433F04"/>
    <w:rsid w:val="004342B0"/>
    <w:rsid w:val="00434813"/>
    <w:rsid w:val="00435020"/>
    <w:rsid w:val="004354DE"/>
    <w:rsid w:val="00436018"/>
    <w:rsid w:val="004367EB"/>
    <w:rsid w:val="00437F42"/>
    <w:rsid w:val="0044133D"/>
    <w:rsid w:val="00443750"/>
    <w:rsid w:val="00443E0F"/>
    <w:rsid w:val="0044448C"/>
    <w:rsid w:val="00444E24"/>
    <w:rsid w:val="00444F2C"/>
    <w:rsid w:val="00445326"/>
    <w:rsid w:val="00445795"/>
    <w:rsid w:val="00445E26"/>
    <w:rsid w:val="00446CD7"/>
    <w:rsid w:val="004475AA"/>
    <w:rsid w:val="00452864"/>
    <w:rsid w:val="004529BE"/>
    <w:rsid w:val="00453490"/>
    <w:rsid w:val="00455B0D"/>
    <w:rsid w:val="0045639A"/>
    <w:rsid w:val="00457492"/>
    <w:rsid w:val="004600CB"/>
    <w:rsid w:val="00462E45"/>
    <w:rsid w:val="004638FA"/>
    <w:rsid w:val="00464609"/>
    <w:rsid w:val="0046637F"/>
    <w:rsid w:val="004667C6"/>
    <w:rsid w:val="00471DA5"/>
    <w:rsid w:val="00471F6B"/>
    <w:rsid w:val="004745CC"/>
    <w:rsid w:val="00474C3E"/>
    <w:rsid w:val="00475847"/>
    <w:rsid w:val="00475A3D"/>
    <w:rsid w:val="004765F8"/>
    <w:rsid w:val="00480A29"/>
    <w:rsid w:val="00480FE0"/>
    <w:rsid w:val="00481642"/>
    <w:rsid w:val="004822C8"/>
    <w:rsid w:val="004822EE"/>
    <w:rsid w:val="004829EC"/>
    <w:rsid w:val="004832F1"/>
    <w:rsid w:val="00483387"/>
    <w:rsid w:val="004849C6"/>
    <w:rsid w:val="00485213"/>
    <w:rsid w:val="00485BCA"/>
    <w:rsid w:val="00486081"/>
    <w:rsid w:val="0048725D"/>
    <w:rsid w:val="004912BC"/>
    <w:rsid w:val="0049132E"/>
    <w:rsid w:val="00491492"/>
    <w:rsid w:val="0049685F"/>
    <w:rsid w:val="004A0704"/>
    <w:rsid w:val="004A168A"/>
    <w:rsid w:val="004A2AD3"/>
    <w:rsid w:val="004A2F3D"/>
    <w:rsid w:val="004A3AD4"/>
    <w:rsid w:val="004A4AE9"/>
    <w:rsid w:val="004A649C"/>
    <w:rsid w:val="004A7CE2"/>
    <w:rsid w:val="004B038A"/>
    <w:rsid w:val="004B1358"/>
    <w:rsid w:val="004B2743"/>
    <w:rsid w:val="004B298E"/>
    <w:rsid w:val="004B300D"/>
    <w:rsid w:val="004B6CF0"/>
    <w:rsid w:val="004C056D"/>
    <w:rsid w:val="004C121A"/>
    <w:rsid w:val="004C1E5E"/>
    <w:rsid w:val="004C3F0C"/>
    <w:rsid w:val="004C40F2"/>
    <w:rsid w:val="004C5287"/>
    <w:rsid w:val="004C5A77"/>
    <w:rsid w:val="004C675F"/>
    <w:rsid w:val="004C6ABB"/>
    <w:rsid w:val="004C787C"/>
    <w:rsid w:val="004D0E9A"/>
    <w:rsid w:val="004D1429"/>
    <w:rsid w:val="004D1637"/>
    <w:rsid w:val="004D29E8"/>
    <w:rsid w:val="004D38BB"/>
    <w:rsid w:val="004D4BAA"/>
    <w:rsid w:val="004D5A2F"/>
    <w:rsid w:val="004D5E39"/>
    <w:rsid w:val="004D621B"/>
    <w:rsid w:val="004D7B4C"/>
    <w:rsid w:val="004E02CB"/>
    <w:rsid w:val="004E0590"/>
    <w:rsid w:val="004E3106"/>
    <w:rsid w:val="004E45BE"/>
    <w:rsid w:val="004E4FAE"/>
    <w:rsid w:val="004E607F"/>
    <w:rsid w:val="004E6BD9"/>
    <w:rsid w:val="004F3A20"/>
    <w:rsid w:val="004F3F5C"/>
    <w:rsid w:val="004F448F"/>
    <w:rsid w:val="004F49ED"/>
    <w:rsid w:val="004F4BD3"/>
    <w:rsid w:val="004F4DA2"/>
    <w:rsid w:val="004F53B3"/>
    <w:rsid w:val="004F7B4D"/>
    <w:rsid w:val="00501EFD"/>
    <w:rsid w:val="00502B92"/>
    <w:rsid w:val="00503C5A"/>
    <w:rsid w:val="00503FC9"/>
    <w:rsid w:val="00504455"/>
    <w:rsid w:val="00506BCF"/>
    <w:rsid w:val="0051032D"/>
    <w:rsid w:val="005148E7"/>
    <w:rsid w:val="005158A3"/>
    <w:rsid w:val="005166F4"/>
    <w:rsid w:val="005172C7"/>
    <w:rsid w:val="005177BA"/>
    <w:rsid w:val="00517AA0"/>
    <w:rsid w:val="00520120"/>
    <w:rsid w:val="00520A5C"/>
    <w:rsid w:val="0052282F"/>
    <w:rsid w:val="00522C13"/>
    <w:rsid w:val="00523DCF"/>
    <w:rsid w:val="0052461D"/>
    <w:rsid w:val="0052571B"/>
    <w:rsid w:val="00525727"/>
    <w:rsid w:val="00526684"/>
    <w:rsid w:val="005270C4"/>
    <w:rsid w:val="005316AE"/>
    <w:rsid w:val="00533566"/>
    <w:rsid w:val="00533661"/>
    <w:rsid w:val="005340D8"/>
    <w:rsid w:val="00534B68"/>
    <w:rsid w:val="00535011"/>
    <w:rsid w:val="0053562C"/>
    <w:rsid w:val="005378C4"/>
    <w:rsid w:val="00537D0C"/>
    <w:rsid w:val="0054099F"/>
    <w:rsid w:val="0054160D"/>
    <w:rsid w:val="00542CC3"/>
    <w:rsid w:val="00542E71"/>
    <w:rsid w:val="00543364"/>
    <w:rsid w:val="005448CC"/>
    <w:rsid w:val="00544D92"/>
    <w:rsid w:val="00545890"/>
    <w:rsid w:val="00545AB1"/>
    <w:rsid w:val="0055002E"/>
    <w:rsid w:val="00550CE1"/>
    <w:rsid w:val="005514FE"/>
    <w:rsid w:val="005518B4"/>
    <w:rsid w:val="0055269D"/>
    <w:rsid w:val="00553A7B"/>
    <w:rsid w:val="00553D2A"/>
    <w:rsid w:val="00554B7D"/>
    <w:rsid w:val="00557043"/>
    <w:rsid w:val="005578B3"/>
    <w:rsid w:val="0056126D"/>
    <w:rsid w:val="00561E55"/>
    <w:rsid w:val="00563071"/>
    <w:rsid w:val="0056332D"/>
    <w:rsid w:val="00563C78"/>
    <w:rsid w:val="00566967"/>
    <w:rsid w:val="00566D0F"/>
    <w:rsid w:val="00567442"/>
    <w:rsid w:val="00570415"/>
    <w:rsid w:val="00571E9B"/>
    <w:rsid w:val="00573958"/>
    <w:rsid w:val="00574416"/>
    <w:rsid w:val="00574820"/>
    <w:rsid w:val="0057583D"/>
    <w:rsid w:val="005759F5"/>
    <w:rsid w:val="005777C8"/>
    <w:rsid w:val="00580020"/>
    <w:rsid w:val="005842AB"/>
    <w:rsid w:val="005849EC"/>
    <w:rsid w:val="005854CB"/>
    <w:rsid w:val="00586037"/>
    <w:rsid w:val="0059244A"/>
    <w:rsid w:val="0059280C"/>
    <w:rsid w:val="00593306"/>
    <w:rsid w:val="00594A53"/>
    <w:rsid w:val="00595758"/>
    <w:rsid w:val="00595F41"/>
    <w:rsid w:val="005964F6"/>
    <w:rsid w:val="00596F51"/>
    <w:rsid w:val="00597466"/>
    <w:rsid w:val="005978F3"/>
    <w:rsid w:val="005A0C2D"/>
    <w:rsid w:val="005A1A59"/>
    <w:rsid w:val="005A3354"/>
    <w:rsid w:val="005A3671"/>
    <w:rsid w:val="005A43B3"/>
    <w:rsid w:val="005A572C"/>
    <w:rsid w:val="005A603A"/>
    <w:rsid w:val="005A64FD"/>
    <w:rsid w:val="005A6C11"/>
    <w:rsid w:val="005A6D6B"/>
    <w:rsid w:val="005A703B"/>
    <w:rsid w:val="005A72FD"/>
    <w:rsid w:val="005A75F8"/>
    <w:rsid w:val="005B1077"/>
    <w:rsid w:val="005B3074"/>
    <w:rsid w:val="005B45F7"/>
    <w:rsid w:val="005B4933"/>
    <w:rsid w:val="005B5118"/>
    <w:rsid w:val="005B76BA"/>
    <w:rsid w:val="005C08C1"/>
    <w:rsid w:val="005C3F3C"/>
    <w:rsid w:val="005C4D43"/>
    <w:rsid w:val="005D12EB"/>
    <w:rsid w:val="005D185C"/>
    <w:rsid w:val="005D1A2B"/>
    <w:rsid w:val="005D30FC"/>
    <w:rsid w:val="005D41A4"/>
    <w:rsid w:val="005D4B33"/>
    <w:rsid w:val="005D6908"/>
    <w:rsid w:val="005E0075"/>
    <w:rsid w:val="005E184E"/>
    <w:rsid w:val="005E3A15"/>
    <w:rsid w:val="005E40E2"/>
    <w:rsid w:val="005E4751"/>
    <w:rsid w:val="005E5925"/>
    <w:rsid w:val="005E592E"/>
    <w:rsid w:val="005E69C3"/>
    <w:rsid w:val="005E6A8D"/>
    <w:rsid w:val="005E6E82"/>
    <w:rsid w:val="005E748F"/>
    <w:rsid w:val="005E793A"/>
    <w:rsid w:val="005F039B"/>
    <w:rsid w:val="005F1EF4"/>
    <w:rsid w:val="005F2722"/>
    <w:rsid w:val="005F4DAF"/>
    <w:rsid w:val="005F6BDD"/>
    <w:rsid w:val="005F6CFB"/>
    <w:rsid w:val="005F7479"/>
    <w:rsid w:val="005F7C99"/>
    <w:rsid w:val="0060255F"/>
    <w:rsid w:val="006025AB"/>
    <w:rsid w:val="00602A68"/>
    <w:rsid w:val="00604F5E"/>
    <w:rsid w:val="00604FE8"/>
    <w:rsid w:val="0060566B"/>
    <w:rsid w:val="00605D96"/>
    <w:rsid w:val="00605E16"/>
    <w:rsid w:val="0060669A"/>
    <w:rsid w:val="00607476"/>
    <w:rsid w:val="00607BB6"/>
    <w:rsid w:val="00611AD9"/>
    <w:rsid w:val="00612CBB"/>
    <w:rsid w:val="006141CF"/>
    <w:rsid w:val="00621B8B"/>
    <w:rsid w:val="00622897"/>
    <w:rsid w:val="00622F49"/>
    <w:rsid w:val="00623D2D"/>
    <w:rsid w:val="00624569"/>
    <w:rsid w:val="00624B0D"/>
    <w:rsid w:val="006252C5"/>
    <w:rsid w:val="00625AD8"/>
    <w:rsid w:val="00625B9D"/>
    <w:rsid w:val="00627F61"/>
    <w:rsid w:val="006302F5"/>
    <w:rsid w:val="00630685"/>
    <w:rsid w:val="0063088B"/>
    <w:rsid w:val="0063620D"/>
    <w:rsid w:val="006365FD"/>
    <w:rsid w:val="00637798"/>
    <w:rsid w:val="0064079A"/>
    <w:rsid w:val="006413C7"/>
    <w:rsid w:val="00641C42"/>
    <w:rsid w:val="00641D7B"/>
    <w:rsid w:val="00642EBE"/>
    <w:rsid w:val="00643CF8"/>
    <w:rsid w:val="00644389"/>
    <w:rsid w:val="00644489"/>
    <w:rsid w:val="00645B2D"/>
    <w:rsid w:val="00645C16"/>
    <w:rsid w:val="00646035"/>
    <w:rsid w:val="0064704F"/>
    <w:rsid w:val="00647752"/>
    <w:rsid w:val="00651B36"/>
    <w:rsid w:val="00651C76"/>
    <w:rsid w:val="00651F65"/>
    <w:rsid w:val="006526E7"/>
    <w:rsid w:val="00655008"/>
    <w:rsid w:val="0065581F"/>
    <w:rsid w:val="00656E6B"/>
    <w:rsid w:val="00657DBF"/>
    <w:rsid w:val="00661DF1"/>
    <w:rsid w:val="00664411"/>
    <w:rsid w:val="00664FF5"/>
    <w:rsid w:val="00667DFF"/>
    <w:rsid w:val="00667E26"/>
    <w:rsid w:val="0067489D"/>
    <w:rsid w:val="0067497D"/>
    <w:rsid w:val="00675BD8"/>
    <w:rsid w:val="0067714C"/>
    <w:rsid w:val="00681558"/>
    <w:rsid w:val="006836CA"/>
    <w:rsid w:val="00683DD3"/>
    <w:rsid w:val="006840DA"/>
    <w:rsid w:val="00684961"/>
    <w:rsid w:val="00690364"/>
    <w:rsid w:val="00691528"/>
    <w:rsid w:val="006921A5"/>
    <w:rsid w:val="00693173"/>
    <w:rsid w:val="006934F0"/>
    <w:rsid w:val="00693BD0"/>
    <w:rsid w:val="00695779"/>
    <w:rsid w:val="006965B3"/>
    <w:rsid w:val="006975F1"/>
    <w:rsid w:val="006A1647"/>
    <w:rsid w:val="006A1BF2"/>
    <w:rsid w:val="006A33B9"/>
    <w:rsid w:val="006A4E96"/>
    <w:rsid w:val="006B1682"/>
    <w:rsid w:val="006B4709"/>
    <w:rsid w:val="006B4A56"/>
    <w:rsid w:val="006B4FAE"/>
    <w:rsid w:val="006B53B3"/>
    <w:rsid w:val="006B6740"/>
    <w:rsid w:val="006C0EF8"/>
    <w:rsid w:val="006C0FF0"/>
    <w:rsid w:val="006C237C"/>
    <w:rsid w:val="006C2BDE"/>
    <w:rsid w:val="006C3E14"/>
    <w:rsid w:val="006C4451"/>
    <w:rsid w:val="006C7A7F"/>
    <w:rsid w:val="006D2C03"/>
    <w:rsid w:val="006D3317"/>
    <w:rsid w:val="006D4D82"/>
    <w:rsid w:val="006D4ECD"/>
    <w:rsid w:val="006D5A60"/>
    <w:rsid w:val="006D72CF"/>
    <w:rsid w:val="006D7BAB"/>
    <w:rsid w:val="006E0183"/>
    <w:rsid w:val="006E0C4D"/>
    <w:rsid w:val="006E28AE"/>
    <w:rsid w:val="006E3071"/>
    <w:rsid w:val="006E3999"/>
    <w:rsid w:val="006E4290"/>
    <w:rsid w:val="006E50B3"/>
    <w:rsid w:val="006E528A"/>
    <w:rsid w:val="006E5A37"/>
    <w:rsid w:val="006F1F6B"/>
    <w:rsid w:val="006F24DF"/>
    <w:rsid w:val="006F4276"/>
    <w:rsid w:val="006F5C7C"/>
    <w:rsid w:val="007016A2"/>
    <w:rsid w:val="00701CC1"/>
    <w:rsid w:val="00704AC7"/>
    <w:rsid w:val="00704BB9"/>
    <w:rsid w:val="007052B6"/>
    <w:rsid w:val="00710840"/>
    <w:rsid w:val="00712F5E"/>
    <w:rsid w:val="007141EA"/>
    <w:rsid w:val="00714248"/>
    <w:rsid w:val="00714CB3"/>
    <w:rsid w:val="00714D00"/>
    <w:rsid w:val="0071618F"/>
    <w:rsid w:val="00716499"/>
    <w:rsid w:val="00716FB9"/>
    <w:rsid w:val="00720558"/>
    <w:rsid w:val="0072173C"/>
    <w:rsid w:val="0072224F"/>
    <w:rsid w:val="0072232C"/>
    <w:rsid w:val="00722357"/>
    <w:rsid w:val="00722394"/>
    <w:rsid w:val="0072255A"/>
    <w:rsid w:val="00724E95"/>
    <w:rsid w:val="00726135"/>
    <w:rsid w:val="00731221"/>
    <w:rsid w:val="0073128F"/>
    <w:rsid w:val="007317EF"/>
    <w:rsid w:val="00731842"/>
    <w:rsid w:val="0073217B"/>
    <w:rsid w:val="00732A07"/>
    <w:rsid w:val="00732D83"/>
    <w:rsid w:val="00734AB8"/>
    <w:rsid w:val="00735344"/>
    <w:rsid w:val="007361C0"/>
    <w:rsid w:val="0073620C"/>
    <w:rsid w:val="007374AB"/>
    <w:rsid w:val="00740EAA"/>
    <w:rsid w:val="007417D4"/>
    <w:rsid w:val="007418BE"/>
    <w:rsid w:val="00741EA9"/>
    <w:rsid w:val="00742468"/>
    <w:rsid w:val="007445ED"/>
    <w:rsid w:val="00744FFA"/>
    <w:rsid w:val="00745245"/>
    <w:rsid w:val="007468C2"/>
    <w:rsid w:val="0074695C"/>
    <w:rsid w:val="0075027C"/>
    <w:rsid w:val="00750F78"/>
    <w:rsid w:val="007530CD"/>
    <w:rsid w:val="007533F4"/>
    <w:rsid w:val="007540AF"/>
    <w:rsid w:val="00754139"/>
    <w:rsid w:val="0075586A"/>
    <w:rsid w:val="0075632E"/>
    <w:rsid w:val="007578FE"/>
    <w:rsid w:val="007603A4"/>
    <w:rsid w:val="00761220"/>
    <w:rsid w:val="0076132B"/>
    <w:rsid w:val="00762442"/>
    <w:rsid w:val="00762743"/>
    <w:rsid w:val="00762AAE"/>
    <w:rsid w:val="00762C26"/>
    <w:rsid w:val="0076339E"/>
    <w:rsid w:val="007636BB"/>
    <w:rsid w:val="00763861"/>
    <w:rsid w:val="007646B5"/>
    <w:rsid w:val="00765899"/>
    <w:rsid w:val="0076594F"/>
    <w:rsid w:val="00766B6D"/>
    <w:rsid w:val="00767E6F"/>
    <w:rsid w:val="00770B82"/>
    <w:rsid w:val="00770C51"/>
    <w:rsid w:val="00771399"/>
    <w:rsid w:val="00773AF5"/>
    <w:rsid w:val="007746AA"/>
    <w:rsid w:val="007755F3"/>
    <w:rsid w:val="007769E7"/>
    <w:rsid w:val="007800A3"/>
    <w:rsid w:val="00780661"/>
    <w:rsid w:val="00780B49"/>
    <w:rsid w:val="00781117"/>
    <w:rsid w:val="00782B4C"/>
    <w:rsid w:val="0078363B"/>
    <w:rsid w:val="0078380D"/>
    <w:rsid w:val="00785838"/>
    <w:rsid w:val="0079009E"/>
    <w:rsid w:val="00791330"/>
    <w:rsid w:val="00792535"/>
    <w:rsid w:val="00793042"/>
    <w:rsid w:val="007934BD"/>
    <w:rsid w:val="007938CE"/>
    <w:rsid w:val="00794B9C"/>
    <w:rsid w:val="007967EB"/>
    <w:rsid w:val="00796DBE"/>
    <w:rsid w:val="007A167E"/>
    <w:rsid w:val="007A1D5B"/>
    <w:rsid w:val="007A2380"/>
    <w:rsid w:val="007A25C1"/>
    <w:rsid w:val="007A46BC"/>
    <w:rsid w:val="007A4940"/>
    <w:rsid w:val="007A4E9F"/>
    <w:rsid w:val="007A4EE1"/>
    <w:rsid w:val="007A5874"/>
    <w:rsid w:val="007A594F"/>
    <w:rsid w:val="007A6193"/>
    <w:rsid w:val="007A7098"/>
    <w:rsid w:val="007B152B"/>
    <w:rsid w:val="007B1647"/>
    <w:rsid w:val="007B1DB6"/>
    <w:rsid w:val="007B37C3"/>
    <w:rsid w:val="007B4F91"/>
    <w:rsid w:val="007B56BF"/>
    <w:rsid w:val="007B62CE"/>
    <w:rsid w:val="007B6BA7"/>
    <w:rsid w:val="007B72A9"/>
    <w:rsid w:val="007B7758"/>
    <w:rsid w:val="007C0182"/>
    <w:rsid w:val="007C0BDF"/>
    <w:rsid w:val="007C2359"/>
    <w:rsid w:val="007C498C"/>
    <w:rsid w:val="007C54FF"/>
    <w:rsid w:val="007C6601"/>
    <w:rsid w:val="007C6A1E"/>
    <w:rsid w:val="007D0A52"/>
    <w:rsid w:val="007D1415"/>
    <w:rsid w:val="007D19F6"/>
    <w:rsid w:val="007D219F"/>
    <w:rsid w:val="007D2314"/>
    <w:rsid w:val="007D352B"/>
    <w:rsid w:val="007D490D"/>
    <w:rsid w:val="007D5DEB"/>
    <w:rsid w:val="007D6557"/>
    <w:rsid w:val="007D768E"/>
    <w:rsid w:val="007E00FD"/>
    <w:rsid w:val="007E2841"/>
    <w:rsid w:val="007E43F2"/>
    <w:rsid w:val="007E610D"/>
    <w:rsid w:val="007E6E3A"/>
    <w:rsid w:val="007E7FB2"/>
    <w:rsid w:val="007F1202"/>
    <w:rsid w:val="007F3190"/>
    <w:rsid w:val="007F348B"/>
    <w:rsid w:val="007F3C77"/>
    <w:rsid w:val="007F46E4"/>
    <w:rsid w:val="007F49D0"/>
    <w:rsid w:val="007F59D3"/>
    <w:rsid w:val="007F6006"/>
    <w:rsid w:val="0080179D"/>
    <w:rsid w:val="00801813"/>
    <w:rsid w:val="00801984"/>
    <w:rsid w:val="008033FB"/>
    <w:rsid w:val="00805EB5"/>
    <w:rsid w:val="00806E4C"/>
    <w:rsid w:val="008102F9"/>
    <w:rsid w:val="00811B62"/>
    <w:rsid w:val="00811E16"/>
    <w:rsid w:val="00812A5D"/>
    <w:rsid w:val="0081507E"/>
    <w:rsid w:val="00815A06"/>
    <w:rsid w:val="008171D9"/>
    <w:rsid w:val="008203EB"/>
    <w:rsid w:val="00821F98"/>
    <w:rsid w:val="008227F4"/>
    <w:rsid w:val="0082516D"/>
    <w:rsid w:val="008254BB"/>
    <w:rsid w:val="00827CB2"/>
    <w:rsid w:val="008301C0"/>
    <w:rsid w:val="0083143B"/>
    <w:rsid w:val="00832007"/>
    <w:rsid w:val="008325A3"/>
    <w:rsid w:val="0083349B"/>
    <w:rsid w:val="00834590"/>
    <w:rsid w:val="00834A86"/>
    <w:rsid w:val="00837DDD"/>
    <w:rsid w:val="00837E2D"/>
    <w:rsid w:val="00837EC0"/>
    <w:rsid w:val="008402BF"/>
    <w:rsid w:val="00841C1D"/>
    <w:rsid w:val="00841DFC"/>
    <w:rsid w:val="00842E40"/>
    <w:rsid w:val="008515F0"/>
    <w:rsid w:val="00853FCE"/>
    <w:rsid w:val="00855118"/>
    <w:rsid w:val="0085553B"/>
    <w:rsid w:val="00855EA5"/>
    <w:rsid w:val="00857674"/>
    <w:rsid w:val="00857E98"/>
    <w:rsid w:val="00860BF8"/>
    <w:rsid w:val="008623D9"/>
    <w:rsid w:val="00862E21"/>
    <w:rsid w:val="00862E2E"/>
    <w:rsid w:val="008632AC"/>
    <w:rsid w:val="00864344"/>
    <w:rsid w:val="00865CB4"/>
    <w:rsid w:val="00866A0B"/>
    <w:rsid w:val="00866EE9"/>
    <w:rsid w:val="0087083F"/>
    <w:rsid w:val="00870DD2"/>
    <w:rsid w:val="00871D1D"/>
    <w:rsid w:val="0087297D"/>
    <w:rsid w:val="00872AEA"/>
    <w:rsid w:val="008737E9"/>
    <w:rsid w:val="00873D6D"/>
    <w:rsid w:val="00874A5A"/>
    <w:rsid w:val="00874E49"/>
    <w:rsid w:val="00877A2F"/>
    <w:rsid w:val="00882D3A"/>
    <w:rsid w:val="00882E24"/>
    <w:rsid w:val="00882F0A"/>
    <w:rsid w:val="00883645"/>
    <w:rsid w:val="00883B74"/>
    <w:rsid w:val="00884AEA"/>
    <w:rsid w:val="008859C8"/>
    <w:rsid w:val="00886BB7"/>
    <w:rsid w:val="0089163B"/>
    <w:rsid w:val="00892650"/>
    <w:rsid w:val="00892C32"/>
    <w:rsid w:val="00892F76"/>
    <w:rsid w:val="00893A9E"/>
    <w:rsid w:val="00895904"/>
    <w:rsid w:val="0089657B"/>
    <w:rsid w:val="00897FC2"/>
    <w:rsid w:val="008A4BDB"/>
    <w:rsid w:val="008A5281"/>
    <w:rsid w:val="008A574D"/>
    <w:rsid w:val="008A6989"/>
    <w:rsid w:val="008A7787"/>
    <w:rsid w:val="008B08BD"/>
    <w:rsid w:val="008B1A68"/>
    <w:rsid w:val="008B1D23"/>
    <w:rsid w:val="008B2EBD"/>
    <w:rsid w:val="008B4F5C"/>
    <w:rsid w:val="008B5433"/>
    <w:rsid w:val="008B769B"/>
    <w:rsid w:val="008B7F98"/>
    <w:rsid w:val="008C1081"/>
    <w:rsid w:val="008C17DF"/>
    <w:rsid w:val="008C3B14"/>
    <w:rsid w:val="008C3FAC"/>
    <w:rsid w:val="008C4457"/>
    <w:rsid w:val="008C4635"/>
    <w:rsid w:val="008C4C3E"/>
    <w:rsid w:val="008C67B7"/>
    <w:rsid w:val="008C7C75"/>
    <w:rsid w:val="008D20E9"/>
    <w:rsid w:val="008D3820"/>
    <w:rsid w:val="008D3AA7"/>
    <w:rsid w:val="008D3CE0"/>
    <w:rsid w:val="008D64AE"/>
    <w:rsid w:val="008D6AFC"/>
    <w:rsid w:val="008D786F"/>
    <w:rsid w:val="008E093A"/>
    <w:rsid w:val="008E2636"/>
    <w:rsid w:val="008E2701"/>
    <w:rsid w:val="008E2CAC"/>
    <w:rsid w:val="008E2F4B"/>
    <w:rsid w:val="008E3D2A"/>
    <w:rsid w:val="008E541D"/>
    <w:rsid w:val="008E7230"/>
    <w:rsid w:val="008F169A"/>
    <w:rsid w:val="008F3C88"/>
    <w:rsid w:val="008F3EBE"/>
    <w:rsid w:val="008F7669"/>
    <w:rsid w:val="008F7756"/>
    <w:rsid w:val="009031ED"/>
    <w:rsid w:val="009046A6"/>
    <w:rsid w:val="00906222"/>
    <w:rsid w:val="00910968"/>
    <w:rsid w:val="0091194C"/>
    <w:rsid w:val="00914749"/>
    <w:rsid w:val="009148E6"/>
    <w:rsid w:val="00914A06"/>
    <w:rsid w:val="00915E4A"/>
    <w:rsid w:val="00916F4B"/>
    <w:rsid w:val="00920E38"/>
    <w:rsid w:val="00922693"/>
    <w:rsid w:val="00922984"/>
    <w:rsid w:val="00922F6C"/>
    <w:rsid w:val="00923593"/>
    <w:rsid w:val="00923860"/>
    <w:rsid w:val="00924A55"/>
    <w:rsid w:val="00924AC9"/>
    <w:rsid w:val="00925B90"/>
    <w:rsid w:val="0092653B"/>
    <w:rsid w:val="00926764"/>
    <w:rsid w:val="0092726E"/>
    <w:rsid w:val="009272A5"/>
    <w:rsid w:val="009302A0"/>
    <w:rsid w:val="00930D69"/>
    <w:rsid w:val="00931D6A"/>
    <w:rsid w:val="009327FE"/>
    <w:rsid w:val="00932DD4"/>
    <w:rsid w:val="0093370C"/>
    <w:rsid w:val="0093643F"/>
    <w:rsid w:val="00937C20"/>
    <w:rsid w:val="009405AD"/>
    <w:rsid w:val="009427C0"/>
    <w:rsid w:val="00942C85"/>
    <w:rsid w:val="009438BD"/>
    <w:rsid w:val="00944270"/>
    <w:rsid w:val="0094513E"/>
    <w:rsid w:val="009460E1"/>
    <w:rsid w:val="009465D8"/>
    <w:rsid w:val="00950D8C"/>
    <w:rsid w:val="00951356"/>
    <w:rsid w:val="00960D29"/>
    <w:rsid w:val="00960F91"/>
    <w:rsid w:val="0096112E"/>
    <w:rsid w:val="009625A7"/>
    <w:rsid w:val="00963AD2"/>
    <w:rsid w:val="009656B4"/>
    <w:rsid w:val="00966E73"/>
    <w:rsid w:val="00967E0C"/>
    <w:rsid w:val="00970DEA"/>
    <w:rsid w:val="009721E5"/>
    <w:rsid w:val="009747A0"/>
    <w:rsid w:val="009752F7"/>
    <w:rsid w:val="00975FFD"/>
    <w:rsid w:val="00976DF1"/>
    <w:rsid w:val="00977506"/>
    <w:rsid w:val="00977920"/>
    <w:rsid w:val="00980261"/>
    <w:rsid w:val="009804C3"/>
    <w:rsid w:val="00981695"/>
    <w:rsid w:val="0098245C"/>
    <w:rsid w:val="00983807"/>
    <w:rsid w:val="0098382B"/>
    <w:rsid w:val="00983B99"/>
    <w:rsid w:val="00985100"/>
    <w:rsid w:val="0098539E"/>
    <w:rsid w:val="00985AA8"/>
    <w:rsid w:val="00985BBF"/>
    <w:rsid w:val="00987078"/>
    <w:rsid w:val="00987A18"/>
    <w:rsid w:val="009903A2"/>
    <w:rsid w:val="00990EC2"/>
    <w:rsid w:val="009919F0"/>
    <w:rsid w:val="009923B6"/>
    <w:rsid w:val="00992F90"/>
    <w:rsid w:val="00993BD8"/>
    <w:rsid w:val="009948C8"/>
    <w:rsid w:val="009961AA"/>
    <w:rsid w:val="00996B1A"/>
    <w:rsid w:val="009A0698"/>
    <w:rsid w:val="009A0DD8"/>
    <w:rsid w:val="009A17FA"/>
    <w:rsid w:val="009A1F1B"/>
    <w:rsid w:val="009A2E1F"/>
    <w:rsid w:val="009A2E34"/>
    <w:rsid w:val="009A3190"/>
    <w:rsid w:val="009A3551"/>
    <w:rsid w:val="009A4335"/>
    <w:rsid w:val="009A44C8"/>
    <w:rsid w:val="009A546F"/>
    <w:rsid w:val="009A7596"/>
    <w:rsid w:val="009B01E8"/>
    <w:rsid w:val="009B0458"/>
    <w:rsid w:val="009B0F40"/>
    <w:rsid w:val="009B205F"/>
    <w:rsid w:val="009B302D"/>
    <w:rsid w:val="009B3499"/>
    <w:rsid w:val="009B35F4"/>
    <w:rsid w:val="009B3EFD"/>
    <w:rsid w:val="009B4BDA"/>
    <w:rsid w:val="009B6871"/>
    <w:rsid w:val="009B6EE7"/>
    <w:rsid w:val="009B755C"/>
    <w:rsid w:val="009C190E"/>
    <w:rsid w:val="009C4157"/>
    <w:rsid w:val="009C4B3F"/>
    <w:rsid w:val="009C55A2"/>
    <w:rsid w:val="009C5D59"/>
    <w:rsid w:val="009C68B0"/>
    <w:rsid w:val="009C7565"/>
    <w:rsid w:val="009C75CC"/>
    <w:rsid w:val="009C7CA9"/>
    <w:rsid w:val="009D0B47"/>
    <w:rsid w:val="009D27BD"/>
    <w:rsid w:val="009D3FA1"/>
    <w:rsid w:val="009D4AF8"/>
    <w:rsid w:val="009D5D2C"/>
    <w:rsid w:val="009D5DED"/>
    <w:rsid w:val="009D627F"/>
    <w:rsid w:val="009D62B8"/>
    <w:rsid w:val="009D7B63"/>
    <w:rsid w:val="009E0302"/>
    <w:rsid w:val="009E1CFF"/>
    <w:rsid w:val="009E26E3"/>
    <w:rsid w:val="009E4832"/>
    <w:rsid w:val="009E4979"/>
    <w:rsid w:val="009E4D91"/>
    <w:rsid w:val="009E54E6"/>
    <w:rsid w:val="009E6BD8"/>
    <w:rsid w:val="009E6C17"/>
    <w:rsid w:val="009E6D62"/>
    <w:rsid w:val="009F072F"/>
    <w:rsid w:val="009F082C"/>
    <w:rsid w:val="009F093C"/>
    <w:rsid w:val="009F1F60"/>
    <w:rsid w:val="009F39F0"/>
    <w:rsid w:val="00A00DCB"/>
    <w:rsid w:val="00A02063"/>
    <w:rsid w:val="00A029CA"/>
    <w:rsid w:val="00A02FD3"/>
    <w:rsid w:val="00A03706"/>
    <w:rsid w:val="00A043FD"/>
    <w:rsid w:val="00A0446D"/>
    <w:rsid w:val="00A06036"/>
    <w:rsid w:val="00A066A4"/>
    <w:rsid w:val="00A06960"/>
    <w:rsid w:val="00A0751D"/>
    <w:rsid w:val="00A0767D"/>
    <w:rsid w:val="00A077CC"/>
    <w:rsid w:val="00A10BA3"/>
    <w:rsid w:val="00A147D1"/>
    <w:rsid w:val="00A15662"/>
    <w:rsid w:val="00A17E4D"/>
    <w:rsid w:val="00A20BE0"/>
    <w:rsid w:val="00A20ECB"/>
    <w:rsid w:val="00A210AF"/>
    <w:rsid w:val="00A21703"/>
    <w:rsid w:val="00A2531F"/>
    <w:rsid w:val="00A25BE3"/>
    <w:rsid w:val="00A25EF9"/>
    <w:rsid w:val="00A31DBA"/>
    <w:rsid w:val="00A32481"/>
    <w:rsid w:val="00A32629"/>
    <w:rsid w:val="00A3297C"/>
    <w:rsid w:val="00A36507"/>
    <w:rsid w:val="00A41110"/>
    <w:rsid w:val="00A41C2F"/>
    <w:rsid w:val="00A424CC"/>
    <w:rsid w:val="00A461FF"/>
    <w:rsid w:val="00A46522"/>
    <w:rsid w:val="00A47A5A"/>
    <w:rsid w:val="00A5046C"/>
    <w:rsid w:val="00A5055F"/>
    <w:rsid w:val="00A52B02"/>
    <w:rsid w:val="00A52EA4"/>
    <w:rsid w:val="00A538F2"/>
    <w:rsid w:val="00A53D3B"/>
    <w:rsid w:val="00A54C2F"/>
    <w:rsid w:val="00A54CBC"/>
    <w:rsid w:val="00A55312"/>
    <w:rsid w:val="00A55959"/>
    <w:rsid w:val="00A55F2F"/>
    <w:rsid w:val="00A565E7"/>
    <w:rsid w:val="00A573F0"/>
    <w:rsid w:val="00A579C1"/>
    <w:rsid w:val="00A62093"/>
    <w:rsid w:val="00A6213A"/>
    <w:rsid w:val="00A621FA"/>
    <w:rsid w:val="00A62D51"/>
    <w:rsid w:val="00A62DF2"/>
    <w:rsid w:val="00A631DD"/>
    <w:rsid w:val="00A63B63"/>
    <w:rsid w:val="00A66A12"/>
    <w:rsid w:val="00A67163"/>
    <w:rsid w:val="00A67585"/>
    <w:rsid w:val="00A71958"/>
    <w:rsid w:val="00A7294F"/>
    <w:rsid w:val="00A74DCC"/>
    <w:rsid w:val="00A761E5"/>
    <w:rsid w:val="00A81282"/>
    <w:rsid w:val="00A82AAE"/>
    <w:rsid w:val="00A847A3"/>
    <w:rsid w:val="00A84C0C"/>
    <w:rsid w:val="00A86894"/>
    <w:rsid w:val="00A86B73"/>
    <w:rsid w:val="00A918C8"/>
    <w:rsid w:val="00A92431"/>
    <w:rsid w:val="00A92644"/>
    <w:rsid w:val="00A929B3"/>
    <w:rsid w:val="00A94E9A"/>
    <w:rsid w:val="00A9534F"/>
    <w:rsid w:val="00A96940"/>
    <w:rsid w:val="00A969DE"/>
    <w:rsid w:val="00A97E73"/>
    <w:rsid w:val="00AA037A"/>
    <w:rsid w:val="00AA3C48"/>
    <w:rsid w:val="00AA3E2E"/>
    <w:rsid w:val="00AA447F"/>
    <w:rsid w:val="00AA531B"/>
    <w:rsid w:val="00AA55B7"/>
    <w:rsid w:val="00AA57FC"/>
    <w:rsid w:val="00AA61E5"/>
    <w:rsid w:val="00AA6A32"/>
    <w:rsid w:val="00AB1484"/>
    <w:rsid w:val="00AB1540"/>
    <w:rsid w:val="00AB28CE"/>
    <w:rsid w:val="00AB2CDE"/>
    <w:rsid w:val="00AB2FD8"/>
    <w:rsid w:val="00AB32E6"/>
    <w:rsid w:val="00AB3AA0"/>
    <w:rsid w:val="00AB3E6D"/>
    <w:rsid w:val="00AB4FE6"/>
    <w:rsid w:val="00AB57FD"/>
    <w:rsid w:val="00AB617A"/>
    <w:rsid w:val="00AB6FD6"/>
    <w:rsid w:val="00AC0367"/>
    <w:rsid w:val="00AC11F4"/>
    <w:rsid w:val="00AC1CBA"/>
    <w:rsid w:val="00AC1D17"/>
    <w:rsid w:val="00AC21AD"/>
    <w:rsid w:val="00AC2DBE"/>
    <w:rsid w:val="00AC4C0D"/>
    <w:rsid w:val="00AC65C6"/>
    <w:rsid w:val="00AC689A"/>
    <w:rsid w:val="00AC7E81"/>
    <w:rsid w:val="00AD01E5"/>
    <w:rsid w:val="00AD29EC"/>
    <w:rsid w:val="00AD3D4A"/>
    <w:rsid w:val="00AD3F6A"/>
    <w:rsid w:val="00AD63A6"/>
    <w:rsid w:val="00AD79FD"/>
    <w:rsid w:val="00AE11FA"/>
    <w:rsid w:val="00AE1294"/>
    <w:rsid w:val="00AE3814"/>
    <w:rsid w:val="00AE39FD"/>
    <w:rsid w:val="00AE3BD4"/>
    <w:rsid w:val="00AE45E3"/>
    <w:rsid w:val="00AE5E56"/>
    <w:rsid w:val="00AE71BB"/>
    <w:rsid w:val="00AE76E3"/>
    <w:rsid w:val="00AE7AE4"/>
    <w:rsid w:val="00AF1625"/>
    <w:rsid w:val="00AF2EA0"/>
    <w:rsid w:val="00AF6C0F"/>
    <w:rsid w:val="00AF780B"/>
    <w:rsid w:val="00AF7BCB"/>
    <w:rsid w:val="00B005DD"/>
    <w:rsid w:val="00B03849"/>
    <w:rsid w:val="00B040FC"/>
    <w:rsid w:val="00B05BD3"/>
    <w:rsid w:val="00B0612D"/>
    <w:rsid w:val="00B06701"/>
    <w:rsid w:val="00B10BBB"/>
    <w:rsid w:val="00B12BD0"/>
    <w:rsid w:val="00B1555C"/>
    <w:rsid w:val="00B177F3"/>
    <w:rsid w:val="00B17C80"/>
    <w:rsid w:val="00B25771"/>
    <w:rsid w:val="00B27B17"/>
    <w:rsid w:val="00B323B6"/>
    <w:rsid w:val="00B32A85"/>
    <w:rsid w:val="00B40053"/>
    <w:rsid w:val="00B412A9"/>
    <w:rsid w:val="00B425E1"/>
    <w:rsid w:val="00B42FE9"/>
    <w:rsid w:val="00B43979"/>
    <w:rsid w:val="00B43A22"/>
    <w:rsid w:val="00B442B3"/>
    <w:rsid w:val="00B44CA2"/>
    <w:rsid w:val="00B454FF"/>
    <w:rsid w:val="00B46BBB"/>
    <w:rsid w:val="00B514B4"/>
    <w:rsid w:val="00B51500"/>
    <w:rsid w:val="00B519C8"/>
    <w:rsid w:val="00B52CC4"/>
    <w:rsid w:val="00B52DCC"/>
    <w:rsid w:val="00B55451"/>
    <w:rsid w:val="00B575E4"/>
    <w:rsid w:val="00B60812"/>
    <w:rsid w:val="00B60B6E"/>
    <w:rsid w:val="00B6133C"/>
    <w:rsid w:val="00B6154D"/>
    <w:rsid w:val="00B63947"/>
    <w:rsid w:val="00B64A19"/>
    <w:rsid w:val="00B64F59"/>
    <w:rsid w:val="00B669D3"/>
    <w:rsid w:val="00B67BB0"/>
    <w:rsid w:val="00B70695"/>
    <w:rsid w:val="00B711C8"/>
    <w:rsid w:val="00B732DF"/>
    <w:rsid w:val="00B73832"/>
    <w:rsid w:val="00B73D0E"/>
    <w:rsid w:val="00B7466D"/>
    <w:rsid w:val="00B76B34"/>
    <w:rsid w:val="00B8066F"/>
    <w:rsid w:val="00B81692"/>
    <w:rsid w:val="00B82EBB"/>
    <w:rsid w:val="00B83354"/>
    <w:rsid w:val="00B90F61"/>
    <w:rsid w:val="00B9106E"/>
    <w:rsid w:val="00B910A1"/>
    <w:rsid w:val="00B9221F"/>
    <w:rsid w:val="00B9353A"/>
    <w:rsid w:val="00B9394B"/>
    <w:rsid w:val="00B94D40"/>
    <w:rsid w:val="00B96F35"/>
    <w:rsid w:val="00B97487"/>
    <w:rsid w:val="00B97783"/>
    <w:rsid w:val="00B979BE"/>
    <w:rsid w:val="00BA1154"/>
    <w:rsid w:val="00BA2E05"/>
    <w:rsid w:val="00BA32E4"/>
    <w:rsid w:val="00BA4333"/>
    <w:rsid w:val="00BA6217"/>
    <w:rsid w:val="00BA6469"/>
    <w:rsid w:val="00BA725E"/>
    <w:rsid w:val="00BB03C6"/>
    <w:rsid w:val="00BB1471"/>
    <w:rsid w:val="00BB1DE4"/>
    <w:rsid w:val="00BB25DD"/>
    <w:rsid w:val="00BB2C8C"/>
    <w:rsid w:val="00BB2EFD"/>
    <w:rsid w:val="00BB444B"/>
    <w:rsid w:val="00BB50B5"/>
    <w:rsid w:val="00BB5FAF"/>
    <w:rsid w:val="00BB702F"/>
    <w:rsid w:val="00BC082E"/>
    <w:rsid w:val="00BC3603"/>
    <w:rsid w:val="00BC3FDD"/>
    <w:rsid w:val="00BC5097"/>
    <w:rsid w:val="00BC53AC"/>
    <w:rsid w:val="00BC6936"/>
    <w:rsid w:val="00BC7346"/>
    <w:rsid w:val="00BD07D3"/>
    <w:rsid w:val="00BD1676"/>
    <w:rsid w:val="00BD19D0"/>
    <w:rsid w:val="00BD244D"/>
    <w:rsid w:val="00BD361C"/>
    <w:rsid w:val="00BD48A4"/>
    <w:rsid w:val="00BD52CC"/>
    <w:rsid w:val="00BD6170"/>
    <w:rsid w:val="00BD61E7"/>
    <w:rsid w:val="00BD65A9"/>
    <w:rsid w:val="00BD665B"/>
    <w:rsid w:val="00BD69AD"/>
    <w:rsid w:val="00BD6C12"/>
    <w:rsid w:val="00BD7E59"/>
    <w:rsid w:val="00BE0182"/>
    <w:rsid w:val="00BE0232"/>
    <w:rsid w:val="00BE08AB"/>
    <w:rsid w:val="00BE3F71"/>
    <w:rsid w:val="00BE43BE"/>
    <w:rsid w:val="00BE4A94"/>
    <w:rsid w:val="00BE4D66"/>
    <w:rsid w:val="00BE566B"/>
    <w:rsid w:val="00BE6EA7"/>
    <w:rsid w:val="00BF0527"/>
    <w:rsid w:val="00BF08C8"/>
    <w:rsid w:val="00BF31B4"/>
    <w:rsid w:val="00BF3E45"/>
    <w:rsid w:val="00BF3F78"/>
    <w:rsid w:val="00BF5879"/>
    <w:rsid w:val="00BF6FFF"/>
    <w:rsid w:val="00BF728B"/>
    <w:rsid w:val="00BF7C73"/>
    <w:rsid w:val="00C020CE"/>
    <w:rsid w:val="00C0223D"/>
    <w:rsid w:val="00C02ADF"/>
    <w:rsid w:val="00C02E4B"/>
    <w:rsid w:val="00C040CC"/>
    <w:rsid w:val="00C04C7C"/>
    <w:rsid w:val="00C04FB5"/>
    <w:rsid w:val="00C05451"/>
    <w:rsid w:val="00C066DB"/>
    <w:rsid w:val="00C07A1E"/>
    <w:rsid w:val="00C07AB2"/>
    <w:rsid w:val="00C1207D"/>
    <w:rsid w:val="00C120A2"/>
    <w:rsid w:val="00C128B0"/>
    <w:rsid w:val="00C12EA1"/>
    <w:rsid w:val="00C13BB9"/>
    <w:rsid w:val="00C20331"/>
    <w:rsid w:val="00C22CF3"/>
    <w:rsid w:val="00C24FF4"/>
    <w:rsid w:val="00C258EB"/>
    <w:rsid w:val="00C26F4E"/>
    <w:rsid w:val="00C2719E"/>
    <w:rsid w:val="00C27FB0"/>
    <w:rsid w:val="00C31021"/>
    <w:rsid w:val="00C31419"/>
    <w:rsid w:val="00C31DDC"/>
    <w:rsid w:val="00C32541"/>
    <w:rsid w:val="00C32A0A"/>
    <w:rsid w:val="00C32AAA"/>
    <w:rsid w:val="00C334FA"/>
    <w:rsid w:val="00C368AB"/>
    <w:rsid w:val="00C40354"/>
    <w:rsid w:val="00C40BFD"/>
    <w:rsid w:val="00C41F08"/>
    <w:rsid w:val="00C424FE"/>
    <w:rsid w:val="00C42E90"/>
    <w:rsid w:val="00C43D92"/>
    <w:rsid w:val="00C455BB"/>
    <w:rsid w:val="00C46E87"/>
    <w:rsid w:val="00C54895"/>
    <w:rsid w:val="00C54F98"/>
    <w:rsid w:val="00C55353"/>
    <w:rsid w:val="00C55857"/>
    <w:rsid w:val="00C624BB"/>
    <w:rsid w:val="00C64DCB"/>
    <w:rsid w:val="00C652D7"/>
    <w:rsid w:val="00C67256"/>
    <w:rsid w:val="00C67452"/>
    <w:rsid w:val="00C7014A"/>
    <w:rsid w:val="00C710B4"/>
    <w:rsid w:val="00C71796"/>
    <w:rsid w:val="00C7490E"/>
    <w:rsid w:val="00C75196"/>
    <w:rsid w:val="00C756AD"/>
    <w:rsid w:val="00C75F2E"/>
    <w:rsid w:val="00C771C6"/>
    <w:rsid w:val="00C77C71"/>
    <w:rsid w:val="00C802B9"/>
    <w:rsid w:val="00C8140D"/>
    <w:rsid w:val="00C81798"/>
    <w:rsid w:val="00C828BB"/>
    <w:rsid w:val="00C85A1E"/>
    <w:rsid w:val="00C85B0B"/>
    <w:rsid w:val="00C86317"/>
    <w:rsid w:val="00C86E05"/>
    <w:rsid w:val="00C906CA"/>
    <w:rsid w:val="00C93091"/>
    <w:rsid w:val="00C94740"/>
    <w:rsid w:val="00C959D8"/>
    <w:rsid w:val="00C96C31"/>
    <w:rsid w:val="00C970AC"/>
    <w:rsid w:val="00C977AF"/>
    <w:rsid w:val="00C97F5A"/>
    <w:rsid w:val="00CA0AD5"/>
    <w:rsid w:val="00CA195C"/>
    <w:rsid w:val="00CA1C4B"/>
    <w:rsid w:val="00CA1CEB"/>
    <w:rsid w:val="00CA1DA7"/>
    <w:rsid w:val="00CA289E"/>
    <w:rsid w:val="00CA6175"/>
    <w:rsid w:val="00CA676F"/>
    <w:rsid w:val="00CA6AB8"/>
    <w:rsid w:val="00CA6D23"/>
    <w:rsid w:val="00CA72DC"/>
    <w:rsid w:val="00CA7377"/>
    <w:rsid w:val="00CA7519"/>
    <w:rsid w:val="00CA7564"/>
    <w:rsid w:val="00CA78C0"/>
    <w:rsid w:val="00CB01C7"/>
    <w:rsid w:val="00CB1590"/>
    <w:rsid w:val="00CB18C0"/>
    <w:rsid w:val="00CB2ED7"/>
    <w:rsid w:val="00CB2FEA"/>
    <w:rsid w:val="00CB37C2"/>
    <w:rsid w:val="00CB3AD5"/>
    <w:rsid w:val="00CB43FB"/>
    <w:rsid w:val="00CB6888"/>
    <w:rsid w:val="00CB6BD7"/>
    <w:rsid w:val="00CB704A"/>
    <w:rsid w:val="00CB7E39"/>
    <w:rsid w:val="00CC1BAC"/>
    <w:rsid w:val="00CC2639"/>
    <w:rsid w:val="00CC30C0"/>
    <w:rsid w:val="00CC339E"/>
    <w:rsid w:val="00CC3570"/>
    <w:rsid w:val="00CC3D7A"/>
    <w:rsid w:val="00CC44A7"/>
    <w:rsid w:val="00CD095D"/>
    <w:rsid w:val="00CD0B6E"/>
    <w:rsid w:val="00CD15B5"/>
    <w:rsid w:val="00CD2546"/>
    <w:rsid w:val="00CD25AF"/>
    <w:rsid w:val="00CD25DE"/>
    <w:rsid w:val="00CD3910"/>
    <w:rsid w:val="00CD5280"/>
    <w:rsid w:val="00CD7C32"/>
    <w:rsid w:val="00CE0C44"/>
    <w:rsid w:val="00CE0DB5"/>
    <w:rsid w:val="00CE1B76"/>
    <w:rsid w:val="00CE21D2"/>
    <w:rsid w:val="00CE3EBB"/>
    <w:rsid w:val="00CF10E6"/>
    <w:rsid w:val="00CF2329"/>
    <w:rsid w:val="00CF5FB3"/>
    <w:rsid w:val="00CF6EE2"/>
    <w:rsid w:val="00CF7265"/>
    <w:rsid w:val="00CF787D"/>
    <w:rsid w:val="00D002B6"/>
    <w:rsid w:val="00D00407"/>
    <w:rsid w:val="00D016DA"/>
    <w:rsid w:val="00D02269"/>
    <w:rsid w:val="00D03BA1"/>
    <w:rsid w:val="00D0447D"/>
    <w:rsid w:val="00D044ED"/>
    <w:rsid w:val="00D0477E"/>
    <w:rsid w:val="00D04E50"/>
    <w:rsid w:val="00D05F4F"/>
    <w:rsid w:val="00D06731"/>
    <w:rsid w:val="00D10744"/>
    <w:rsid w:val="00D11C4E"/>
    <w:rsid w:val="00D11D55"/>
    <w:rsid w:val="00D12905"/>
    <w:rsid w:val="00D12F84"/>
    <w:rsid w:val="00D13CF9"/>
    <w:rsid w:val="00D140F3"/>
    <w:rsid w:val="00D150E3"/>
    <w:rsid w:val="00D231A8"/>
    <w:rsid w:val="00D24A5B"/>
    <w:rsid w:val="00D2552A"/>
    <w:rsid w:val="00D25DCC"/>
    <w:rsid w:val="00D26EBA"/>
    <w:rsid w:val="00D279A4"/>
    <w:rsid w:val="00D31031"/>
    <w:rsid w:val="00D31709"/>
    <w:rsid w:val="00D317DB"/>
    <w:rsid w:val="00D318E3"/>
    <w:rsid w:val="00D31E2B"/>
    <w:rsid w:val="00D32F05"/>
    <w:rsid w:val="00D358B9"/>
    <w:rsid w:val="00D36239"/>
    <w:rsid w:val="00D364EB"/>
    <w:rsid w:val="00D370DD"/>
    <w:rsid w:val="00D37195"/>
    <w:rsid w:val="00D37C88"/>
    <w:rsid w:val="00D40954"/>
    <w:rsid w:val="00D4243F"/>
    <w:rsid w:val="00D431B8"/>
    <w:rsid w:val="00D44711"/>
    <w:rsid w:val="00D44CA4"/>
    <w:rsid w:val="00D45EBA"/>
    <w:rsid w:val="00D460B5"/>
    <w:rsid w:val="00D47C63"/>
    <w:rsid w:val="00D47CDD"/>
    <w:rsid w:val="00D5055B"/>
    <w:rsid w:val="00D53470"/>
    <w:rsid w:val="00D54CD6"/>
    <w:rsid w:val="00D55C17"/>
    <w:rsid w:val="00D5750F"/>
    <w:rsid w:val="00D579D7"/>
    <w:rsid w:val="00D57A22"/>
    <w:rsid w:val="00D61486"/>
    <w:rsid w:val="00D61E55"/>
    <w:rsid w:val="00D6318B"/>
    <w:rsid w:val="00D641F4"/>
    <w:rsid w:val="00D6731E"/>
    <w:rsid w:val="00D67BD0"/>
    <w:rsid w:val="00D70A8E"/>
    <w:rsid w:val="00D7568E"/>
    <w:rsid w:val="00D76C9F"/>
    <w:rsid w:val="00D8224B"/>
    <w:rsid w:val="00D85EC8"/>
    <w:rsid w:val="00D8654B"/>
    <w:rsid w:val="00D87E01"/>
    <w:rsid w:val="00D90E97"/>
    <w:rsid w:val="00D922A1"/>
    <w:rsid w:val="00D92E21"/>
    <w:rsid w:val="00D92FA5"/>
    <w:rsid w:val="00D937A4"/>
    <w:rsid w:val="00D937CD"/>
    <w:rsid w:val="00D9495E"/>
    <w:rsid w:val="00D94E19"/>
    <w:rsid w:val="00D94F44"/>
    <w:rsid w:val="00D9526C"/>
    <w:rsid w:val="00D962F7"/>
    <w:rsid w:val="00D975E1"/>
    <w:rsid w:val="00D9766B"/>
    <w:rsid w:val="00D97AC5"/>
    <w:rsid w:val="00DA01B3"/>
    <w:rsid w:val="00DA028A"/>
    <w:rsid w:val="00DA0E9C"/>
    <w:rsid w:val="00DA0F72"/>
    <w:rsid w:val="00DA2B6B"/>
    <w:rsid w:val="00DA41DD"/>
    <w:rsid w:val="00DA4EF1"/>
    <w:rsid w:val="00DA50C9"/>
    <w:rsid w:val="00DA5493"/>
    <w:rsid w:val="00DA73DD"/>
    <w:rsid w:val="00DB2028"/>
    <w:rsid w:val="00DB3F08"/>
    <w:rsid w:val="00DB4C22"/>
    <w:rsid w:val="00DB6C7C"/>
    <w:rsid w:val="00DB7245"/>
    <w:rsid w:val="00DB7793"/>
    <w:rsid w:val="00DC1512"/>
    <w:rsid w:val="00DC162C"/>
    <w:rsid w:val="00DC17D7"/>
    <w:rsid w:val="00DC1BE5"/>
    <w:rsid w:val="00DC1CA4"/>
    <w:rsid w:val="00DC2C76"/>
    <w:rsid w:val="00DC465B"/>
    <w:rsid w:val="00DC4A8C"/>
    <w:rsid w:val="00DC510F"/>
    <w:rsid w:val="00DC6367"/>
    <w:rsid w:val="00DC652E"/>
    <w:rsid w:val="00DC656A"/>
    <w:rsid w:val="00DC700D"/>
    <w:rsid w:val="00DC7518"/>
    <w:rsid w:val="00DC7DA0"/>
    <w:rsid w:val="00DC7EAF"/>
    <w:rsid w:val="00DD17FA"/>
    <w:rsid w:val="00DD2696"/>
    <w:rsid w:val="00DD31CC"/>
    <w:rsid w:val="00DD3B66"/>
    <w:rsid w:val="00DD3D17"/>
    <w:rsid w:val="00DD47D7"/>
    <w:rsid w:val="00DE0368"/>
    <w:rsid w:val="00DE0519"/>
    <w:rsid w:val="00DE08E5"/>
    <w:rsid w:val="00DE42ED"/>
    <w:rsid w:val="00DE43DC"/>
    <w:rsid w:val="00DE7846"/>
    <w:rsid w:val="00DF1C0E"/>
    <w:rsid w:val="00DF26B7"/>
    <w:rsid w:val="00DF2A8B"/>
    <w:rsid w:val="00DF38CA"/>
    <w:rsid w:val="00DF3D80"/>
    <w:rsid w:val="00DF4246"/>
    <w:rsid w:val="00DF48A9"/>
    <w:rsid w:val="00DF49D4"/>
    <w:rsid w:val="00DF5A17"/>
    <w:rsid w:val="00DF5AD2"/>
    <w:rsid w:val="00DF5CB0"/>
    <w:rsid w:val="00DF6538"/>
    <w:rsid w:val="00DF6F6F"/>
    <w:rsid w:val="00E00477"/>
    <w:rsid w:val="00E00838"/>
    <w:rsid w:val="00E017E6"/>
    <w:rsid w:val="00E01A11"/>
    <w:rsid w:val="00E0639F"/>
    <w:rsid w:val="00E06A43"/>
    <w:rsid w:val="00E073EE"/>
    <w:rsid w:val="00E105DE"/>
    <w:rsid w:val="00E10EF3"/>
    <w:rsid w:val="00E1176C"/>
    <w:rsid w:val="00E11C6E"/>
    <w:rsid w:val="00E1278F"/>
    <w:rsid w:val="00E1436C"/>
    <w:rsid w:val="00E147D7"/>
    <w:rsid w:val="00E172E2"/>
    <w:rsid w:val="00E176FD"/>
    <w:rsid w:val="00E17DFA"/>
    <w:rsid w:val="00E2045C"/>
    <w:rsid w:val="00E2263C"/>
    <w:rsid w:val="00E22E7A"/>
    <w:rsid w:val="00E23ED6"/>
    <w:rsid w:val="00E253DE"/>
    <w:rsid w:val="00E25675"/>
    <w:rsid w:val="00E25B83"/>
    <w:rsid w:val="00E269EE"/>
    <w:rsid w:val="00E27074"/>
    <w:rsid w:val="00E300D9"/>
    <w:rsid w:val="00E306D1"/>
    <w:rsid w:val="00E31C4F"/>
    <w:rsid w:val="00E32C07"/>
    <w:rsid w:val="00E34BFF"/>
    <w:rsid w:val="00E3667E"/>
    <w:rsid w:val="00E36926"/>
    <w:rsid w:val="00E36ADA"/>
    <w:rsid w:val="00E37628"/>
    <w:rsid w:val="00E4194E"/>
    <w:rsid w:val="00E448DF"/>
    <w:rsid w:val="00E44F46"/>
    <w:rsid w:val="00E458D5"/>
    <w:rsid w:val="00E46A4F"/>
    <w:rsid w:val="00E46BD3"/>
    <w:rsid w:val="00E51811"/>
    <w:rsid w:val="00E51E80"/>
    <w:rsid w:val="00E53016"/>
    <w:rsid w:val="00E53EC7"/>
    <w:rsid w:val="00E5430E"/>
    <w:rsid w:val="00E57088"/>
    <w:rsid w:val="00E57A82"/>
    <w:rsid w:val="00E61F55"/>
    <w:rsid w:val="00E63B0B"/>
    <w:rsid w:val="00E6544D"/>
    <w:rsid w:val="00E6745E"/>
    <w:rsid w:val="00E71567"/>
    <w:rsid w:val="00E71650"/>
    <w:rsid w:val="00E72987"/>
    <w:rsid w:val="00E73549"/>
    <w:rsid w:val="00E73597"/>
    <w:rsid w:val="00E73768"/>
    <w:rsid w:val="00E73BF9"/>
    <w:rsid w:val="00E749BE"/>
    <w:rsid w:val="00E74E28"/>
    <w:rsid w:val="00E76437"/>
    <w:rsid w:val="00E823CD"/>
    <w:rsid w:val="00E82ECE"/>
    <w:rsid w:val="00E83D44"/>
    <w:rsid w:val="00E854EF"/>
    <w:rsid w:val="00E861C2"/>
    <w:rsid w:val="00E867FF"/>
    <w:rsid w:val="00E86A42"/>
    <w:rsid w:val="00E87032"/>
    <w:rsid w:val="00E91EA5"/>
    <w:rsid w:val="00E935E9"/>
    <w:rsid w:val="00E93F10"/>
    <w:rsid w:val="00E942DF"/>
    <w:rsid w:val="00E94D2C"/>
    <w:rsid w:val="00E979B4"/>
    <w:rsid w:val="00EA01AE"/>
    <w:rsid w:val="00EA1486"/>
    <w:rsid w:val="00EA1AD7"/>
    <w:rsid w:val="00EA256D"/>
    <w:rsid w:val="00EA3FCF"/>
    <w:rsid w:val="00EA74F7"/>
    <w:rsid w:val="00EB0129"/>
    <w:rsid w:val="00EB1282"/>
    <w:rsid w:val="00EB1859"/>
    <w:rsid w:val="00EB18FD"/>
    <w:rsid w:val="00EB1E9A"/>
    <w:rsid w:val="00EB31B5"/>
    <w:rsid w:val="00EB38B8"/>
    <w:rsid w:val="00EB3981"/>
    <w:rsid w:val="00EB3D53"/>
    <w:rsid w:val="00EB44EC"/>
    <w:rsid w:val="00EB5FAB"/>
    <w:rsid w:val="00EB607E"/>
    <w:rsid w:val="00EB60DA"/>
    <w:rsid w:val="00EB6185"/>
    <w:rsid w:val="00EB6745"/>
    <w:rsid w:val="00EC174F"/>
    <w:rsid w:val="00EC2B24"/>
    <w:rsid w:val="00EC38BC"/>
    <w:rsid w:val="00EC4313"/>
    <w:rsid w:val="00EC4766"/>
    <w:rsid w:val="00EC50C8"/>
    <w:rsid w:val="00EC6591"/>
    <w:rsid w:val="00EC7342"/>
    <w:rsid w:val="00ED182C"/>
    <w:rsid w:val="00ED3548"/>
    <w:rsid w:val="00ED3C73"/>
    <w:rsid w:val="00ED3E92"/>
    <w:rsid w:val="00ED4ED1"/>
    <w:rsid w:val="00ED5570"/>
    <w:rsid w:val="00ED6684"/>
    <w:rsid w:val="00ED7411"/>
    <w:rsid w:val="00EE2A83"/>
    <w:rsid w:val="00EE2C6F"/>
    <w:rsid w:val="00EE3F78"/>
    <w:rsid w:val="00EE557E"/>
    <w:rsid w:val="00EE5972"/>
    <w:rsid w:val="00EE64DC"/>
    <w:rsid w:val="00EE6E68"/>
    <w:rsid w:val="00EE793F"/>
    <w:rsid w:val="00EF0458"/>
    <w:rsid w:val="00EF0998"/>
    <w:rsid w:val="00EF209D"/>
    <w:rsid w:val="00EF2475"/>
    <w:rsid w:val="00EF2D52"/>
    <w:rsid w:val="00EF310C"/>
    <w:rsid w:val="00EF37EC"/>
    <w:rsid w:val="00EF3C79"/>
    <w:rsid w:val="00EF58DA"/>
    <w:rsid w:val="00EF62CE"/>
    <w:rsid w:val="00EF7548"/>
    <w:rsid w:val="00EF7A4F"/>
    <w:rsid w:val="00F00761"/>
    <w:rsid w:val="00F00F04"/>
    <w:rsid w:val="00F01652"/>
    <w:rsid w:val="00F01669"/>
    <w:rsid w:val="00F02541"/>
    <w:rsid w:val="00F04289"/>
    <w:rsid w:val="00F0497A"/>
    <w:rsid w:val="00F06BB4"/>
    <w:rsid w:val="00F06F1E"/>
    <w:rsid w:val="00F072BC"/>
    <w:rsid w:val="00F12981"/>
    <w:rsid w:val="00F12FE2"/>
    <w:rsid w:val="00F13199"/>
    <w:rsid w:val="00F144CA"/>
    <w:rsid w:val="00F15E2D"/>
    <w:rsid w:val="00F167A0"/>
    <w:rsid w:val="00F16B35"/>
    <w:rsid w:val="00F17A75"/>
    <w:rsid w:val="00F17A78"/>
    <w:rsid w:val="00F20E03"/>
    <w:rsid w:val="00F210C2"/>
    <w:rsid w:val="00F223B0"/>
    <w:rsid w:val="00F246E5"/>
    <w:rsid w:val="00F247C5"/>
    <w:rsid w:val="00F264A6"/>
    <w:rsid w:val="00F26B26"/>
    <w:rsid w:val="00F26D11"/>
    <w:rsid w:val="00F30538"/>
    <w:rsid w:val="00F30562"/>
    <w:rsid w:val="00F30A95"/>
    <w:rsid w:val="00F31010"/>
    <w:rsid w:val="00F31ECE"/>
    <w:rsid w:val="00F31F15"/>
    <w:rsid w:val="00F336A5"/>
    <w:rsid w:val="00F33C7B"/>
    <w:rsid w:val="00F3409F"/>
    <w:rsid w:val="00F36291"/>
    <w:rsid w:val="00F3641D"/>
    <w:rsid w:val="00F40323"/>
    <w:rsid w:val="00F422B2"/>
    <w:rsid w:val="00F430B6"/>
    <w:rsid w:val="00F43DE3"/>
    <w:rsid w:val="00F45102"/>
    <w:rsid w:val="00F459FA"/>
    <w:rsid w:val="00F50536"/>
    <w:rsid w:val="00F50B92"/>
    <w:rsid w:val="00F5247E"/>
    <w:rsid w:val="00F53379"/>
    <w:rsid w:val="00F54288"/>
    <w:rsid w:val="00F55152"/>
    <w:rsid w:val="00F56FBB"/>
    <w:rsid w:val="00F57A2D"/>
    <w:rsid w:val="00F57A36"/>
    <w:rsid w:val="00F605AB"/>
    <w:rsid w:val="00F615CD"/>
    <w:rsid w:val="00F61B78"/>
    <w:rsid w:val="00F62EB7"/>
    <w:rsid w:val="00F64B89"/>
    <w:rsid w:val="00F650FF"/>
    <w:rsid w:val="00F65172"/>
    <w:rsid w:val="00F65F71"/>
    <w:rsid w:val="00F66C05"/>
    <w:rsid w:val="00F6701B"/>
    <w:rsid w:val="00F675F1"/>
    <w:rsid w:val="00F67A6C"/>
    <w:rsid w:val="00F71675"/>
    <w:rsid w:val="00F717AC"/>
    <w:rsid w:val="00F71908"/>
    <w:rsid w:val="00F734DA"/>
    <w:rsid w:val="00F7365D"/>
    <w:rsid w:val="00F76237"/>
    <w:rsid w:val="00F7667D"/>
    <w:rsid w:val="00F76CB1"/>
    <w:rsid w:val="00F77C17"/>
    <w:rsid w:val="00F77E49"/>
    <w:rsid w:val="00F81A77"/>
    <w:rsid w:val="00F81C8C"/>
    <w:rsid w:val="00F826AA"/>
    <w:rsid w:val="00F8319F"/>
    <w:rsid w:val="00F8352B"/>
    <w:rsid w:val="00F837C0"/>
    <w:rsid w:val="00F84483"/>
    <w:rsid w:val="00F84618"/>
    <w:rsid w:val="00F846E8"/>
    <w:rsid w:val="00F85081"/>
    <w:rsid w:val="00F854DD"/>
    <w:rsid w:val="00F8695B"/>
    <w:rsid w:val="00F86AA6"/>
    <w:rsid w:val="00F87034"/>
    <w:rsid w:val="00F925A7"/>
    <w:rsid w:val="00F93428"/>
    <w:rsid w:val="00F95B68"/>
    <w:rsid w:val="00F95D6D"/>
    <w:rsid w:val="00F96C41"/>
    <w:rsid w:val="00F97526"/>
    <w:rsid w:val="00FA00D6"/>
    <w:rsid w:val="00FA040A"/>
    <w:rsid w:val="00FA0871"/>
    <w:rsid w:val="00FA0E3B"/>
    <w:rsid w:val="00FA0E8B"/>
    <w:rsid w:val="00FA115A"/>
    <w:rsid w:val="00FA1C3B"/>
    <w:rsid w:val="00FA35E8"/>
    <w:rsid w:val="00FA3CDF"/>
    <w:rsid w:val="00FA4D1F"/>
    <w:rsid w:val="00FA4D2A"/>
    <w:rsid w:val="00FA5D8E"/>
    <w:rsid w:val="00FA6BE9"/>
    <w:rsid w:val="00FA7060"/>
    <w:rsid w:val="00FA7B94"/>
    <w:rsid w:val="00FB0385"/>
    <w:rsid w:val="00FB0517"/>
    <w:rsid w:val="00FB0907"/>
    <w:rsid w:val="00FB1A18"/>
    <w:rsid w:val="00FB33F4"/>
    <w:rsid w:val="00FB41EF"/>
    <w:rsid w:val="00FB5137"/>
    <w:rsid w:val="00FB5A6E"/>
    <w:rsid w:val="00FB78E3"/>
    <w:rsid w:val="00FB7D4F"/>
    <w:rsid w:val="00FC04AD"/>
    <w:rsid w:val="00FC2414"/>
    <w:rsid w:val="00FC2E17"/>
    <w:rsid w:val="00FC2FA6"/>
    <w:rsid w:val="00FC3C73"/>
    <w:rsid w:val="00FC3ECB"/>
    <w:rsid w:val="00FC441E"/>
    <w:rsid w:val="00FC6480"/>
    <w:rsid w:val="00FC6CA2"/>
    <w:rsid w:val="00FC6D65"/>
    <w:rsid w:val="00FC737A"/>
    <w:rsid w:val="00FC7EFF"/>
    <w:rsid w:val="00FD0B03"/>
    <w:rsid w:val="00FD0D77"/>
    <w:rsid w:val="00FD1519"/>
    <w:rsid w:val="00FD2032"/>
    <w:rsid w:val="00FD2D3F"/>
    <w:rsid w:val="00FD2D95"/>
    <w:rsid w:val="00FD4B45"/>
    <w:rsid w:val="00FD5652"/>
    <w:rsid w:val="00FD5BAC"/>
    <w:rsid w:val="00FD6BF4"/>
    <w:rsid w:val="00FD756C"/>
    <w:rsid w:val="00FD7F68"/>
    <w:rsid w:val="00FE018C"/>
    <w:rsid w:val="00FE071F"/>
    <w:rsid w:val="00FE1A8E"/>
    <w:rsid w:val="00FE20B6"/>
    <w:rsid w:val="00FE24B9"/>
    <w:rsid w:val="00FE3AA9"/>
    <w:rsid w:val="00FE504B"/>
    <w:rsid w:val="00FE5891"/>
    <w:rsid w:val="00FE6D27"/>
    <w:rsid w:val="00FE7212"/>
    <w:rsid w:val="00FF163E"/>
    <w:rsid w:val="00FF294A"/>
    <w:rsid w:val="00FF338D"/>
    <w:rsid w:val="00FF35A8"/>
    <w:rsid w:val="00FF4850"/>
    <w:rsid w:val="00FF543D"/>
    <w:rsid w:val="00FF57AC"/>
    <w:rsid w:val="00FF5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C0B45E"/>
  <w15:docId w15:val="{453FC0E2-089A-49E6-B27D-108AA0E06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4CF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link w:val="Heading1Char"/>
    <w:uiPriority w:val="9"/>
    <w:qFormat/>
    <w:rsid w:val="000F6C89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es-VE" w:eastAsia="es-V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0B9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D3FA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16C2C"/>
    <w:pPr>
      <w:tabs>
        <w:tab w:val="center" w:pos="4680"/>
        <w:tab w:val="right" w:pos="9360"/>
      </w:tabs>
    </w:pPr>
    <w:rPr>
      <w:rFonts w:ascii="Arial" w:hAnsi="Arial"/>
      <w:sz w:val="21"/>
    </w:rPr>
  </w:style>
  <w:style w:type="character" w:customStyle="1" w:styleId="HeaderChar">
    <w:name w:val="Header Char"/>
    <w:basedOn w:val="DefaultParagraphFont"/>
    <w:link w:val="Header"/>
    <w:uiPriority w:val="99"/>
    <w:rsid w:val="00316C2C"/>
    <w:rPr>
      <w:rFonts w:ascii="Arial" w:eastAsia="Times New Roman" w:hAnsi="Arial" w:cs="Times New Roman"/>
      <w:sz w:val="21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316C2C"/>
    <w:pPr>
      <w:tabs>
        <w:tab w:val="center" w:pos="4680"/>
        <w:tab w:val="right" w:pos="9360"/>
      </w:tabs>
    </w:pPr>
    <w:rPr>
      <w:rFonts w:ascii="Arial" w:hAnsi="Arial"/>
      <w:sz w:val="21"/>
    </w:rPr>
  </w:style>
  <w:style w:type="character" w:customStyle="1" w:styleId="FooterChar">
    <w:name w:val="Footer Char"/>
    <w:basedOn w:val="DefaultParagraphFont"/>
    <w:link w:val="Footer"/>
    <w:uiPriority w:val="99"/>
    <w:rsid w:val="00316C2C"/>
    <w:rPr>
      <w:rFonts w:ascii="Arial" w:eastAsia="Times New Roman" w:hAnsi="Arial" w:cs="Times New Roman"/>
      <w:sz w:val="21"/>
      <w:szCs w:val="24"/>
      <w:lang w:val="en-US"/>
    </w:rPr>
  </w:style>
  <w:style w:type="paragraph" w:customStyle="1" w:styleId="NoteLevel11">
    <w:name w:val="Note Level 11"/>
    <w:basedOn w:val="Normal"/>
    <w:uiPriority w:val="99"/>
    <w:unhideWhenUsed/>
    <w:qFormat/>
    <w:rsid w:val="00316C2C"/>
    <w:pPr>
      <w:keepNext/>
      <w:numPr>
        <w:numId w:val="1"/>
      </w:numPr>
      <w:contextualSpacing/>
      <w:outlineLvl w:val="0"/>
    </w:pPr>
    <w:rPr>
      <w:rFonts w:ascii="Verdana" w:eastAsia="MS Gothic" w:hAnsi="Verdana"/>
      <w:sz w:val="21"/>
    </w:rPr>
  </w:style>
  <w:style w:type="paragraph" w:styleId="ListParagraph">
    <w:name w:val="List Paragraph"/>
    <w:basedOn w:val="Normal"/>
    <w:uiPriority w:val="34"/>
    <w:qFormat/>
    <w:rsid w:val="00316C2C"/>
    <w:pPr>
      <w:ind w:left="720"/>
      <w:contextualSpacing/>
    </w:pPr>
    <w:rPr>
      <w:rFonts w:ascii="Arial" w:hAnsi="Arial"/>
      <w:sz w:val="21"/>
    </w:rPr>
  </w:style>
  <w:style w:type="character" w:styleId="Hyperlink">
    <w:name w:val="Hyperlink"/>
    <w:uiPriority w:val="99"/>
    <w:rsid w:val="00316C2C"/>
    <w:rPr>
      <w:color w:val="0000FF"/>
      <w:u w:val="single"/>
    </w:rPr>
  </w:style>
  <w:style w:type="paragraph" w:styleId="NoSpacing">
    <w:name w:val="No Spacing"/>
    <w:uiPriority w:val="1"/>
    <w:qFormat/>
    <w:rsid w:val="00316C2C"/>
    <w:pPr>
      <w:spacing w:after="0" w:line="240" w:lineRule="auto"/>
      <w:jc w:val="center"/>
    </w:pPr>
    <w:rPr>
      <w:rFonts w:ascii="Arial" w:hAnsi="Arial" w:cs="Arial"/>
      <w:noProof/>
      <w:sz w:val="16"/>
      <w:szCs w:val="16"/>
      <w:lang w:val="en-US"/>
    </w:rPr>
  </w:style>
  <w:style w:type="character" w:styleId="PageNumber">
    <w:name w:val="page number"/>
    <w:basedOn w:val="DefaultParagraphFont"/>
    <w:uiPriority w:val="99"/>
    <w:semiHidden/>
    <w:unhideWhenUsed/>
    <w:rsid w:val="00316C2C"/>
  </w:style>
  <w:style w:type="paragraph" w:customStyle="1" w:styleId="Body">
    <w:name w:val="Body"/>
    <w:rsid w:val="00503FC9"/>
    <w:pPr>
      <w:spacing w:after="0" w:line="240" w:lineRule="auto"/>
    </w:pPr>
    <w:rPr>
      <w:rFonts w:ascii="Arial" w:eastAsia="Arial Unicode MS" w:hAnsi="Arial" w:cs="Arial Unicode MS"/>
      <w:color w:val="000000"/>
      <w:sz w:val="21"/>
      <w:szCs w:val="21"/>
      <w:u w:color="000000"/>
      <w:lang w:val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F543D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F543D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FF543D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409F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409F"/>
    <w:rPr>
      <w:rFonts w:ascii="Lucida Grande" w:eastAsia="Times New Roman" w:hAnsi="Lucida Grande" w:cs="Lucida Grande"/>
      <w:sz w:val="18"/>
      <w:szCs w:val="18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3650C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650C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650C7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8448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84483"/>
    <w:rPr>
      <w:rFonts w:ascii="Times New Roman" w:eastAsia="Times New Roman" w:hAnsi="Times New Roman" w:cs="Times New Roman"/>
      <w:b/>
      <w:bCs/>
      <w:sz w:val="20"/>
      <w:szCs w:val="20"/>
      <w:lang w:val="en-US"/>
    </w:rPr>
  </w:style>
  <w:style w:type="paragraph" w:styleId="NormalWeb">
    <w:name w:val="Normal (Web)"/>
    <w:basedOn w:val="Normal"/>
    <w:uiPriority w:val="99"/>
    <w:unhideWhenUsed/>
    <w:rsid w:val="00FE24B9"/>
    <w:pPr>
      <w:spacing w:before="100" w:beforeAutospacing="1" w:after="100" w:afterAutospacing="1"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E7AE4"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rsid w:val="00020DD5"/>
    <w:rPr>
      <w:color w:val="605E5C"/>
      <w:shd w:val="clear" w:color="auto" w:fill="E1DFDD"/>
    </w:rPr>
  </w:style>
  <w:style w:type="paragraph" w:customStyle="1" w:styleId="JMBodyText">
    <w:name w:val="JM_Body Text"/>
    <w:basedOn w:val="Normal"/>
    <w:qFormat/>
    <w:rsid w:val="00A0751D"/>
    <w:pPr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</w:tabs>
      <w:suppressAutoHyphens/>
      <w:spacing w:line="260" w:lineRule="atLeast"/>
    </w:pPr>
    <w:rPr>
      <w:rFonts w:ascii="Verdana" w:eastAsiaTheme="minorHAnsi" w:hAnsi="Verdana" w:cstheme="minorBidi"/>
      <w:color w:val="000000"/>
      <w:kern w:val="12"/>
      <w:sz w:val="18"/>
      <w:szCs w:val="22"/>
      <w:lang w:val="en-GB"/>
    </w:rPr>
  </w:style>
  <w:style w:type="character" w:styleId="Emphasis">
    <w:name w:val="Emphasis"/>
    <w:basedOn w:val="DefaultParagraphFont"/>
    <w:uiPriority w:val="20"/>
    <w:qFormat/>
    <w:rsid w:val="00CD25DE"/>
    <w:rPr>
      <w:i/>
      <w:iCs/>
    </w:rPr>
  </w:style>
  <w:style w:type="paragraph" w:customStyle="1" w:styleId="copy">
    <w:name w:val="copy"/>
    <w:basedOn w:val="Normal"/>
    <w:rsid w:val="00B52CC4"/>
    <w:pPr>
      <w:spacing w:before="100" w:beforeAutospacing="1" w:after="100" w:afterAutospacing="1"/>
    </w:pPr>
    <w:rPr>
      <w:lang w:val="es-VE" w:eastAsia="es-VE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B52CC4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0F6C89"/>
    <w:rPr>
      <w:rFonts w:ascii="Times New Roman" w:eastAsia="Times New Roman" w:hAnsi="Times New Roman" w:cs="Times New Roman"/>
      <w:b/>
      <w:bCs/>
      <w:kern w:val="36"/>
      <w:sz w:val="48"/>
      <w:szCs w:val="48"/>
      <w:lang w:val="es-VE" w:eastAsia="es-VE"/>
    </w:rPr>
  </w:style>
  <w:style w:type="character" w:styleId="Strong">
    <w:name w:val="Strong"/>
    <w:basedOn w:val="DefaultParagraphFont"/>
    <w:uiPriority w:val="22"/>
    <w:qFormat/>
    <w:rsid w:val="00416C3C"/>
    <w:rPr>
      <w:b/>
      <w:bCs/>
    </w:rPr>
  </w:style>
  <w:style w:type="paragraph" w:styleId="BodyText">
    <w:name w:val="Body Text"/>
    <w:basedOn w:val="Normal"/>
    <w:link w:val="BodyTextChar"/>
    <w:uiPriority w:val="1"/>
    <w:qFormat/>
    <w:rsid w:val="00AB1540"/>
    <w:pPr>
      <w:widowControl w:val="0"/>
      <w:autoSpaceDE w:val="0"/>
      <w:autoSpaceDN w:val="0"/>
      <w:adjustRightInd w:val="0"/>
    </w:pPr>
    <w:rPr>
      <w:rFonts w:ascii="Arial" w:eastAsiaTheme="minorEastAsia" w:hAnsi="Arial" w:cs="Arial"/>
      <w:sz w:val="21"/>
      <w:szCs w:val="21"/>
    </w:rPr>
  </w:style>
  <w:style w:type="character" w:customStyle="1" w:styleId="BodyTextChar">
    <w:name w:val="Body Text Char"/>
    <w:basedOn w:val="DefaultParagraphFont"/>
    <w:link w:val="BodyText"/>
    <w:uiPriority w:val="1"/>
    <w:rsid w:val="00AB1540"/>
    <w:rPr>
      <w:rFonts w:ascii="Arial" w:eastAsiaTheme="minorEastAsia" w:hAnsi="Arial" w:cs="Arial"/>
      <w:sz w:val="21"/>
      <w:szCs w:val="21"/>
      <w:lang w:val="en-US"/>
    </w:rPr>
  </w:style>
  <w:style w:type="character" w:customStyle="1" w:styleId="UnresolvedMention4">
    <w:name w:val="Unresolved Mention4"/>
    <w:basedOn w:val="DefaultParagraphFont"/>
    <w:uiPriority w:val="99"/>
    <w:semiHidden/>
    <w:unhideWhenUsed/>
    <w:rsid w:val="00BD167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B041E"/>
    <w:rPr>
      <w:color w:val="954F72" w:themeColor="followedHyperlink"/>
      <w:u w:val="single"/>
    </w:rPr>
  </w:style>
  <w:style w:type="character" w:customStyle="1" w:styleId="UnresolvedMention5">
    <w:name w:val="Unresolved Mention5"/>
    <w:basedOn w:val="DefaultParagraphFont"/>
    <w:uiPriority w:val="99"/>
    <w:semiHidden/>
    <w:unhideWhenUsed/>
    <w:rsid w:val="006141CF"/>
    <w:rPr>
      <w:color w:val="605E5C"/>
      <w:shd w:val="clear" w:color="auto" w:fill="E1DFDD"/>
    </w:rPr>
  </w:style>
  <w:style w:type="character" w:customStyle="1" w:styleId="UnresolvedMention6">
    <w:name w:val="Unresolved Mention6"/>
    <w:basedOn w:val="DefaultParagraphFont"/>
    <w:uiPriority w:val="99"/>
    <w:semiHidden/>
    <w:unhideWhenUsed/>
    <w:rsid w:val="000E5A2D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405AA0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9D3FA1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Revision">
    <w:name w:val="Revision"/>
    <w:hidden/>
    <w:uiPriority w:val="99"/>
    <w:semiHidden/>
    <w:rsid w:val="00770B8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0B93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550CE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F16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F1625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ljs-comment">
    <w:name w:val="hljs-comment"/>
    <w:basedOn w:val="DefaultParagraphFont"/>
    <w:rsid w:val="00AF16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33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9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0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0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35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132317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77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28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493670">
                  <w:marLeft w:val="0"/>
                  <w:marRight w:val="0"/>
                  <w:marTop w:val="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23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277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4077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8117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979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1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75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5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4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1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73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60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99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665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405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1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7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32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96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30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580178">
                  <w:marLeft w:val="0"/>
                  <w:marRight w:val="0"/>
                  <w:marTop w:val="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207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4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856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3704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9276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9044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8829593">
                                              <w:marLeft w:val="0"/>
                                              <w:marRight w:val="191"/>
                                              <w:marTop w:val="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61235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990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133009">
                                      <w:marLeft w:val="0"/>
                                      <w:marRight w:val="0"/>
                                      <w:marTop w:val="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6388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525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8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65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33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098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44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1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5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14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37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5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65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3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9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2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12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55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04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5973">
              <w:marLeft w:val="0"/>
              <w:marRight w:val="165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781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674662">
                      <w:marLeft w:val="-165"/>
                      <w:marRight w:val="-16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421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12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4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2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98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5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37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4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3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58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363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976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050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0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492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904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738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9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03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203182">
          <w:blockQuote w:val="1"/>
          <w:marLeft w:val="0"/>
          <w:marRight w:val="225"/>
          <w:marTop w:val="7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0" w:color="7AA52A"/>
          </w:divBdr>
        </w:div>
      </w:divsChild>
    </w:div>
    <w:div w:id="122271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86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61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0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14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09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7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93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87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94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12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96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61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9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35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9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1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0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4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1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2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59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05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73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12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691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772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235580">
                          <w:marLeft w:val="0"/>
                          <w:marRight w:val="4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5036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449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9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50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444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69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0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49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0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1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0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6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0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82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66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570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257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126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84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681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25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103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5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77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936742">
              <w:marLeft w:val="0"/>
              <w:marRight w:val="0"/>
              <w:marTop w:val="0"/>
              <w:marBottom w:val="0"/>
              <w:divBdr>
                <w:top w:val="none" w:sz="0" w:space="0" w:color="404040"/>
                <w:left w:val="none" w:sz="0" w:space="0" w:color="404040"/>
                <w:bottom w:val="none" w:sz="0" w:space="0" w:color="404040"/>
                <w:right w:val="none" w:sz="0" w:space="0" w:color="404040"/>
              </w:divBdr>
              <w:divsChild>
                <w:div w:id="903564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63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606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5222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754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1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75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51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33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5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99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71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0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15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75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0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35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53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266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866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89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05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62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79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58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90298">
                  <w:marLeft w:val="0"/>
                  <w:marRight w:val="0"/>
                  <w:marTop w:val="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256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939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5641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4016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9661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9297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2401654">
                                              <w:marLeft w:val="0"/>
                                              <w:marRight w:val="191"/>
                                              <w:marTop w:val="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93557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2029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471514">
                                      <w:marLeft w:val="0"/>
                                      <w:marRight w:val="0"/>
                                      <w:marTop w:val="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3676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703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8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55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343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562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938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712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278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890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20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8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356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821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5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73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33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7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73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21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44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23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2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50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93D41E-8535-4704-876C-EC022A7848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12</Words>
  <Characters>69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Singh Rathore</dc:creator>
  <cp:keywords/>
  <dc:description/>
  <cp:lastModifiedBy>Pamidi,Sushma</cp:lastModifiedBy>
  <cp:revision>17</cp:revision>
  <dcterms:created xsi:type="dcterms:W3CDTF">2024-10-24T22:56:00Z</dcterms:created>
  <dcterms:modified xsi:type="dcterms:W3CDTF">2025-12-09T17:46:00Z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965bcb79ff6a15b7c86242d476bbf3d522345316a07b06cf55d9d48cb7457d4a</vt:lpwstr>
  </property>
</Properties>
</file>