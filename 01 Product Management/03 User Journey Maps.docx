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3941E" w14:textId="414366BF" w:rsidR="00653545" w:rsidRDefault="00653545" w:rsidP="00653545">
      <w:pPr>
        <w:pStyle w:val="NormalWeb"/>
      </w:pPr>
      <w:r>
        <w:t>H</w:t>
      </w:r>
      <w:r>
        <w:t xml:space="preserve">ere is the </w:t>
      </w:r>
      <w:r>
        <w:rPr>
          <w:rStyle w:val="Strong"/>
        </w:rPr>
        <w:t>full, detailed, enterprise-grade User Journey Map</w:t>
      </w:r>
      <w:r>
        <w:t xml:space="preserve"> for TalentRank AI.</w:t>
      </w:r>
      <w:r>
        <w:br/>
      </w:r>
    </w:p>
    <w:p w14:paraId="4E364679" w14:textId="77777777" w:rsidR="00653545" w:rsidRDefault="00653545" w:rsidP="00653545">
      <w:pPr>
        <w:pStyle w:val="NormalWeb"/>
      </w:pPr>
      <w:r>
        <w:t>It includes:</w:t>
      </w:r>
    </w:p>
    <w:p w14:paraId="133A684D" w14:textId="77777777" w:rsidR="00653545" w:rsidRDefault="00653545" w:rsidP="00653545">
      <w:pPr>
        <w:pStyle w:val="NormalWeb"/>
        <w:numPr>
          <w:ilvl w:val="0"/>
          <w:numId w:val="110"/>
        </w:numPr>
      </w:pPr>
      <w:r>
        <w:t>Awareness → Consideration → Signup → First Use → Repeat Use</w:t>
      </w:r>
    </w:p>
    <w:p w14:paraId="42C00B5E" w14:textId="77777777" w:rsidR="00653545" w:rsidRDefault="00653545" w:rsidP="00653545">
      <w:pPr>
        <w:pStyle w:val="NormalWeb"/>
        <w:numPr>
          <w:ilvl w:val="0"/>
          <w:numId w:val="110"/>
        </w:numPr>
      </w:pPr>
      <w:r>
        <w:t>Emotions, pain points, opportunities</w:t>
      </w:r>
    </w:p>
    <w:p w14:paraId="5C80F43B" w14:textId="77777777" w:rsidR="00653545" w:rsidRDefault="00653545" w:rsidP="00653545">
      <w:pPr>
        <w:pStyle w:val="NormalWeb"/>
        <w:numPr>
          <w:ilvl w:val="0"/>
          <w:numId w:val="110"/>
        </w:numPr>
      </w:pPr>
      <w:r>
        <w:t>Detailed step-by-step interactions</w:t>
      </w:r>
    </w:p>
    <w:p w14:paraId="5A266887" w14:textId="77777777" w:rsidR="00653545" w:rsidRDefault="00653545" w:rsidP="00653545">
      <w:pPr>
        <w:pStyle w:val="NormalWeb"/>
        <w:numPr>
          <w:ilvl w:val="0"/>
          <w:numId w:val="110"/>
        </w:numPr>
      </w:pPr>
      <w:r>
        <w:t>Notion-ready formatting</w:t>
      </w:r>
    </w:p>
    <w:p w14:paraId="0E84EEDE" w14:textId="77777777" w:rsidR="00653545" w:rsidRDefault="00653545" w:rsidP="00653545">
      <w:pPr>
        <w:pStyle w:val="NormalWeb"/>
        <w:numPr>
          <w:ilvl w:val="0"/>
          <w:numId w:val="110"/>
        </w:numPr>
      </w:pPr>
      <w:r>
        <w:t>Can be converted into Miro diagrams easily</w:t>
      </w:r>
    </w:p>
    <w:p w14:paraId="1FB872B7" w14:textId="3FA05F09" w:rsidR="00C22CF3" w:rsidRDefault="00C22CF3" w:rsidP="00653545"/>
    <w:p w14:paraId="3D9EA9CF" w14:textId="77777777" w:rsidR="00653545" w:rsidRDefault="00653545" w:rsidP="00653545">
      <w:pPr>
        <w:pStyle w:val="Heading1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SECTION 3 — USER JOURNEY MAPS (DETAILED)</w:t>
      </w:r>
    </w:p>
    <w:p w14:paraId="0AE53E6C" w14:textId="77777777" w:rsidR="00653545" w:rsidRDefault="00653545" w:rsidP="00653545">
      <w:pPr>
        <w:pStyle w:val="NormalWeb"/>
      </w:pPr>
      <w:r>
        <w:rPr>
          <w:rStyle w:val="Emphasis"/>
        </w:rPr>
        <w:t>For TalentRank AI</w:t>
      </w:r>
      <w:r>
        <w:br/>
      </w:r>
      <w:r>
        <w:rPr>
          <w:rStyle w:val="Emphasis"/>
        </w:rPr>
        <w:t>Notion-ready, structured, and comprehensive</w:t>
      </w:r>
    </w:p>
    <w:p w14:paraId="17986F02" w14:textId="77777777" w:rsidR="00653545" w:rsidRDefault="00452E6F" w:rsidP="00653545">
      <w:r>
        <w:rPr>
          <w:noProof/>
        </w:rPr>
        <w:pict w14:anchorId="4FF0CA7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DE754ED" w14:textId="77777777" w:rsidR="00653545" w:rsidRDefault="00653545" w:rsidP="00653545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Journey Map 1 — Corporate Recruiter Using TalentRank AI</w:t>
      </w:r>
    </w:p>
    <w:p w14:paraId="3EB1E097" w14:textId="77777777" w:rsidR="00653545" w:rsidRDefault="00653545" w:rsidP="00653545">
      <w:pPr>
        <w:pStyle w:val="Heading2"/>
      </w:pPr>
      <w:r>
        <w:rPr>
          <w:rStyle w:val="Strong"/>
          <w:b w:val="0"/>
          <w:bCs w:val="0"/>
        </w:rPr>
        <w:t>1. Awareness Phase</w:t>
      </w:r>
    </w:p>
    <w:p w14:paraId="4901C830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Trigger</w:t>
      </w:r>
    </w:p>
    <w:p w14:paraId="6469B047" w14:textId="77777777" w:rsidR="00653545" w:rsidRDefault="00653545" w:rsidP="00653545">
      <w:pPr>
        <w:pStyle w:val="NormalWeb"/>
      </w:pPr>
      <w:r>
        <w:t>Recruiter struggles reviewing 200+ resumes for a role.</w:t>
      </w:r>
    </w:p>
    <w:p w14:paraId="459C81A3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Actions</w:t>
      </w:r>
    </w:p>
    <w:p w14:paraId="20262EFF" w14:textId="77777777" w:rsidR="00653545" w:rsidRDefault="00653545" w:rsidP="00653545">
      <w:pPr>
        <w:pStyle w:val="NormalWeb"/>
        <w:numPr>
          <w:ilvl w:val="0"/>
          <w:numId w:val="111"/>
        </w:numPr>
      </w:pPr>
      <w:r>
        <w:t>Searches Google: “AI resume screening tool”</w:t>
      </w:r>
    </w:p>
    <w:p w14:paraId="73E5ABE0" w14:textId="77777777" w:rsidR="00653545" w:rsidRDefault="00653545" w:rsidP="00653545">
      <w:pPr>
        <w:pStyle w:val="NormalWeb"/>
        <w:numPr>
          <w:ilvl w:val="0"/>
          <w:numId w:val="111"/>
        </w:numPr>
      </w:pPr>
      <w:r>
        <w:t>Sees LinkedIn/Twitter posts</w:t>
      </w:r>
    </w:p>
    <w:p w14:paraId="4CFF95E7" w14:textId="77777777" w:rsidR="00653545" w:rsidRDefault="00653545" w:rsidP="00653545">
      <w:pPr>
        <w:pStyle w:val="NormalWeb"/>
        <w:numPr>
          <w:ilvl w:val="0"/>
          <w:numId w:val="111"/>
        </w:numPr>
      </w:pPr>
      <w:r>
        <w:t>Gets TalentRank link from another recruiter</w:t>
      </w:r>
    </w:p>
    <w:p w14:paraId="04269D8E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Emotions</w:t>
      </w:r>
    </w:p>
    <w:p w14:paraId="587713DF" w14:textId="77777777" w:rsidR="00653545" w:rsidRDefault="00653545" w:rsidP="00653545">
      <w:pPr>
        <w:pStyle w:val="NormalWeb"/>
        <w:numPr>
          <w:ilvl w:val="0"/>
          <w:numId w:val="112"/>
        </w:numPr>
      </w:pPr>
      <w:r>
        <w:t>Overwhelmed</w:t>
      </w:r>
    </w:p>
    <w:p w14:paraId="6B423032" w14:textId="77777777" w:rsidR="00653545" w:rsidRDefault="00653545" w:rsidP="00653545">
      <w:pPr>
        <w:pStyle w:val="NormalWeb"/>
        <w:numPr>
          <w:ilvl w:val="0"/>
          <w:numId w:val="112"/>
        </w:numPr>
      </w:pPr>
      <w:r>
        <w:t>Fatigued</w:t>
      </w:r>
    </w:p>
    <w:p w14:paraId="653FD45D" w14:textId="77777777" w:rsidR="00653545" w:rsidRDefault="00653545" w:rsidP="00653545">
      <w:pPr>
        <w:pStyle w:val="NormalWeb"/>
        <w:numPr>
          <w:ilvl w:val="0"/>
          <w:numId w:val="112"/>
        </w:numPr>
      </w:pPr>
      <w:r>
        <w:t>Curious for a solution</w:t>
      </w:r>
    </w:p>
    <w:p w14:paraId="5CC2EAB2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lastRenderedPageBreak/>
        <w:t>Pain Points</w:t>
      </w:r>
    </w:p>
    <w:p w14:paraId="3CB2929E" w14:textId="77777777" w:rsidR="00653545" w:rsidRDefault="00653545" w:rsidP="00653545">
      <w:pPr>
        <w:pStyle w:val="NormalWeb"/>
        <w:numPr>
          <w:ilvl w:val="0"/>
          <w:numId w:val="113"/>
        </w:numPr>
      </w:pPr>
      <w:r>
        <w:t>Reviewing resumes at night</w:t>
      </w:r>
    </w:p>
    <w:p w14:paraId="29AF9D14" w14:textId="77777777" w:rsidR="00653545" w:rsidRDefault="00653545" w:rsidP="00653545">
      <w:pPr>
        <w:pStyle w:val="NormalWeb"/>
        <w:numPr>
          <w:ilvl w:val="0"/>
          <w:numId w:val="113"/>
        </w:numPr>
      </w:pPr>
      <w:r>
        <w:t>Hiring manager chasing updates</w:t>
      </w:r>
    </w:p>
    <w:p w14:paraId="5129CE66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Opportunity for TalentRank AI</w:t>
      </w:r>
    </w:p>
    <w:p w14:paraId="4BDFF97E" w14:textId="77777777" w:rsidR="00653545" w:rsidRDefault="00653545" w:rsidP="00653545">
      <w:pPr>
        <w:pStyle w:val="NormalWeb"/>
        <w:numPr>
          <w:ilvl w:val="0"/>
          <w:numId w:val="114"/>
        </w:numPr>
      </w:pPr>
      <w:r>
        <w:t>Clear homepage message</w:t>
      </w:r>
    </w:p>
    <w:p w14:paraId="6A7339D4" w14:textId="77777777" w:rsidR="00653545" w:rsidRDefault="00653545" w:rsidP="00653545">
      <w:pPr>
        <w:pStyle w:val="NormalWeb"/>
        <w:numPr>
          <w:ilvl w:val="0"/>
          <w:numId w:val="114"/>
        </w:numPr>
      </w:pPr>
      <w:r>
        <w:t>Strong testimonials</w:t>
      </w:r>
    </w:p>
    <w:p w14:paraId="617E58CC" w14:textId="77777777" w:rsidR="00653545" w:rsidRDefault="00653545" w:rsidP="00653545">
      <w:pPr>
        <w:pStyle w:val="NormalWeb"/>
        <w:numPr>
          <w:ilvl w:val="0"/>
          <w:numId w:val="114"/>
        </w:numPr>
      </w:pPr>
      <w:r>
        <w:t>Demo video showing 1-click ranking</w:t>
      </w:r>
    </w:p>
    <w:p w14:paraId="472181B2" w14:textId="77777777" w:rsidR="00653545" w:rsidRDefault="00452E6F" w:rsidP="00653545">
      <w:r>
        <w:rPr>
          <w:noProof/>
        </w:rPr>
        <w:pict w14:anchorId="5F8F315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795F9B" w14:textId="77777777" w:rsidR="00653545" w:rsidRDefault="00653545" w:rsidP="00653545">
      <w:pPr>
        <w:pStyle w:val="Heading2"/>
      </w:pPr>
      <w:r>
        <w:rPr>
          <w:rStyle w:val="Strong"/>
          <w:b w:val="0"/>
          <w:bCs w:val="0"/>
        </w:rPr>
        <w:t>2. Consideration Phase</w:t>
      </w:r>
    </w:p>
    <w:p w14:paraId="2A55A443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Actions</w:t>
      </w:r>
    </w:p>
    <w:p w14:paraId="328B67D8" w14:textId="77777777" w:rsidR="00653545" w:rsidRDefault="00653545" w:rsidP="00653545">
      <w:pPr>
        <w:pStyle w:val="NormalWeb"/>
        <w:numPr>
          <w:ilvl w:val="0"/>
          <w:numId w:val="115"/>
        </w:numPr>
      </w:pPr>
      <w:r>
        <w:t>Visits TalentRank homepage</w:t>
      </w:r>
    </w:p>
    <w:p w14:paraId="291BAA94" w14:textId="77777777" w:rsidR="00653545" w:rsidRDefault="00653545" w:rsidP="00653545">
      <w:pPr>
        <w:pStyle w:val="NormalWeb"/>
        <w:numPr>
          <w:ilvl w:val="0"/>
          <w:numId w:val="115"/>
        </w:numPr>
      </w:pPr>
      <w:r>
        <w:t>Reviews features</w:t>
      </w:r>
    </w:p>
    <w:p w14:paraId="256BB2D4" w14:textId="77777777" w:rsidR="00653545" w:rsidRDefault="00653545" w:rsidP="00653545">
      <w:pPr>
        <w:pStyle w:val="NormalWeb"/>
        <w:numPr>
          <w:ilvl w:val="0"/>
          <w:numId w:val="115"/>
        </w:numPr>
      </w:pPr>
      <w:r>
        <w:t>Checks pricing page</w:t>
      </w:r>
    </w:p>
    <w:p w14:paraId="2FB8384C" w14:textId="77777777" w:rsidR="00653545" w:rsidRDefault="00653545" w:rsidP="00653545">
      <w:pPr>
        <w:pStyle w:val="NormalWeb"/>
        <w:numPr>
          <w:ilvl w:val="0"/>
          <w:numId w:val="115"/>
        </w:numPr>
      </w:pPr>
      <w:r>
        <w:t>Opens demo ranking video</w:t>
      </w:r>
    </w:p>
    <w:p w14:paraId="495487D0" w14:textId="77777777" w:rsidR="00653545" w:rsidRDefault="00653545" w:rsidP="00653545">
      <w:pPr>
        <w:pStyle w:val="NormalWeb"/>
        <w:numPr>
          <w:ilvl w:val="0"/>
          <w:numId w:val="115"/>
        </w:numPr>
      </w:pPr>
      <w:r>
        <w:t>Reads top 10 benefits</w:t>
      </w:r>
    </w:p>
    <w:p w14:paraId="4AEB05FC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Emotions</w:t>
      </w:r>
    </w:p>
    <w:p w14:paraId="35518311" w14:textId="77777777" w:rsidR="00653545" w:rsidRDefault="00653545" w:rsidP="00653545">
      <w:pPr>
        <w:pStyle w:val="NormalWeb"/>
        <w:numPr>
          <w:ilvl w:val="0"/>
          <w:numId w:val="116"/>
        </w:numPr>
      </w:pPr>
      <w:r>
        <w:t>Hopeful</w:t>
      </w:r>
    </w:p>
    <w:p w14:paraId="131DF9F2" w14:textId="77777777" w:rsidR="00653545" w:rsidRDefault="00653545" w:rsidP="00653545">
      <w:pPr>
        <w:pStyle w:val="NormalWeb"/>
        <w:numPr>
          <w:ilvl w:val="0"/>
          <w:numId w:val="116"/>
        </w:numPr>
      </w:pPr>
      <w:r>
        <w:t>Skeptical (is this accurate?)</w:t>
      </w:r>
    </w:p>
    <w:p w14:paraId="000A796E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2CE13380" w14:textId="77777777" w:rsidR="00653545" w:rsidRDefault="00653545" w:rsidP="00653545">
      <w:pPr>
        <w:pStyle w:val="NormalWeb"/>
        <w:numPr>
          <w:ilvl w:val="0"/>
          <w:numId w:val="117"/>
        </w:numPr>
      </w:pPr>
      <w:r>
        <w:t>Tools like ATS cannot rank well</w:t>
      </w:r>
    </w:p>
    <w:p w14:paraId="5681745D" w14:textId="77777777" w:rsidR="00653545" w:rsidRDefault="00653545" w:rsidP="00653545">
      <w:pPr>
        <w:pStyle w:val="NormalWeb"/>
        <w:numPr>
          <w:ilvl w:val="0"/>
          <w:numId w:val="117"/>
        </w:numPr>
      </w:pPr>
      <w:r>
        <w:t>Many AI tools are gimmicky</w:t>
      </w:r>
    </w:p>
    <w:p w14:paraId="3F5A0A79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Opportunities</w:t>
      </w:r>
    </w:p>
    <w:p w14:paraId="7C509301" w14:textId="77777777" w:rsidR="00653545" w:rsidRDefault="00653545" w:rsidP="00653545">
      <w:pPr>
        <w:pStyle w:val="NormalWeb"/>
        <w:numPr>
          <w:ilvl w:val="0"/>
          <w:numId w:val="118"/>
        </w:numPr>
      </w:pPr>
      <w:r>
        <w:t>Show accuracy examples</w:t>
      </w:r>
    </w:p>
    <w:p w14:paraId="3A247F68" w14:textId="77777777" w:rsidR="00653545" w:rsidRDefault="00653545" w:rsidP="00653545">
      <w:pPr>
        <w:pStyle w:val="NormalWeb"/>
        <w:numPr>
          <w:ilvl w:val="0"/>
          <w:numId w:val="118"/>
        </w:numPr>
      </w:pPr>
      <w:r>
        <w:t>Show “Before/After” time saved</w:t>
      </w:r>
    </w:p>
    <w:p w14:paraId="25387DCB" w14:textId="77777777" w:rsidR="00653545" w:rsidRDefault="00653545" w:rsidP="00653545">
      <w:pPr>
        <w:pStyle w:val="NormalWeb"/>
        <w:numPr>
          <w:ilvl w:val="0"/>
          <w:numId w:val="118"/>
        </w:numPr>
      </w:pPr>
      <w:r>
        <w:t>Provide free 20-resume demo</w:t>
      </w:r>
    </w:p>
    <w:p w14:paraId="033E9364" w14:textId="77777777" w:rsidR="00653545" w:rsidRDefault="00452E6F" w:rsidP="00653545">
      <w:r>
        <w:rPr>
          <w:noProof/>
        </w:rPr>
        <w:pict w14:anchorId="0457C48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A9111D" w14:textId="77777777" w:rsidR="00653545" w:rsidRDefault="00653545" w:rsidP="00653545">
      <w:pPr>
        <w:pStyle w:val="Heading2"/>
      </w:pPr>
      <w:r>
        <w:rPr>
          <w:rStyle w:val="Strong"/>
          <w:b w:val="0"/>
          <w:bCs w:val="0"/>
        </w:rPr>
        <w:t>3. Signup Phase</w:t>
      </w:r>
    </w:p>
    <w:p w14:paraId="7B023856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Actions</w:t>
      </w:r>
    </w:p>
    <w:p w14:paraId="1F3831EE" w14:textId="77777777" w:rsidR="00653545" w:rsidRDefault="00653545" w:rsidP="00653545">
      <w:pPr>
        <w:pStyle w:val="NormalWeb"/>
        <w:numPr>
          <w:ilvl w:val="0"/>
          <w:numId w:val="119"/>
        </w:numPr>
      </w:pPr>
      <w:r>
        <w:t>Clicks “Get Started Free”</w:t>
      </w:r>
    </w:p>
    <w:p w14:paraId="49E04683" w14:textId="77777777" w:rsidR="00653545" w:rsidRDefault="00653545" w:rsidP="00653545">
      <w:pPr>
        <w:pStyle w:val="NormalWeb"/>
        <w:numPr>
          <w:ilvl w:val="0"/>
          <w:numId w:val="119"/>
        </w:numPr>
      </w:pPr>
      <w:r>
        <w:t>Uses Google login</w:t>
      </w:r>
    </w:p>
    <w:p w14:paraId="3BFDDB45" w14:textId="77777777" w:rsidR="00653545" w:rsidRDefault="00653545" w:rsidP="00653545">
      <w:pPr>
        <w:pStyle w:val="NormalWeb"/>
        <w:numPr>
          <w:ilvl w:val="0"/>
          <w:numId w:val="119"/>
        </w:numPr>
      </w:pPr>
      <w:r>
        <w:t>Fills short onboarding form (optional job title, company, role type)</w:t>
      </w:r>
    </w:p>
    <w:p w14:paraId="14D1AB14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lastRenderedPageBreak/>
        <w:t>Emotions</w:t>
      </w:r>
    </w:p>
    <w:p w14:paraId="4A9CDCE8" w14:textId="77777777" w:rsidR="00653545" w:rsidRDefault="00653545" w:rsidP="00653545">
      <w:pPr>
        <w:pStyle w:val="NormalWeb"/>
        <w:numPr>
          <w:ilvl w:val="0"/>
          <w:numId w:val="120"/>
        </w:numPr>
      </w:pPr>
      <w:r>
        <w:t>Motivated</w:t>
      </w:r>
    </w:p>
    <w:p w14:paraId="7ED3846C" w14:textId="77777777" w:rsidR="00653545" w:rsidRDefault="00653545" w:rsidP="00653545">
      <w:pPr>
        <w:pStyle w:val="NormalWeb"/>
        <w:numPr>
          <w:ilvl w:val="0"/>
          <w:numId w:val="120"/>
        </w:numPr>
      </w:pPr>
      <w:r>
        <w:t>Wants immediate results</w:t>
      </w:r>
    </w:p>
    <w:p w14:paraId="138C22C4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021E7287" w14:textId="77777777" w:rsidR="00653545" w:rsidRDefault="00653545" w:rsidP="00653545">
      <w:pPr>
        <w:pStyle w:val="NormalWeb"/>
        <w:numPr>
          <w:ilvl w:val="0"/>
          <w:numId w:val="121"/>
        </w:numPr>
      </w:pPr>
      <w:r>
        <w:t>Long signup forms</w:t>
      </w:r>
    </w:p>
    <w:p w14:paraId="651C56CB" w14:textId="77777777" w:rsidR="00653545" w:rsidRDefault="00653545" w:rsidP="00653545">
      <w:pPr>
        <w:pStyle w:val="NormalWeb"/>
        <w:numPr>
          <w:ilvl w:val="0"/>
          <w:numId w:val="121"/>
        </w:numPr>
      </w:pPr>
      <w:r>
        <w:t>Tools requiring credit card upfront</w:t>
      </w:r>
    </w:p>
    <w:p w14:paraId="0B3A9AF8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Opportunities</w:t>
      </w:r>
    </w:p>
    <w:p w14:paraId="6257D1D1" w14:textId="77777777" w:rsidR="00653545" w:rsidRDefault="00653545" w:rsidP="00653545">
      <w:pPr>
        <w:pStyle w:val="NormalWeb"/>
        <w:numPr>
          <w:ilvl w:val="0"/>
          <w:numId w:val="122"/>
        </w:numPr>
      </w:pPr>
      <w:r>
        <w:t>1-click Google Auth</w:t>
      </w:r>
    </w:p>
    <w:p w14:paraId="5E1921D4" w14:textId="77777777" w:rsidR="00653545" w:rsidRDefault="00653545" w:rsidP="00653545">
      <w:pPr>
        <w:pStyle w:val="NormalWeb"/>
        <w:numPr>
          <w:ilvl w:val="0"/>
          <w:numId w:val="122"/>
        </w:numPr>
      </w:pPr>
      <w:r>
        <w:t>Instant onboarding</w:t>
      </w:r>
    </w:p>
    <w:p w14:paraId="0533B93B" w14:textId="77777777" w:rsidR="00653545" w:rsidRDefault="00653545" w:rsidP="00653545">
      <w:pPr>
        <w:pStyle w:val="NormalWeb"/>
        <w:numPr>
          <w:ilvl w:val="0"/>
          <w:numId w:val="122"/>
        </w:numPr>
      </w:pPr>
      <w:r>
        <w:t>No credit card needed for free tier</w:t>
      </w:r>
    </w:p>
    <w:p w14:paraId="2C55BF89" w14:textId="77777777" w:rsidR="00653545" w:rsidRDefault="00452E6F" w:rsidP="00653545">
      <w:r>
        <w:rPr>
          <w:noProof/>
        </w:rPr>
        <w:pict w14:anchorId="4D5FF7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0A1BFF6" w14:textId="77777777" w:rsidR="00653545" w:rsidRDefault="00653545" w:rsidP="00653545">
      <w:pPr>
        <w:pStyle w:val="Heading2"/>
      </w:pPr>
      <w:r>
        <w:rPr>
          <w:rStyle w:val="Strong"/>
          <w:b w:val="0"/>
          <w:bCs w:val="0"/>
        </w:rPr>
        <w:t>4. First Use (Aha! Moment Stage)</w:t>
      </w:r>
    </w:p>
    <w:p w14:paraId="084E2E5E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Actions</w:t>
      </w:r>
    </w:p>
    <w:p w14:paraId="3A557223" w14:textId="77777777" w:rsidR="00653545" w:rsidRDefault="00653545" w:rsidP="00653545">
      <w:pPr>
        <w:pStyle w:val="NormalWeb"/>
        <w:numPr>
          <w:ilvl w:val="0"/>
          <w:numId w:val="123"/>
        </w:numPr>
      </w:pPr>
      <w:r>
        <w:t>Drag-drops 50 resumes</w:t>
      </w:r>
    </w:p>
    <w:p w14:paraId="7B088612" w14:textId="77777777" w:rsidR="00653545" w:rsidRDefault="00653545" w:rsidP="00653545">
      <w:pPr>
        <w:pStyle w:val="NormalWeb"/>
        <w:numPr>
          <w:ilvl w:val="0"/>
          <w:numId w:val="123"/>
        </w:numPr>
      </w:pPr>
      <w:r>
        <w:t>Chooses job role (optional)</w:t>
      </w:r>
    </w:p>
    <w:p w14:paraId="110C6D2F" w14:textId="77777777" w:rsidR="00653545" w:rsidRDefault="00653545" w:rsidP="00653545">
      <w:pPr>
        <w:pStyle w:val="NormalWeb"/>
        <w:numPr>
          <w:ilvl w:val="0"/>
          <w:numId w:val="123"/>
        </w:numPr>
      </w:pPr>
      <w:r>
        <w:t>Presses “Rank Candidates”</w:t>
      </w:r>
    </w:p>
    <w:p w14:paraId="24C5554E" w14:textId="77777777" w:rsidR="00653545" w:rsidRDefault="00653545" w:rsidP="00653545">
      <w:pPr>
        <w:pStyle w:val="NormalWeb"/>
        <w:numPr>
          <w:ilvl w:val="0"/>
          <w:numId w:val="123"/>
        </w:numPr>
      </w:pPr>
      <w:r>
        <w:t>Sees:</w:t>
      </w:r>
    </w:p>
    <w:p w14:paraId="416651C6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Match Score</w:t>
      </w:r>
    </w:p>
    <w:p w14:paraId="0D5BFADD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Summary</w:t>
      </w:r>
    </w:p>
    <w:p w14:paraId="1CB3B346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Strengths</w:t>
      </w:r>
    </w:p>
    <w:p w14:paraId="34F146BE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Weaknesses</w:t>
      </w:r>
    </w:p>
    <w:p w14:paraId="2733B759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Experience level</w:t>
      </w:r>
    </w:p>
    <w:p w14:paraId="060DA063" w14:textId="77777777" w:rsidR="00653545" w:rsidRDefault="00653545" w:rsidP="00653545">
      <w:pPr>
        <w:pStyle w:val="NormalWeb"/>
        <w:numPr>
          <w:ilvl w:val="1"/>
          <w:numId w:val="123"/>
        </w:numPr>
      </w:pPr>
      <w:r>
        <w:t>Skill match heatmap</w:t>
      </w:r>
    </w:p>
    <w:p w14:paraId="53CE9B47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Emotions</w:t>
      </w:r>
    </w:p>
    <w:p w14:paraId="3827DE2A" w14:textId="77777777" w:rsidR="00653545" w:rsidRDefault="00653545" w:rsidP="00653545">
      <w:pPr>
        <w:pStyle w:val="NormalWeb"/>
        <w:numPr>
          <w:ilvl w:val="0"/>
          <w:numId w:val="124"/>
        </w:numPr>
      </w:pPr>
      <w:r>
        <w:t>AMAZED</w:t>
      </w:r>
    </w:p>
    <w:p w14:paraId="6C82D642" w14:textId="77777777" w:rsidR="00653545" w:rsidRDefault="00653545" w:rsidP="00653545">
      <w:pPr>
        <w:pStyle w:val="NormalWeb"/>
        <w:numPr>
          <w:ilvl w:val="0"/>
          <w:numId w:val="124"/>
        </w:numPr>
      </w:pPr>
      <w:r>
        <w:t>Relieved</w:t>
      </w:r>
    </w:p>
    <w:p w14:paraId="72629C7B" w14:textId="77777777" w:rsidR="00653545" w:rsidRDefault="00653545" w:rsidP="00653545">
      <w:pPr>
        <w:pStyle w:val="NormalWeb"/>
        <w:numPr>
          <w:ilvl w:val="0"/>
          <w:numId w:val="124"/>
        </w:numPr>
      </w:pPr>
      <w:r>
        <w:t>Empowered</w:t>
      </w:r>
    </w:p>
    <w:p w14:paraId="4C1A1A49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The “Aha!” Moment</w:t>
      </w:r>
    </w:p>
    <w:p w14:paraId="206F4940" w14:textId="77777777" w:rsidR="00653545" w:rsidRDefault="00653545" w:rsidP="00653545">
      <w:pPr>
        <w:pStyle w:val="NormalWeb"/>
      </w:pPr>
      <w:r>
        <w:t>“This would have taken me 4 hours… it happened in 15 seconds.”</w:t>
      </w:r>
    </w:p>
    <w:p w14:paraId="6859D0D9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58AE024D" w14:textId="77777777" w:rsidR="00653545" w:rsidRDefault="00653545" w:rsidP="00653545">
      <w:pPr>
        <w:pStyle w:val="NormalWeb"/>
        <w:numPr>
          <w:ilvl w:val="0"/>
          <w:numId w:val="125"/>
        </w:numPr>
      </w:pPr>
      <w:r>
        <w:t>If output is unclear or cluttered</w:t>
      </w:r>
    </w:p>
    <w:p w14:paraId="269B2C46" w14:textId="77777777" w:rsidR="00653545" w:rsidRDefault="00653545" w:rsidP="00653545">
      <w:pPr>
        <w:pStyle w:val="NormalWeb"/>
        <w:numPr>
          <w:ilvl w:val="0"/>
          <w:numId w:val="125"/>
        </w:numPr>
      </w:pPr>
      <w:r>
        <w:t>If parsing low-quality resumes</w:t>
      </w:r>
    </w:p>
    <w:p w14:paraId="29FE4D47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lastRenderedPageBreak/>
        <w:t>Opportunities</w:t>
      </w:r>
    </w:p>
    <w:p w14:paraId="1BE75A16" w14:textId="77777777" w:rsidR="00653545" w:rsidRDefault="00653545" w:rsidP="00653545">
      <w:pPr>
        <w:pStyle w:val="NormalWeb"/>
        <w:numPr>
          <w:ilvl w:val="0"/>
          <w:numId w:val="126"/>
        </w:numPr>
      </w:pPr>
      <w:r>
        <w:t>Animated ranking loader</w:t>
      </w:r>
    </w:p>
    <w:p w14:paraId="1577C7CD" w14:textId="77777777" w:rsidR="00653545" w:rsidRDefault="00653545" w:rsidP="00653545">
      <w:pPr>
        <w:pStyle w:val="NormalWeb"/>
        <w:numPr>
          <w:ilvl w:val="0"/>
          <w:numId w:val="126"/>
        </w:numPr>
      </w:pPr>
      <w:r>
        <w:t>Clean, ATS-like UI</w:t>
      </w:r>
    </w:p>
    <w:p w14:paraId="2F38B3BA" w14:textId="77777777" w:rsidR="00653545" w:rsidRDefault="00653545" w:rsidP="00653545">
      <w:pPr>
        <w:pStyle w:val="NormalWeb"/>
        <w:numPr>
          <w:ilvl w:val="0"/>
          <w:numId w:val="126"/>
        </w:numPr>
      </w:pPr>
      <w:r>
        <w:t>Beautiful card view + table view</w:t>
      </w:r>
    </w:p>
    <w:p w14:paraId="2D53BF83" w14:textId="77777777" w:rsidR="00653545" w:rsidRDefault="00653545" w:rsidP="00653545">
      <w:pPr>
        <w:pStyle w:val="NormalWeb"/>
        <w:numPr>
          <w:ilvl w:val="0"/>
          <w:numId w:val="126"/>
        </w:numPr>
      </w:pPr>
      <w:r>
        <w:t>Easy share button for hiring managers</w:t>
      </w:r>
    </w:p>
    <w:p w14:paraId="00E6CF5F" w14:textId="77777777" w:rsidR="00653545" w:rsidRDefault="00452E6F" w:rsidP="00653545">
      <w:r>
        <w:rPr>
          <w:noProof/>
        </w:rPr>
        <w:pict w14:anchorId="55E2F4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AE2DA1" w14:textId="77777777" w:rsidR="00653545" w:rsidRDefault="00653545" w:rsidP="00653545">
      <w:pPr>
        <w:pStyle w:val="Heading2"/>
      </w:pPr>
      <w:r>
        <w:rPr>
          <w:rStyle w:val="Strong"/>
          <w:b w:val="0"/>
          <w:bCs w:val="0"/>
        </w:rPr>
        <w:t>5. Repeat Use / Habit Formation</w:t>
      </w:r>
    </w:p>
    <w:p w14:paraId="02194339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Actions</w:t>
      </w:r>
    </w:p>
    <w:p w14:paraId="1E34967F" w14:textId="77777777" w:rsidR="00653545" w:rsidRDefault="00653545" w:rsidP="00653545">
      <w:pPr>
        <w:pStyle w:val="NormalWeb"/>
        <w:numPr>
          <w:ilvl w:val="0"/>
          <w:numId w:val="127"/>
        </w:numPr>
      </w:pPr>
      <w:r>
        <w:t>Saves session to history</w:t>
      </w:r>
    </w:p>
    <w:p w14:paraId="627E4B7C" w14:textId="77777777" w:rsidR="00653545" w:rsidRDefault="00653545" w:rsidP="00653545">
      <w:pPr>
        <w:pStyle w:val="NormalWeb"/>
        <w:numPr>
          <w:ilvl w:val="0"/>
          <w:numId w:val="127"/>
        </w:numPr>
      </w:pPr>
      <w:r>
        <w:t>Creates a new job</w:t>
      </w:r>
    </w:p>
    <w:p w14:paraId="2222B5DE" w14:textId="77777777" w:rsidR="00653545" w:rsidRDefault="00653545" w:rsidP="00653545">
      <w:pPr>
        <w:pStyle w:val="NormalWeb"/>
        <w:numPr>
          <w:ilvl w:val="0"/>
          <w:numId w:val="127"/>
        </w:numPr>
      </w:pPr>
      <w:r>
        <w:t>Uploads more resumes weekly</w:t>
      </w:r>
    </w:p>
    <w:p w14:paraId="28A7D167" w14:textId="77777777" w:rsidR="00653545" w:rsidRDefault="00653545" w:rsidP="00653545">
      <w:pPr>
        <w:pStyle w:val="NormalWeb"/>
        <w:numPr>
          <w:ilvl w:val="0"/>
          <w:numId w:val="127"/>
        </w:numPr>
      </w:pPr>
      <w:r>
        <w:t>Uses it for every job opening</w:t>
      </w:r>
    </w:p>
    <w:p w14:paraId="49192865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Emotions</w:t>
      </w:r>
    </w:p>
    <w:p w14:paraId="652F8B92" w14:textId="77777777" w:rsidR="00653545" w:rsidRDefault="00653545" w:rsidP="00653545">
      <w:pPr>
        <w:pStyle w:val="NormalWeb"/>
        <w:numPr>
          <w:ilvl w:val="0"/>
          <w:numId w:val="128"/>
        </w:numPr>
      </w:pPr>
      <w:r>
        <w:t>Trust</w:t>
      </w:r>
    </w:p>
    <w:p w14:paraId="6C0A5AEB" w14:textId="77777777" w:rsidR="00653545" w:rsidRDefault="00653545" w:rsidP="00653545">
      <w:pPr>
        <w:pStyle w:val="NormalWeb"/>
        <w:numPr>
          <w:ilvl w:val="0"/>
          <w:numId w:val="128"/>
        </w:numPr>
      </w:pPr>
      <w:r>
        <w:t>Confidence</w:t>
      </w:r>
    </w:p>
    <w:p w14:paraId="644EE560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Pain Points</w:t>
      </w:r>
    </w:p>
    <w:p w14:paraId="41C28564" w14:textId="77777777" w:rsidR="00653545" w:rsidRDefault="00653545" w:rsidP="00653545">
      <w:pPr>
        <w:pStyle w:val="NormalWeb"/>
        <w:numPr>
          <w:ilvl w:val="0"/>
          <w:numId w:val="129"/>
        </w:numPr>
      </w:pPr>
      <w:r>
        <w:t>Needs storage of past jobs</w:t>
      </w:r>
    </w:p>
    <w:p w14:paraId="5E842E49" w14:textId="77777777" w:rsidR="00653545" w:rsidRDefault="00653545" w:rsidP="00653545">
      <w:pPr>
        <w:pStyle w:val="NormalWeb"/>
        <w:numPr>
          <w:ilvl w:val="0"/>
          <w:numId w:val="129"/>
        </w:numPr>
      </w:pPr>
      <w:r>
        <w:t>Wants hiring managers to access results</w:t>
      </w:r>
    </w:p>
    <w:p w14:paraId="0FF08203" w14:textId="77777777" w:rsidR="00653545" w:rsidRDefault="00653545" w:rsidP="00653545">
      <w:pPr>
        <w:pStyle w:val="Heading3"/>
      </w:pPr>
      <w:r>
        <w:rPr>
          <w:rStyle w:val="Strong"/>
          <w:b w:val="0"/>
          <w:bCs w:val="0"/>
        </w:rPr>
        <w:t>Opportunities</w:t>
      </w:r>
    </w:p>
    <w:p w14:paraId="18B85840" w14:textId="77777777" w:rsidR="00653545" w:rsidRDefault="00653545" w:rsidP="00653545">
      <w:pPr>
        <w:pStyle w:val="NormalWeb"/>
        <w:numPr>
          <w:ilvl w:val="0"/>
          <w:numId w:val="130"/>
        </w:numPr>
      </w:pPr>
      <w:r>
        <w:t>“Share Shortlist” button</w:t>
      </w:r>
    </w:p>
    <w:p w14:paraId="731E5AB3" w14:textId="77777777" w:rsidR="00653545" w:rsidRDefault="00653545" w:rsidP="00653545">
      <w:pPr>
        <w:pStyle w:val="NormalWeb"/>
        <w:numPr>
          <w:ilvl w:val="0"/>
          <w:numId w:val="130"/>
        </w:numPr>
      </w:pPr>
      <w:r>
        <w:t>PDF export</w:t>
      </w:r>
    </w:p>
    <w:p w14:paraId="6E8A81DB" w14:textId="77777777" w:rsidR="00653545" w:rsidRDefault="00653545" w:rsidP="00653545">
      <w:pPr>
        <w:pStyle w:val="NormalWeb"/>
        <w:numPr>
          <w:ilvl w:val="0"/>
          <w:numId w:val="130"/>
        </w:numPr>
      </w:pPr>
      <w:r>
        <w:t>Team workspace</w:t>
      </w:r>
    </w:p>
    <w:p w14:paraId="52A49FED" w14:textId="77777777" w:rsidR="00653545" w:rsidRDefault="00653545" w:rsidP="00653545">
      <w:pPr>
        <w:pStyle w:val="NormalWeb"/>
        <w:numPr>
          <w:ilvl w:val="0"/>
          <w:numId w:val="130"/>
        </w:numPr>
      </w:pPr>
      <w:r>
        <w:t>Browser extension</w:t>
      </w:r>
    </w:p>
    <w:p w14:paraId="10981A32" w14:textId="77777777" w:rsidR="00653545" w:rsidRDefault="00452E6F" w:rsidP="00653545">
      <w:r>
        <w:rPr>
          <w:noProof/>
        </w:rPr>
        <w:pict w14:anchorId="565CC6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631B480" w14:textId="77777777" w:rsidR="00653545" w:rsidRDefault="00653545" w:rsidP="00653545">
      <w:pPr>
        <w:pStyle w:val="Heading1"/>
      </w:pPr>
      <w:r>
        <w:rPr>
          <w:rFonts w:ascii="Apple Color Emoji" w:hAnsi="Apple Color Emoji" w:cs="Apple Color Emoji"/>
        </w:rPr>
        <w:t>🧭</w:t>
      </w:r>
      <w:r>
        <w:t xml:space="preserve"> </w:t>
      </w:r>
      <w:r>
        <w:rPr>
          <w:rStyle w:val="Strong"/>
          <w:b/>
          <w:bCs/>
        </w:rPr>
        <w:t>Detailed Journey Flow Diagram (Text Version)</w:t>
      </w:r>
    </w:p>
    <w:p w14:paraId="2BE65F27" w14:textId="77777777" w:rsidR="00653545" w:rsidRDefault="00653545" w:rsidP="00653545">
      <w:pPr>
        <w:pStyle w:val="NormalWeb"/>
      </w:pPr>
      <w:r>
        <w:t>Convert into Miro or FigJam visually.</w:t>
      </w:r>
    </w:p>
    <w:p w14:paraId="3FDD2E0A" w14:textId="77777777" w:rsidR="00653545" w:rsidRDefault="00653545" w:rsidP="00653545">
      <w:pPr>
        <w:pStyle w:val="HTMLPreformatted"/>
        <w:rPr>
          <w:rStyle w:val="HTMLCode"/>
        </w:rPr>
      </w:pPr>
      <w:r>
        <w:rPr>
          <w:rStyle w:val="HTMLCode"/>
        </w:rPr>
        <w:t>AWARENESS → CONSIDERATION → SIGNUP → FIRST USE → RETENTION</w:t>
      </w:r>
    </w:p>
    <w:p w14:paraId="233C0B6E" w14:textId="77777777" w:rsidR="00653545" w:rsidRDefault="00653545" w:rsidP="00653545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↓             ↓           ↓          ↓</w:t>
      </w:r>
    </w:p>
    <w:p w14:paraId="518F2D9D" w14:textId="77777777" w:rsidR="00653545" w:rsidRDefault="00653545" w:rsidP="00653545">
      <w:pPr>
        <w:pStyle w:val="HTMLPreformatted"/>
        <w:rPr>
          <w:rStyle w:val="HTMLCode"/>
        </w:rPr>
      </w:pPr>
      <w:r>
        <w:rPr>
          <w:rStyle w:val="HTMLCode"/>
        </w:rPr>
        <w:t xml:space="preserve"> Overwhelmed  Curious      Motivated   Amazed     Fully adopted</w:t>
      </w:r>
    </w:p>
    <w:p w14:paraId="7CD5B1C7" w14:textId="77777777" w:rsidR="00653545" w:rsidRDefault="00653545" w:rsidP="00653545">
      <w:pPr>
        <w:pStyle w:val="HTMLPreformatted"/>
        <w:rPr>
          <w:rStyle w:val="HTMLCode"/>
        </w:rPr>
      </w:pPr>
      <w:r>
        <w:rPr>
          <w:rStyle w:val="HTMLCode"/>
        </w:rPr>
        <w:t xml:space="preserve"> Pain         Skepticism   Uncertain   Trust      </w:t>
      </w:r>
      <w:r>
        <w:rPr>
          <w:rStyle w:val="hljs-keyword"/>
        </w:rPr>
        <w:t>Depends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product</w:t>
      </w:r>
    </w:p>
    <w:p w14:paraId="2D122604" w14:textId="77777777" w:rsidR="00653545" w:rsidRDefault="00653545" w:rsidP="00653545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  <w:r>
        <w:rPr>
          <w:rStyle w:val="hljs-keyword"/>
        </w:rPr>
        <w:t>Search</w:t>
      </w:r>
      <w:r>
        <w:rPr>
          <w:rStyle w:val="HTMLCode"/>
        </w:rPr>
        <w:t xml:space="preserve">       Reviews      </w:t>
      </w:r>
      <w:r>
        <w:rPr>
          <w:rStyle w:val="hljs-keyword"/>
        </w:rPr>
        <w:t>Login</w:t>
      </w:r>
      <w:r>
        <w:rPr>
          <w:rStyle w:val="HTMLCode"/>
        </w:rPr>
        <w:t xml:space="preserve">       Ranking    Daily/weekly use</w:t>
      </w:r>
    </w:p>
    <w:p w14:paraId="2C49318F" w14:textId="77777777" w:rsidR="00653545" w:rsidRDefault="00452E6F" w:rsidP="00653545">
      <w:r>
        <w:rPr>
          <w:noProof/>
        </w:rPr>
        <w:pict w14:anchorId="0C5636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FF0714" w14:textId="77777777" w:rsidR="00653545" w:rsidRDefault="00653545" w:rsidP="00653545">
      <w:pPr>
        <w:pStyle w:val="Heading1"/>
      </w:pPr>
      <w:r>
        <w:rPr>
          <w:rFonts w:ascii="Apple Color Emoji" w:hAnsi="Apple Color Emoji" w:cs="Apple Color Emoji"/>
        </w:rPr>
        <w:lastRenderedPageBreak/>
        <w:t>🚀</w:t>
      </w:r>
      <w:r>
        <w:t xml:space="preserve"> </w:t>
      </w:r>
      <w:r>
        <w:rPr>
          <w:rStyle w:val="Strong"/>
          <w:b/>
          <w:bCs/>
        </w:rPr>
        <w:t>Journey Map 2 — Recruiting Agency Owner</w:t>
      </w:r>
    </w:p>
    <w:p w14:paraId="68BF52B8" w14:textId="77777777" w:rsidR="00653545" w:rsidRDefault="00653545" w:rsidP="00653545">
      <w:pPr>
        <w:pStyle w:val="Heading3"/>
      </w:pPr>
      <w:r>
        <w:t>Key Differences:</w:t>
      </w:r>
    </w:p>
    <w:p w14:paraId="0ED54F7D" w14:textId="77777777" w:rsidR="00653545" w:rsidRDefault="00653545" w:rsidP="00653545">
      <w:pPr>
        <w:pStyle w:val="NormalWeb"/>
        <w:numPr>
          <w:ilvl w:val="0"/>
          <w:numId w:val="131"/>
        </w:numPr>
      </w:pPr>
      <w:r>
        <w:t>Multiple jobs at once</w:t>
      </w:r>
    </w:p>
    <w:p w14:paraId="28571E71" w14:textId="77777777" w:rsidR="00653545" w:rsidRDefault="00653545" w:rsidP="00653545">
      <w:pPr>
        <w:pStyle w:val="NormalWeb"/>
        <w:numPr>
          <w:ilvl w:val="0"/>
          <w:numId w:val="131"/>
        </w:numPr>
      </w:pPr>
      <w:r>
        <w:t>High-volume resume uploads</w:t>
      </w:r>
    </w:p>
    <w:p w14:paraId="31379916" w14:textId="77777777" w:rsidR="00653545" w:rsidRDefault="00653545" w:rsidP="00653545">
      <w:pPr>
        <w:pStyle w:val="NormalWeb"/>
        <w:numPr>
          <w:ilvl w:val="0"/>
          <w:numId w:val="131"/>
        </w:numPr>
      </w:pPr>
      <w:r>
        <w:t>Branded PDF needed</w:t>
      </w:r>
    </w:p>
    <w:p w14:paraId="3CF8B822" w14:textId="77777777" w:rsidR="00653545" w:rsidRDefault="00653545" w:rsidP="00653545">
      <w:pPr>
        <w:pStyle w:val="NormalWeb"/>
        <w:numPr>
          <w:ilvl w:val="0"/>
          <w:numId w:val="131"/>
        </w:numPr>
      </w:pPr>
      <w:r>
        <w:t>Wants to impress clients</w:t>
      </w:r>
    </w:p>
    <w:p w14:paraId="2CBCD3B5" w14:textId="77777777" w:rsidR="00653545" w:rsidRDefault="00653545" w:rsidP="00653545">
      <w:pPr>
        <w:pStyle w:val="Heading3"/>
      </w:pPr>
      <w:r>
        <w:t>Opportunities:</w:t>
      </w:r>
    </w:p>
    <w:p w14:paraId="63129B0C" w14:textId="77777777" w:rsidR="00653545" w:rsidRDefault="00653545" w:rsidP="00653545">
      <w:pPr>
        <w:pStyle w:val="NormalWeb"/>
        <w:numPr>
          <w:ilvl w:val="0"/>
          <w:numId w:val="132"/>
        </w:numPr>
      </w:pPr>
      <w:r>
        <w:t>“Agency Mode”</w:t>
      </w:r>
    </w:p>
    <w:p w14:paraId="5BD30276" w14:textId="77777777" w:rsidR="00653545" w:rsidRDefault="00653545" w:rsidP="00653545">
      <w:pPr>
        <w:pStyle w:val="NormalWeb"/>
        <w:numPr>
          <w:ilvl w:val="0"/>
          <w:numId w:val="132"/>
        </w:numPr>
      </w:pPr>
      <w:r>
        <w:t>Bulk processing (100–300 resumes)</w:t>
      </w:r>
    </w:p>
    <w:p w14:paraId="4912404F" w14:textId="77777777" w:rsidR="00653545" w:rsidRDefault="00653545" w:rsidP="00653545">
      <w:pPr>
        <w:pStyle w:val="NormalWeb"/>
        <w:numPr>
          <w:ilvl w:val="0"/>
          <w:numId w:val="132"/>
        </w:numPr>
      </w:pPr>
      <w:r>
        <w:t>Branded export reports</w:t>
      </w:r>
    </w:p>
    <w:p w14:paraId="5C39EF90" w14:textId="77777777" w:rsidR="00653545" w:rsidRDefault="00653545" w:rsidP="00653545">
      <w:pPr>
        <w:pStyle w:val="NormalWeb"/>
        <w:numPr>
          <w:ilvl w:val="0"/>
          <w:numId w:val="132"/>
        </w:numPr>
      </w:pPr>
      <w:r>
        <w:t>Client portal</w:t>
      </w:r>
    </w:p>
    <w:p w14:paraId="35A8517D" w14:textId="77777777" w:rsidR="00653545" w:rsidRDefault="00452E6F" w:rsidP="00653545">
      <w:r>
        <w:rPr>
          <w:noProof/>
        </w:rPr>
        <w:pict w14:anchorId="50018DF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4AEAA6" w14:textId="77777777" w:rsidR="00653545" w:rsidRDefault="00653545" w:rsidP="00653545">
      <w:pPr>
        <w:pStyle w:val="Heading1"/>
      </w:pPr>
      <w:r>
        <w:rPr>
          <w:rFonts w:ascii="Apple Color Emoji" w:hAnsi="Apple Color Emoji" w:cs="Apple Color Emoji"/>
        </w:rPr>
        <w:t>🚀</w:t>
      </w:r>
      <w:r>
        <w:t xml:space="preserve"> </w:t>
      </w:r>
      <w:r>
        <w:rPr>
          <w:rStyle w:val="Strong"/>
          <w:b/>
          <w:bCs/>
        </w:rPr>
        <w:t>Journey Map 3 — Hiring Manager</w:t>
      </w:r>
    </w:p>
    <w:p w14:paraId="7618ABA8" w14:textId="77777777" w:rsidR="00653545" w:rsidRDefault="00653545" w:rsidP="00653545">
      <w:pPr>
        <w:pStyle w:val="Heading3"/>
      </w:pPr>
      <w:r>
        <w:t>Key Pain:</w:t>
      </w:r>
    </w:p>
    <w:p w14:paraId="2B7E4591" w14:textId="77777777" w:rsidR="00653545" w:rsidRDefault="00653545" w:rsidP="00653545">
      <w:pPr>
        <w:pStyle w:val="NormalWeb"/>
        <w:numPr>
          <w:ilvl w:val="0"/>
          <w:numId w:val="133"/>
        </w:numPr>
      </w:pPr>
      <w:r>
        <w:t>Recruiter sends too many profiles</w:t>
      </w:r>
    </w:p>
    <w:p w14:paraId="263F96FB" w14:textId="77777777" w:rsidR="00653545" w:rsidRDefault="00653545" w:rsidP="00653545">
      <w:pPr>
        <w:pStyle w:val="NormalWeb"/>
        <w:numPr>
          <w:ilvl w:val="0"/>
          <w:numId w:val="133"/>
        </w:numPr>
      </w:pPr>
      <w:r>
        <w:t>Hard to determine top 5 quickly</w:t>
      </w:r>
    </w:p>
    <w:p w14:paraId="708FE3B6" w14:textId="77777777" w:rsidR="00653545" w:rsidRDefault="00653545" w:rsidP="00653545">
      <w:pPr>
        <w:pStyle w:val="Heading3"/>
      </w:pPr>
      <w:r>
        <w:t>Opportunities:</w:t>
      </w:r>
    </w:p>
    <w:p w14:paraId="5B1FB6B9" w14:textId="77777777" w:rsidR="00653545" w:rsidRDefault="00653545" w:rsidP="00653545">
      <w:pPr>
        <w:pStyle w:val="NormalWeb"/>
        <w:numPr>
          <w:ilvl w:val="0"/>
          <w:numId w:val="134"/>
        </w:numPr>
      </w:pPr>
      <w:r>
        <w:t>Role-specific summaries</w:t>
      </w:r>
    </w:p>
    <w:p w14:paraId="6AB1CFEA" w14:textId="77777777" w:rsidR="00653545" w:rsidRDefault="00653545" w:rsidP="00653545">
      <w:pPr>
        <w:pStyle w:val="NormalWeb"/>
        <w:numPr>
          <w:ilvl w:val="0"/>
          <w:numId w:val="134"/>
        </w:numPr>
      </w:pPr>
      <w:r>
        <w:t>“Why this candidate?” insights</w:t>
      </w:r>
    </w:p>
    <w:p w14:paraId="428235C0" w14:textId="77777777" w:rsidR="00653545" w:rsidRDefault="00653545" w:rsidP="00653545">
      <w:pPr>
        <w:pStyle w:val="NormalWeb"/>
        <w:numPr>
          <w:ilvl w:val="0"/>
          <w:numId w:val="134"/>
        </w:numPr>
      </w:pPr>
      <w:r>
        <w:t>Strength/weakness visualization</w:t>
      </w:r>
    </w:p>
    <w:p w14:paraId="1854D640" w14:textId="77777777" w:rsidR="00653545" w:rsidRDefault="00653545" w:rsidP="00653545">
      <w:pPr>
        <w:pStyle w:val="NormalWeb"/>
        <w:numPr>
          <w:ilvl w:val="0"/>
          <w:numId w:val="134"/>
        </w:numPr>
      </w:pPr>
      <w:r>
        <w:t>Compare candidates (side-by-side layout)</w:t>
      </w:r>
    </w:p>
    <w:p w14:paraId="3B278FD0" w14:textId="77777777" w:rsidR="00653545" w:rsidRPr="00653545" w:rsidRDefault="00653545" w:rsidP="00653545"/>
    <w:sectPr w:rsidR="00653545" w:rsidRPr="00653545" w:rsidSect="008D3AA7">
      <w:headerReference w:type="default" r:id="rId8"/>
      <w:footerReference w:type="even" r:id="rId9"/>
      <w:footerReference w:type="default" r:id="rId10"/>
      <w:pgSz w:w="12240" w:h="15840"/>
      <w:pgMar w:top="1440" w:right="1440" w:bottom="801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0C64A" w14:textId="77777777" w:rsidR="00452E6F" w:rsidRPr="00D47CDD" w:rsidRDefault="00452E6F">
      <w:r w:rsidRPr="00D47CDD">
        <w:separator/>
      </w:r>
    </w:p>
  </w:endnote>
  <w:endnote w:type="continuationSeparator" w:id="0">
    <w:p w14:paraId="703D88EE" w14:textId="77777777" w:rsidR="00452E6F" w:rsidRPr="00D47CDD" w:rsidRDefault="00452E6F">
      <w:r w:rsidRPr="00D47C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5710613"/>
      <w:docPartObj>
        <w:docPartGallery w:val="Page Numbers (Bottom of Page)"/>
        <w:docPartUnique/>
      </w:docPartObj>
    </w:sdtPr>
    <w:sdtContent>
      <w:p w14:paraId="3F748D62" w14:textId="77777777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end"/>
        </w:r>
      </w:p>
    </w:sdtContent>
  </w:sdt>
  <w:p w14:paraId="7560B2ED" w14:textId="77777777" w:rsidR="006E5A37" w:rsidRPr="00D47CDD" w:rsidRDefault="006E5A37" w:rsidP="00571E9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2722710"/>
      <w:docPartObj>
        <w:docPartGallery w:val="Page Numbers (Bottom of Page)"/>
        <w:docPartUnique/>
      </w:docPartObj>
    </w:sdtPr>
    <w:sdtContent>
      <w:p w14:paraId="0ABA054F" w14:textId="411AF92B" w:rsidR="006E5A37" w:rsidRPr="00D47CDD" w:rsidRDefault="006E5A37" w:rsidP="00571E9B">
        <w:pPr>
          <w:pStyle w:val="Footer"/>
          <w:framePr w:wrap="none" w:vAnchor="text" w:hAnchor="margin" w:xAlign="right" w:y="1"/>
          <w:rPr>
            <w:rStyle w:val="PageNumber"/>
          </w:rPr>
        </w:pPr>
        <w:r w:rsidRPr="00D47CDD">
          <w:rPr>
            <w:rStyle w:val="PageNumber"/>
          </w:rPr>
          <w:fldChar w:fldCharType="begin"/>
        </w:r>
        <w:r w:rsidRPr="00D47CDD">
          <w:rPr>
            <w:rStyle w:val="PageNumber"/>
          </w:rPr>
          <w:instrText xml:space="preserve"> PAGE </w:instrText>
        </w:r>
        <w:r w:rsidRPr="00D47CDD">
          <w:rPr>
            <w:rStyle w:val="PageNumber"/>
          </w:rPr>
          <w:fldChar w:fldCharType="separate"/>
        </w:r>
        <w:r w:rsidR="000C1AA4" w:rsidRPr="00D47CDD">
          <w:rPr>
            <w:rStyle w:val="PageNumber"/>
          </w:rPr>
          <w:t>24</w:t>
        </w:r>
        <w:r w:rsidRPr="00D47CDD">
          <w:rPr>
            <w:rStyle w:val="PageNumber"/>
          </w:rPr>
          <w:fldChar w:fldCharType="end"/>
        </w:r>
      </w:p>
    </w:sdtContent>
  </w:sdt>
  <w:p w14:paraId="1D6A55B5" w14:textId="77777777" w:rsidR="006E5A37" w:rsidRPr="00D47CDD" w:rsidRDefault="006E5A37" w:rsidP="00571E9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9BC9" w14:textId="77777777" w:rsidR="00452E6F" w:rsidRPr="00D47CDD" w:rsidRDefault="00452E6F">
      <w:r w:rsidRPr="00D47CDD">
        <w:separator/>
      </w:r>
    </w:p>
  </w:footnote>
  <w:footnote w:type="continuationSeparator" w:id="0">
    <w:p w14:paraId="229AB9C9" w14:textId="77777777" w:rsidR="00452E6F" w:rsidRPr="00D47CDD" w:rsidRDefault="00452E6F">
      <w:r w:rsidRPr="00D47CD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687E" w14:textId="42A8A831" w:rsidR="006E5A37" w:rsidRPr="00D47CDD" w:rsidRDefault="006E5A37" w:rsidP="002867E7">
    <w:pPr>
      <w:pStyle w:val="Header"/>
    </w:pPr>
    <w:del w:id="0" w:author="Pamidi,Sushma" w:date="2025-12-08T09:36:00Z" w16du:dateUtc="2025-12-08T15:36:00Z">
      <w:r w:rsidRPr="00D47CDD" w:rsidDel="002867E7">
        <w:rPr>
          <w:noProof/>
          <w:lang w:eastAsia="es-ES"/>
        </w:rPr>
        <w:drawing>
          <wp:inline distT="0" distB="0" distL="0" distR="0" wp14:anchorId="51D04CAD" wp14:editId="145D2250">
            <wp:extent cx="808938" cy="914400"/>
            <wp:effectExtent l="0" t="0" r="0" b="0"/>
            <wp:docPr id="15" name="Picture 15" descr="Description: Description: sig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Description: sig_logo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38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3DF2FB1C"/>
    <w:lvl w:ilvl="0">
      <w:start w:val="1"/>
      <w:numFmt w:val="bullet"/>
      <w:pStyle w:val="NoteLevel1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724F5"/>
    <w:multiLevelType w:val="multilevel"/>
    <w:tmpl w:val="2338A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4685A"/>
    <w:multiLevelType w:val="multilevel"/>
    <w:tmpl w:val="3DA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A11E1"/>
    <w:multiLevelType w:val="multilevel"/>
    <w:tmpl w:val="1E66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33282"/>
    <w:multiLevelType w:val="multilevel"/>
    <w:tmpl w:val="DB0C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505BB"/>
    <w:multiLevelType w:val="hybridMultilevel"/>
    <w:tmpl w:val="F22643CA"/>
    <w:lvl w:ilvl="0" w:tplc="7C5EAE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26B03C3"/>
    <w:multiLevelType w:val="multilevel"/>
    <w:tmpl w:val="EFF42D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3EE6227"/>
    <w:multiLevelType w:val="multilevel"/>
    <w:tmpl w:val="6518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2629C"/>
    <w:multiLevelType w:val="hybridMultilevel"/>
    <w:tmpl w:val="8850DE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80413F"/>
    <w:multiLevelType w:val="multilevel"/>
    <w:tmpl w:val="95D0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444BB"/>
    <w:multiLevelType w:val="multilevel"/>
    <w:tmpl w:val="1CE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E85662"/>
    <w:multiLevelType w:val="multilevel"/>
    <w:tmpl w:val="8C4A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60672E"/>
    <w:multiLevelType w:val="multilevel"/>
    <w:tmpl w:val="27B6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20832"/>
    <w:multiLevelType w:val="multilevel"/>
    <w:tmpl w:val="45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066AA"/>
    <w:multiLevelType w:val="hybridMultilevel"/>
    <w:tmpl w:val="B0A40E7A"/>
    <w:lvl w:ilvl="0" w:tplc="02ACE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B6D7EF0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DB7F92"/>
    <w:multiLevelType w:val="multilevel"/>
    <w:tmpl w:val="D6A0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80852"/>
    <w:multiLevelType w:val="multilevel"/>
    <w:tmpl w:val="D198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B75977"/>
    <w:multiLevelType w:val="multilevel"/>
    <w:tmpl w:val="E54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7F5BDB"/>
    <w:multiLevelType w:val="hybridMultilevel"/>
    <w:tmpl w:val="3814E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D64C87"/>
    <w:multiLevelType w:val="multilevel"/>
    <w:tmpl w:val="5190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6B7B3D"/>
    <w:multiLevelType w:val="multilevel"/>
    <w:tmpl w:val="64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E379C"/>
    <w:multiLevelType w:val="multilevel"/>
    <w:tmpl w:val="5962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D81972"/>
    <w:multiLevelType w:val="multilevel"/>
    <w:tmpl w:val="B89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624EDA"/>
    <w:multiLevelType w:val="hybridMultilevel"/>
    <w:tmpl w:val="A500A18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8204137"/>
    <w:multiLevelType w:val="multilevel"/>
    <w:tmpl w:val="347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7B4D89"/>
    <w:multiLevelType w:val="multilevel"/>
    <w:tmpl w:val="9BF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A04EB7"/>
    <w:multiLevelType w:val="multilevel"/>
    <w:tmpl w:val="2BCA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D406CD"/>
    <w:multiLevelType w:val="hybridMultilevel"/>
    <w:tmpl w:val="B3F40B4A"/>
    <w:lvl w:ilvl="0" w:tplc="5CC2E22C">
      <w:start w:val="1"/>
      <w:numFmt w:val="decimal"/>
      <w:lvlText w:val="%1."/>
      <w:lvlJc w:val="left"/>
      <w:pPr>
        <w:ind w:left="720" w:hanging="360"/>
      </w:pPr>
      <w:rPr>
        <w:rFonts w:hint="default"/>
        <w:color w:val="833C0B" w:themeColor="accent2" w:themeShade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AE62D4B"/>
    <w:multiLevelType w:val="multilevel"/>
    <w:tmpl w:val="9592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053F2A"/>
    <w:multiLevelType w:val="multilevel"/>
    <w:tmpl w:val="F5A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292621"/>
    <w:multiLevelType w:val="multilevel"/>
    <w:tmpl w:val="CE8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473972"/>
    <w:multiLevelType w:val="multilevel"/>
    <w:tmpl w:val="09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8E4E54"/>
    <w:multiLevelType w:val="hybridMultilevel"/>
    <w:tmpl w:val="D18445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60536E"/>
    <w:multiLevelType w:val="multilevel"/>
    <w:tmpl w:val="ECBA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E70D88"/>
    <w:multiLevelType w:val="multilevel"/>
    <w:tmpl w:val="A9A4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B7089"/>
    <w:multiLevelType w:val="multilevel"/>
    <w:tmpl w:val="F0F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67838"/>
    <w:multiLevelType w:val="hybridMultilevel"/>
    <w:tmpl w:val="A468C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621D5D"/>
    <w:multiLevelType w:val="multilevel"/>
    <w:tmpl w:val="779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9839C4"/>
    <w:multiLevelType w:val="hybridMultilevel"/>
    <w:tmpl w:val="1784690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AF3978"/>
    <w:multiLevelType w:val="multilevel"/>
    <w:tmpl w:val="E1D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D34016"/>
    <w:multiLevelType w:val="multilevel"/>
    <w:tmpl w:val="BE1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232B97"/>
    <w:multiLevelType w:val="multilevel"/>
    <w:tmpl w:val="FC0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373340"/>
    <w:multiLevelType w:val="multilevel"/>
    <w:tmpl w:val="C74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605834"/>
    <w:multiLevelType w:val="hybridMultilevel"/>
    <w:tmpl w:val="22C095EA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43E1280"/>
    <w:multiLevelType w:val="multilevel"/>
    <w:tmpl w:val="FDA8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A6694"/>
    <w:multiLevelType w:val="multilevel"/>
    <w:tmpl w:val="E5A6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F60EAB"/>
    <w:multiLevelType w:val="multilevel"/>
    <w:tmpl w:val="BB2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0554BF"/>
    <w:multiLevelType w:val="multilevel"/>
    <w:tmpl w:val="D72E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22658E"/>
    <w:multiLevelType w:val="multilevel"/>
    <w:tmpl w:val="6466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9028C0"/>
    <w:multiLevelType w:val="multilevel"/>
    <w:tmpl w:val="0894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626D3"/>
    <w:multiLevelType w:val="multilevel"/>
    <w:tmpl w:val="38A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4728DF"/>
    <w:multiLevelType w:val="multilevel"/>
    <w:tmpl w:val="410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1785E"/>
    <w:multiLevelType w:val="multilevel"/>
    <w:tmpl w:val="E476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0463FA"/>
    <w:multiLevelType w:val="multilevel"/>
    <w:tmpl w:val="721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3A0C32"/>
    <w:multiLevelType w:val="multilevel"/>
    <w:tmpl w:val="3046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6445DA"/>
    <w:multiLevelType w:val="multilevel"/>
    <w:tmpl w:val="1B8E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357637"/>
    <w:multiLevelType w:val="multilevel"/>
    <w:tmpl w:val="D678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D00C53"/>
    <w:multiLevelType w:val="multilevel"/>
    <w:tmpl w:val="EF6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403535"/>
    <w:multiLevelType w:val="hybridMultilevel"/>
    <w:tmpl w:val="04A0C3BA"/>
    <w:lvl w:ilvl="0" w:tplc="08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0" w15:restartNumberingAfterBreak="0">
    <w:nsid w:val="31F25C8C"/>
    <w:multiLevelType w:val="multilevel"/>
    <w:tmpl w:val="46C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354FA8"/>
    <w:multiLevelType w:val="hybridMultilevel"/>
    <w:tmpl w:val="56F086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30B5FFE"/>
    <w:multiLevelType w:val="multilevel"/>
    <w:tmpl w:val="A0B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2A7354"/>
    <w:multiLevelType w:val="multilevel"/>
    <w:tmpl w:val="81E4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51CCA"/>
    <w:multiLevelType w:val="multilevel"/>
    <w:tmpl w:val="56D2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367D75"/>
    <w:multiLevelType w:val="hybridMultilevel"/>
    <w:tmpl w:val="885A8B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7980EEF"/>
    <w:multiLevelType w:val="multilevel"/>
    <w:tmpl w:val="177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9B308B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3A0F0C7D"/>
    <w:multiLevelType w:val="multilevel"/>
    <w:tmpl w:val="7C36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BD0EAC"/>
    <w:multiLevelType w:val="multilevel"/>
    <w:tmpl w:val="2DD0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C637CB"/>
    <w:multiLevelType w:val="hybridMultilevel"/>
    <w:tmpl w:val="70EED7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E405119"/>
    <w:multiLevelType w:val="multilevel"/>
    <w:tmpl w:val="DF7A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FB6EB9"/>
    <w:multiLevelType w:val="multilevel"/>
    <w:tmpl w:val="FAC4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167AE0"/>
    <w:multiLevelType w:val="multilevel"/>
    <w:tmpl w:val="8C90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3B5F0F"/>
    <w:multiLevelType w:val="multilevel"/>
    <w:tmpl w:val="041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B91A42"/>
    <w:multiLevelType w:val="multilevel"/>
    <w:tmpl w:val="0848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1C0075"/>
    <w:multiLevelType w:val="multilevel"/>
    <w:tmpl w:val="7A6C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2C131C8"/>
    <w:multiLevelType w:val="multilevel"/>
    <w:tmpl w:val="EC0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5A1547"/>
    <w:multiLevelType w:val="multilevel"/>
    <w:tmpl w:val="00B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41946B8"/>
    <w:multiLevelType w:val="multilevel"/>
    <w:tmpl w:val="6AB2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F51DC9"/>
    <w:multiLevelType w:val="multilevel"/>
    <w:tmpl w:val="B30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4C4630"/>
    <w:multiLevelType w:val="multilevel"/>
    <w:tmpl w:val="B8C0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C13C03"/>
    <w:multiLevelType w:val="multilevel"/>
    <w:tmpl w:val="F9C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6F630E"/>
    <w:multiLevelType w:val="multilevel"/>
    <w:tmpl w:val="DCAC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A141A"/>
    <w:multiLevelType w:val="multilevel"/>
    <w:tmpl w:val="98B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6FB504B"/>
    <w:multiLevelType w:val="hybridMultilevel"/>
    <w:tmpl w:val="3DDC7C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A3173B8"/>
    <w:multiLevelType w:val="multilevel"/>
    <w:tmpl w:val="337C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CE7B65"/>
    <w:multiLevelType w:val="multilevel"/>
    <w:tmpl w:val="6B306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C063B69"/>
    <w:multiLevelType w:val="multilevel"/>
    <w:tmpl w:val="F84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6745B7"/>
    <w:multiLevelType w:val="multilevel"/>
    <w:tmpl w:val="8918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D770F2F"/>
    <w:multiLevelType w:val="multilevel"/>
    <w:tmpl w:val="7CB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EC10773"/>
    <w:multiLevelType w:val="multilevel"/>
    <w:tmpl w:val="E560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F054067"/>
    <w:multiLevelType w:val="hybridMultilevel"/>
    <w:tmpl w:val="B594A556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0CB44E8"/>
    <w:multiLevelType w:val="multilevel"/>
    <w:tmpl w:val="89DA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1113136"/>
    <w:multiLevelType w:val="hybridMultilevel"/>
    <w:tmpl w:val="E894FAA8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1160292"/>
    <w:multiLevelType w:val="multilevel"/>
    <w:tmpl w:val="B868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183462B"/>
    <w:multiLevelType w:val="multilevel"/>
    <w:tmpl w:val="656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6649E1"/>
    <w:multiLevelType w:val="multilevel"/>
    <w:tmpl w:val="DF0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AD490A"/>
    <w:multiLevelType w:val="multilevel"/>
    <w:tmpl w:val="A8B0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AF3269"/>
    <w:multiLevelType w:val="multilevel"/>
    <w:tmpl w:val="2F12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48F405E"/>
    <w:multiLevelType w:val="multilevel"/>
    <w:tmpl w:val="517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F75595"/>
    <w:multiLevelType w:val="multilevel"/>
    <w:tmpl w:val="E9F2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FC1101"/>
    <w:multiLevelType w:val="multilevel"/>
    <w:tmpl w:val="0AC2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16574C"/>
    <w:multiLevelType w:val="hybridMultilevel"/>
    <w:tmpl w:val="B54E06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64150B5"/>
    <w:multiLevelType w:val="multilevel"/>
    <w:tmpl w:val="E1EE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BF08EE"/>
    <w:multiLevelType w:val="multilevel"/>
    <w:tmpl w:val="A7BE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7A63EC"/>
    <w:multiLevelType w:val="multilevel"/>
    <w:tmpl w:val="2E1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510FDC"/>
    <w:multiLevelType w:val="hybridMultilevel"/>
    <w:tmpl w:val="3E3A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0D80DE1"/>
    <w:multiLevelType w:val="multilevel"/>
    <w:tmpl w:val="532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DC2393"/>
    <w:multiLevelType w:val="hybridMultilevel"/>
    <w:tmpl w:val="C3A4F87C"/>
    <w:lvl w:ilvl="0" w:tplc="1AEE79C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1D022BA"/>
    <w:multiLevelType w:val="multilevel"/>
    <w:tmpl w:val="0692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9D4EA6"/>
    <w:multiLevelType w:val="multilevel"/>
    <w:tmpl w:val="DC0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334304"/>
    <w:multiLevelType w:val="multilevel"/>
    <w:tmpl w:val="5BB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6E7BD1"/>
    <w:multiLevelType w:val="multilevel"/>
    <w:tmpl w:val="C378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F6256A"/>
    <w:multiLevelType w:val="multilevel"/>
    <w:tmpl w:val="0BA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506508"/>
    <w:multiLevelType w:val="multilevel"/>
    <w:tmpl w:val="500C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754F32"/>
    <w:multiLevelType w:val="hybridMultilevel"/>
    <w:tmpl w:val="ACE2D49A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E3C302E"/>
    <w:multiLevelType w:val="hybridMultilevel"/>
    <w:tmpl w:val="CCF8DF10"/>
    <w:lvl w:ilvl="0" w:tplc="045A6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F276B79"/>
    <w:multiLevelType w:val="multilevel"/>
    <w:tmpl w:val="B1D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FB3E31"/>
    <w:multiLevelType w:val="hybridMultilevel"/>
    <w:tmpl w:val="2B5485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7141DF9"/>
    <w:multiLevelType w:val="hybridMultilevel"/>
    <w:tmpl w:val="0B8EA8A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 w15:restartNumberingAfterBreak="0">
    <w:nsid w:val="771B1899"/>
    <w:multiLevelType w:val="hybridMultilevel"/>
    <w:tmpl w:val="1C4260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775E20B4"/>
    <w:multiLevelType w:val="multilevel"/>
    <w:tmpl w:val="C870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7D203BF"/>
    <w:multiLevelType w:val="multilevel"/>
    <w:tmpl w:val="AB5A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2A3ECF"/>
    <w:multiLevelType w:val="multilevel"/>
    <w:tmpl w:val="BC52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005396"/>
    <w:multiLevelType w:val="multilevel"/>
    <w:tmpl w:val="BF9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4A6F5F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7" w15:restartNumberingAfterBreak="0">
    <w:nsid w:val="7AA01619"/>
    <w:multiLevelType w:val="multilevel"/>
    <w:tmpl w:val="C19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B1D6CD5"/>
    <w:multiLevelType w:val="multilevel"/>
    <w:tmpl w:val="1266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B8F6546"/>
    <w:multiLevelType w:val="hybridMultilevel"/>
    <w:tmpl w:val="1784690A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7E6408E2"/>
    <w:multiLevelType w:val="hybridMultilevel"/>
    <w:tmpl w:val="549E910A"/>
    <w:lvl w:ilvl="0" w:tplc="65FA91F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1" w15:restartNumberingAfterBreak="0">
    <w:nsid w:val="7E863D00"/>
    <w:multiLevelType w:val="multilevel"/>
    <w:tmpl w:val="B7D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BC4C9F"/>
    <w:multiLevelType w:val="hybridMultilevel"/>
    <w:tmpl w:val="9DCACFB4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FAE0E24"/>
    <w:multiLevelType w:val="hybridMultilevel"/>
    <w:tmpl w:val="3B8A7C0E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1794598041">
    <w:abstractNumId w:val="0"/>
  </w:num>
  <w:num w:numId="2" w16cid:durableId="164634071">
    <w:abstractNumId w:val="37"/>
  </w:num>
  <w:num w:numId="3" w16cid:durableId="962152676">
    <w:abstractNumId w:val="107"/>
  </w:num>
  <w:num w:numId="4" w16cid:durableId="630750203">
    <w:abstractNumId w:val="39"/>
  </w:num>
  <w:num w:numId="5" w16cid:durableId="1526560654">
    <w:abstractNumId w:val="28"/>
  </w:num>
  <w:num w:numId="6" w16cid:durableId="1112092250">
    <w:abstractNumId w:val="130"/>
  </w:num>
  <w:num w:numId="7" w16cid:durableId="485511225">
    <w:abstractNumId w:val="15"/>
  </w:num>
  <w:num w:numId="8" w16cid:durableId="2065525263">
    <w:abstractNumId w:val="24"/>
  </w:num>
  <w:num w:numId="9" w16cid:durableId="252204504">
    <w:abstractNumId w:val="19"/>
  </w:num>
  <w:num w:numId="10" w16cid:durableId="1346445656">
    <w:abstractNumId w:val="117"/>
  </w:num>
  <w:num w:numId="11" w16cid:durableId="1889024011">
    <w:abstractNumId w:val="6"/>
  </w:num>
  <w:num w:numId="12" w16cid:durableId="1555776804">
    <w:abstractNumId w:val="67"/>
  </w:num>
  <w:num w:numId="13" w16cid:durableId="2137944354">
    <w:abstractNumId w:val="129"/>
  </w:num>
  <w:num w:numId="14" w16cid:durableId="1239094937">
    <w:abstractNumId w:val="92"/>
  </w:num>
  <w:num w:numId="15" w16cid:durableId="1979341165">
    <w:abstractNumId w:val="116"/>
  </w:num>
  <w:num w:numId="16" w16cid:durableId="141508119">
    <w:abstractNumId w:val="132"/>
  </w:num>
  <w:num w:numId="17" w16cid:durableId="898130955">
    <w:abstractNumId w:val="109"/>
  </w:num>
  <w:num w:numId="18" w16cid:durableId="840513385">
    <w:abstractNumId w:val="44"/>
  </w:num>
  <w:num w:numId="19" w16cid:durableId="2029024088">
    <w:abstractNumId w:val="94"/>
  </w:num>
  <w:num w:numId="20" w16cid:durableId="2142962563">
    <w:abstractNumId w:val="70"/>
  </w:num>
  <w:num w:numId="21" w16cid:durableId="963074604">
    <w:abstractNumId w:val="61"/>
  </w:num>
  <w:num w:numId="22" w16cid:durableId="1283418312">
    <w:abstractNumId w:val="85"/>
  </w:num>
  <w:num w:numId="23" w16cid:durableId="400175237">
    <w:abstractNumId w:val="8"/>
  </w:num>
  <w:num w:numId="24" w16cid:durableId="999383817">
    <w:abstractNumId w:val="126"/>
  </w:num>
  <w:num w:numId="25" w16cid:durableId="818232561">
    <w:abstractNumId w:val="119"/>
  </w:num>
  <w:num w:numId="26" w16cid:durableId="1564557369">
    <w:abstractNumId w:val="33"/>
  </w:num>
  <w:num w:numId="27" w16cid:durableId="1513298000">
    <w:abstractNumId w:val="120"/>
  </w:num>
  <w:num w:numId="28" w16cid:durableId="793599529">
    <w:abstractNumId w:val="65"/>
  </w:num>
  <w:num w:numId="29" w16cid:durableId="1092163138">
    <w:abstractNumId w:val="98"/>
  </w:num>
  <w:num w:numId="30" w16cid:durableId="218052560">
    <w:abstractNumId w:val="76"/>
  </w:num>
  <w:num w:numId="31" w16cid:durableId="538977876">
    <w:abstractNumId w:val="121"/>
  </w:num>
  <w:num w:numId="32" w16cid:durableId="1625312565">
    <w:abstractNumId w:val="96"/>
  </w:num>
  <w:num w:numId="33" w16cid:durableId="1867599244">
    <w:abstractNumId w:val="46"/>
  </w:num>
  <w:num w:numId="34" w16cid:durableId="1971546004">
    <w:abstractNumId w:val="72"/>
  </w:num>
  <w:num w:numId="35" w16cid:durableId="393742597">
    <w:abstractNumId w:val="102"/>
  </w:num>
  <w:num w:numId="36" w16cid:durableId="167524243">
    <w:abstractNumId w:val="84"/>
  </w:num>
  <w:num w:numId="37" w16cid:durableId="889994090">
    <w:abstractNumId w:val="82"/>
  </w:num>
  <w:num w:numId="38" w16cid:durableId="1141845826">
    <w:abstractNumId w:val="30"/>
  </w:num>
  <w:num w:numId="39" w16cid:durableId="1748529134">
    <w:abstractNumId w:val="103"/>
  </w:num>
  <w:num w:numId="40" w16cid:durableId="1960136204">
    <w:abstractNumId w:val="1"/>
  </w:num>
  <w:num w:numId="41" w16cid:durableId="1815636838">
    <w:abstractNumId w:val="118"/>
  </w:num>
  <w:num w:numId="42" w16cid:durableId="1721828451">
    <w:abstractNumId w:val="14"/>
  </w:num>
  <w:num w:numId="43" w16cid:durableId="385683966">
    <w:abstractNumId w:val="133"/>
  </w:num>
  <w:num w:numId="44" w16cid:durableId="1671592255">
    <w:abstractNumId w:val="59"/>
  </w:num>
  <w:num w:numId="45" w16cid:durableId="2061709705">
    <w:abstractNumId w:val="83"/>
  </w:num>
  <w:num w:numId="46" w16cid:durableId="1367874400">
    <w:abstractNumId w:val="22"/>
  </w:num>
  <w:num w:numId="47" w16cid:durableId="1098527905">
    <w:abstractNumId w:val="125"/>
  </w:num>
  <w:num w:numId="48" w16cid:durableId="1793130627">
    <w:abstractNumId w:val="63"/>
  </w:num>
  <w:num w:numId="49" w16cid:durableId="974457434">
    <w:abstractNumId w:val="75"/>
  </w:num>
  <w:num w:numId="50" w16cid:durableId="901406162">
    <w:abstractNumId w:val="78"/>
  </w:num>
  <w:num w:numId="51" w16cid:durableId="658728153">
    <w:abstractNumId w:val="114"/>
  </w:num>
  <w:num w:numId="52" w16cid:durableId="494033920">
    <w:abstractNumId w:val="42"/>
  </w:num>
  <w:num w:numId="53" w16cid:durableId="464658305">
    <w:abstractNumId w:val="45"/>
  </w:num>
  <w:num w:numId="54" w16cid:durableId="1940404654">
    <w:abstractNumId w:val="79"/>
  </w:num>
  <w:num w:numId="55" w16cid:durableId="63377785">
    <w:abstractNumId w:val="128"/>
  </w:num>
  <w:num w:numId="56" w16cid:durableId="1876195449">
    <w:abstractNumId w:val="17"/>
  </w:num>
  <w:num w:numId="57" w16cid:durableId="703289344">
    <w:abstractNumId w:val="5"/>
  </w:num>
  <w:num w:numId="58" w16cid:durableId="588730310">
    <w:abstractNumId w:val="51"/>
  </w:num>
  <w:num w:numId="59" w16cid:durableId="1619992996">
    <w:abstractNumId w:val="52"/>
  </w:num>
  <w:num w:numId="60" w16cid:durableId="73669226">
    <w:abstractNumId w:val="100"/>
  </w:num>
  <w:num w:numId="61" w16cid:durableId="1295798072">
    <w:abstractNumId w:val="18"/>
  </w:num>
  <w:num w:numId="62" w16cid:durableId="1880627956">
    <w:abstractNumId w:val="86"/>
  </w:num>
  <w:num w:numId="63" w16cid:durableId="1873299521">
    <w:abstractNumId w:val="56"/>
  </w:num>
  <w:num w:numId="64" w16cid:durableId="1939361124">
    <w:abstractNumId w:val="35"/>
  </w:num>
  <w:num w:numId="65" w16cid:durableId="2052533817">
    <w:abstractNumId w:val="68"/>
  </w:num>
  <w:num w:numId="66" w16cid:durableId="278798578">
    <w:abstractNumId w:val="7"/>
  </w:num>
  <w:num w:numId="67" w16cid:durableId="1601523714">
    <w:abstractNumId w:val="50"/>
  </w:num>
  <w:num w:numId="68" w16cid:durableId="642854469">
    <w:abstractNumId w:val="27"/>
  </w:num>
  <w:num w:numId="69" w16cid:durableId="1246915779">
    <w:abstractNumId w:val="88"/>
  </w:num>
  <w:num w:numId="70" w16cid:durableId="51541732">
    <w:abstractNumId w:val="69"/>
  </w:num>
  <w:num w:numId="71" w16cid:durableId="1928615415">
    <w:abstractNumId w:val="115"/>
  </w:num>
  <w:num w:numId="72" w16cid:durableId="601766935">
    <w:abstractNumId w:val="31"/>
  </w:num>
  <w:num w:numId="73" w16cid:durableId="623194625">
    <w:abstractNumId w:val="123"/>
  </w:num>
  <w:num w:numId="74" w16cid:durableId="482430334">
    <w:abstractNumId w:val="127"/>
  </w:num>
  <w:num w:numId="75" w16cid:durableId="1393961295">
    <w:abstractNumId w:val="38"/>
  </w:num>
  <w:num w:numId="76" w16cid:durableId="156966173">
    <w:abstractNumId w:val="2"/>
  </w:num>
  <w:num w:numId="77" w16cid:durableId="1513911696">
    <w:abstractNumId w:val="4"/>
  </w:num>
  <w:num w:numId="78" w16cid:durableId="565259662">
    <w:abstractNumId w:val="112"/>
  </w:num>
  <w:num w:numId="79" w16cid:durableId="581305048">
    <w:abstractNumId w:val="108"/>
  </w:num>
  <w:num w:numId="80" w16cid:durableId="163471837">
    <w:abstractNumId w:val="131"/>
  </w:num>
  <w:num w:numId="81" w16cid:durableId="2099716362">
    <w:abstractNumId w:val="53"/>
  </w:num>
  <w:num w:numId="82" w16cid:durableId="325207714">
    <w:abstractNumId w:val="40"/>
  </w:num>
  <w:num w:numId="83" w16cid:durableId="1111363536">
    <w:abstractNumId w:val="10"/>
  </w:num>
  <w:num w:numId="84" w16cid:durableId="1962956939">
    <w:abstractNumId w:val="97"/>
  </w:num>
  <w:num w:numId="85" w16cid:durableId="856886757">
    <w:abstractNumId w:val="12"/>
  </w:num>
  <w:num w:numId="86" w16cid:durableId="697584014">
    <w:abstractNumId w:val="87"/>
  </w:num>
  <w:num w:numId="87" w16cid:durableId="1611430673">
    <w:abstractNumId w:val="41"/>
  </w:num>
  <w:num w:numId="88" w16cid:durableId="1166673662">
    <w:abstractNumId w:val="20"/>
  </w:num>
  <w:num w:numId="89" w16cid:durableId="532502243">
    <w:abstractNumId w:val="122"/>
  </w:num>
  <w:num w:numId="90" w16cid:durableId="808939574">
    <w:abstractNumId w:val="26"/>
  </w:num>
  <w:num w:numId="91" w16cid:durableId="1714764660">
    <w:abstractNumId w:val="36"/>
  </w:num>
  <w:num w:numId="92" w16cid:durableId="319501986">
    <w:abstractNumId w:val="11"/>
  </w:num>
  <w:num w:numId="93" w16cid:durableId="825172951">
    <w:abstractNumId w:val="64"/>
  </w:num>
  <w:num w:numId="94" w16cid:durableId="1540166621">
    <w:abstractNumId w:val="90"/>
  </w:num>
  <w:num w:numId="95" w16cid:durableId="230580103">
    <w:abstractNumId w:val="77"/>
  </w:num>
  <w:num w:numId="96" w16cid:durableId="1121418557">
    <w:abstractNumId w:val="3"/>
  </w:num>
  <w:num w:numId="97" w16cid:durableId="438647448">
    <w:abstractNumId w:val="91"/>
  </w:num>
  <w:num w:numId="98" w16cid:durableId="894464265">
    <w:abstractNumId w:val="29"/>
  </w:num>
  <w:num w:numId="99" w16cid:durableId="1032806419">
    <w:abstractNumId w:val="74"/>
  </w:num>
  <w:num w:numId="100" w16cid:durableId="1653212899">
    <w:abstractNumId w:val="13"/>
  </w:num>
  <w:num w:numId="101" w16cid:durableId="116023347">
    <w:abstractNumId w:val="111"/>
  </w:num>
  <w:num w:numId="102" w16cid:durableId="847016685">
    <w:abstractNumId w:val="104"/>
  </w:num>
  <w:num w:numId="103" w16cid:durableId="260650916">
    <w:abstractNumId w:val="58"/>
  </w:num>
  <w:num w:numId="104" w16cid:durableId="1025787222">
    <w:abstractNumId w:val="99"/>
  </w:num>
  <w:num w:numId="105" w16cid:durableId="1460415107">
    <w:abstractNumId w:val="60"/>
  </w:num>
  <w:num w:numId="106" w16cid:durableId="1753158116">
    <w:abstractNumId w:val="34"/>
  </w:num>
  <w:num w:numId="107" w16cid:durableId="892624178">
    <w:abstractNumId w:val="25"/>
  </w:num>
  <w:num w:numId="108" w16cid:durableId="359280614">
    <w:abstractNumId w:val="9"/>
  </w:num>
  <w:num w:numId="109" w16cid:durableId="713315656">
    <w:abstractNumId w:val="73"/>
  </w:num>
  <w:num w:numId="110" w16cid:durableId="949703232">
    <w:abstractNumId w:val="21"/>
  </w:num>
  <w:num w:numId="111" w16cid:durableId="15036660">
    <w:abstractNumId w:val="57"/>
  </w:num>
  <w:num w:numId="112" w16cid:durableId="1673752768">
    <w:abstractNumId w:val="16"/>
  </w:num>
  <w:num w:numId="113" w16cid:durableId="1133064366">
    <w:abstractNumId w:val="101"/>
  </w:num>
  <w:num w:numId="114" w16cid:durableId="1863745368">
    <w:abstractNumId w:val="80"/>
  </w:num>
  <w:num w:numId="115" w16cid:durableId="1204174534">
    <w:abstractNumId w:val="66"/>
  </w:num>
  <w:num w:numId="116" w16cid:durableId="402072812">
    <w:abstractNumId w:val="124"/>
  </w:num>
  <w:num w:numId="117" w16cid:durableId="1560750243">
    <w:abstractNumId w:val="62"/>
  </w:num>
  <w:num w:numId="118" w16cid:durableId="783572255">
    <w:abstractNumId w:val="54"/>
  </w:num>
  <w:num w:numId="119" w16cid:durableId="106316749">
    <w:abstractNumId w:val="71"/>
  </w:num>
  <w:num w:numId="120" w16cid:durableId="1173833993">
    <w:abstractNumId w:val="95"/>
  </w:num>
  <w:num w:numId="121" w16cid:durableId="2016609231">
    <w:abstractNumId w:val="43"/>
  </w:num>
  <w:num w:numId="122" w16cid:durableId="417098466">
    <w:abstractNumId w:val="106"/>
  </w:num>
  <w:num w:numId="123" w16cid:durableId="839933863">
    <w:abstractNumId w:val="32"/>
  </w:num>
  <w:num w:numId="124" w16cid:durableId="894632013">
    <w:abstractNumId w:val="113"/>
  </w:num>
  <w:num w:numId="125" w16cid:durableId="521363033">
    <w:abstractNumId w:val="47"/>
  </w:num>
  <w:num w:numId="126" w16cid:durableId="1385444479">
    <w:abstractNumId w:val="89"/>
  </w:num>
  <w:num w:numId="127" w16cid:durableId="1084955558">
    <w:abstractNumId w:val="49"/>
  </w:num>
  <w:num w:numId="128" w16cid:durableId="1952589027">
    <w:abstractNumId w:val="105"/>
  </w:num>
  <w:num w:numId="129" w16cid:durableId="50464795">
    <w:abstractNumId w:val="110"/>
  </w:num>
  <w:num w:numId="130" w16cid:durableId="1038892709">
    <w:abstractNumId w:val="48"/>
  </w:num>
  <w:num w:numId="131" w16cid:durableId="210458837">
    <w:abstractNumId w:val="23"/>
  </w:num>
  <w:num w:numId="132" w16cid:durableId="136188210">
    <w:abstractNumId w:val="55"/>
  </w:num>
  <w:num w:numId="133" w16cid:durableId="1017150433">
    <w:abstractNumId w:val="93"/>
  </w:num>
  <w:num w:numId="134" w16cid:durableId="1324967974">
    <w:abstractNumId w:val="81"/>
  </w:num>
  <w:numIdMacAtCleanup w:val="1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midi,Sushma">
    <w15:presenceInfo w15:providerId="AD" w15:userId="S::S546195@nwmissouri.edu::74ae047a-a3cb-448e-a038-6098511a77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C2C"/>
    <w:rsid w:val="0000086F"/>
    <w:rsid w:val="00001CCD"/>
    <w:rsid w:val="00001E59"/>
    <w:rsid w:val="00002F63"/>
    <w:rsid w:val="00003BE6"/>
    <w:rsid w:val="0000418F"/>
    <w:rsid w:val="000044C0"/>
    <w:rsid w:val="00004D0B"/>
    <w:rsid w:val="000154FB"/>
    <w:rsid w:val="000164AA"/>
    <w:rsid w:val="00020DD5"/>
    <w:rsid w:val="00021181"/>
    <w:rsid w:val="0002484F"/>
    <w:rsid w:val="000248E7"/>
    <w:rsid w:val="000256F3"/>
    <w:rsid w:val="00025ADE"/>
    <w:rsid w:val="00027CBF"/>
    <w:rsid w:val="00030C0B"/>
    <w:rsid w:val="000310C6"/>
    <w:rsid w:val="0003125B"/>
    <w:rsid w:val="00031551"/>
    <w:rsid w:val="00032B25"/>
    <w:rsid w:val="00037DDD"/>
    <w:rsid w:val="0004283B"/>
    <w:rsid w:val="0004347F"/>
    <w:rsid w:val="00044050"/>
    <w:rsid w:val="00044611"/>
    <w:rsid w:val="00045C5E"/>
    <w:rsid w:val="0004773A"/>
    <w:rsid w:val="000509C7"/>
    <w:rsid w:val="0005337B"/>
    <w:rsid w:val="000553B1"/>
    <w:rsid w:val="00057155"/>
    <w:rsid w:val="0005796E"/>
    <w:rsid w:val="00057B32"/>
    <w:rsid w:val="00060912"/>
    <w:rsid w:val="0006178A"/>
    <w:rsid w:val="000622A3"/>
    <w:rsid w:val="00062D95"/>
    <w:rsid w:val="0006311E"/>
    <w:rsid w:val="00063B84"/>
    <w:rsid w:val="000641A2"/>
    <w:rsid w:val="00064BB0"/>
    <w:rsid w:val="0006633D"/>
    <w:rsid w:val="000669E2"/>
    <w:rsid w:val="0006737B"/>
    <w:rsid w:val="00070B02"/>
    <w:rsid w:val="000729B4"/>
    <w:rsid w:val="00073F80"/>
    <w:rsid w:val="000766CB"/>
    <w:rsid w:val="00076771"/>
    <w:rsid w:val="00076881"/>
    <w:rsid w:val="00076B40"/>
    <w:rsid w:val="0008038C"/>
    <w:rsid w:val="00085BFE"/>
    <w:rsid w:val="00086051"/>
    <w:rsid w:val="00086349"/>
    <w:rsid w:val="00086598"/>
    <w:rsid w:val="00090C2E"/>
    <w:rsid w:val="00092FED"/>
    <w:rsid w:val="00093BEC"/>
    <w:rsid w:val="00094C62"/>
    <w:rsid w:val="00094DB9"/>
    <w:rsid w:val="0009538D"/>
    <w:rsid w:val="000954D4"/>
    <w:rsid w:val="00095A44"/>
    <w:rsid w:val="00096C59"/>
    <w:rsid w:val="00097C72"/>
    <w:rsid w:val="000A06DB"/>
    <w:rsid w:val="000A0850"/>
    <w:rsid w:val="000A14FE"/>
    <w:rsid w:val="000A421D"/>
    <w:rsid w:val="000A504D"/>
    <w:rsid w:val="000B0CB3"/>
    <w:rsid w:val="000B18C3"/>
    <w:rsid w:val="000B2088"/>
    <w:rsid w:val="000B21E9"/>
    <w:rsid w:val="000B2499"/>
    <w:rsid w:val="000B24CA"/>
    <w:rsid w:val="000B362D"/>
    <w:rsid w:val="000B39A8"/>
    <w:rsid w:val="000B5A14"/>
    <w:rsid w:val="000B6373"/>
    <w:rsid w:val="000B6BBC"/>
    <w:rsid w:val="000B7EF4"/>
    <w:rsid w:val="000C0333"/>
    <w:rsid w:val="000C0E68"/>
    <w:rsid w:val="000C11CF"/>
    <w:rsid w:val="000C1AA4"/>
    <w:rsid w:val="000C53BA"/>
    <w:rsid w:val="000C7DAC"/>
    <w:rsid w:val="000D199C"/>
    <w:rsid w:val="000D3F6F"/>
    <w:rsid w:val="000D423E"/>
    <w:rsid w:val="000D4420"/>
    <w:rsid w:val="000D45A9"/>
    <w:rsid w:val="000D4700"/>
    <w:rsid w:val="000D4D9D"/>
    <w:rsid w:val="000D5298"/>
    <w:rsid w:val="000D6F2A"/>
    <w:rsid w:val="000D7560"/>
    <w:rsid w:val="000D7D2C"/>
    <w:rsid w:val="000E1429"/>
    <w:rsid w:val="000E1B37"/>
    <w:rsid w:val="000E299D"/>
    <w:rsid w:val="000E4058"/>
    <w:rsid w:val="000E409B"/>
    <w:rsid w:val="000E47D2"/>
    <w:rsid w:val="000E5A2D"/>
    <w:rsid w:val="000E5A5E"/>
    <w:rsid w:val="000E5B03"/>
    <w:rsid w:val="000E701F"/>
    <w:rsid w:val="000E7447"/>
    <w:rsid w:val="000E7E07"/>
    <w:rsid w:val="000F097C"/>
    <w:rsid w:val="000F108C"/>
    <w:rsid w:val="000F10FF"/>
    <w:rsid w:val="000F12AD"/>
    <w:rsid w:val="000F1989"/>
    <w:rsid w:val="000F19F7"/>
    <w:rsid w:val="000F2523"/>
    <w:rsid w:val="000F278C"/>
    <w:rsid w:val="000F4CFD"/>
    <w:rsid w:val="000F6C89"/>
    <w:rsid w:val="000F78EE"/>
    <w:rsid w:val="000F7C14"/>
    <w:rsid w:val="000F7EE6"/>
    <w:rsid w:val="00100BBE"/>
    <w:rsid w:val="00101FC7"/>
    <w:rsid w:val="00103AAC"/>
    <w:rsid w:val="0010403E"/>
    <w:rsid w:val="001045E4"/>
    <w:rsid w:val="001047AD"/>
    <w:rsid w:val="00104803"/>
    <w:rsid w:val="00104B05"/>
    <w:rsid w:val="00104DE5"/>
    <w:rsid w:val="0010540F"/>
    <w:rsid w:val="00105BC5"/>
    <w:rsid w:val="00106ACF"/>
    <w:rsid w:val="00107F6D"/>
    <w:rsid w:val="001123AD"/>
    <w:rsid w:val="0011293A"/>
    <w:rsid w:val="001131FF"/>
    <w:rsid w:val="00113EF2"/>
    <w:rsid w:val="00114561"/>
    <w:rsid w:val="0011495F"/>
    <w:rsid w:val="001149C4"/>
    <w:rsid w:val="00114F1B"/>
    <w:rsid w:val="00115099"/>
    <w:rsid w:val="0011615B"/>
    <w:rsid w:val="0011677C"/>
    <w:rsid w:val="00116FE7"/>
    <w:rsid w:val="001175ED"/>
    <w:rsid w:val="00117B27"/>
    <w:rsid w:val="00122457"/>
    <w:rsid w:val="00122943"/>
    <w:rsid w:val="00125970"/>
    <w:rsid w:val="00126827"/>
    <w:rsid w:val="00126F74"/>
    <w:rsid w:val="00127D4A"/>
    <w:rsid w:val="00130DA0"/>
    <w:rsid w:val="00132418"/>
    <w:rsid w:val="00132AE0"/>
    <w:rsid w:val="00133297"/>
    <w:rsid w:val="001352BE"/>
    <w:rsid w:val="001363F8"/>
    <w:rsid w:val="00136B24"/>
    <w:rsid w:val="0014064F"/>
    <w:rsid w:val="0014066D"/>
    <w:rsid w:val="0014100D"/>
    <w:rsid w:val="001413E4"/>
    <w:rsid w:val="00142E00"/>
    <w:rsid w:val="00143705"/>
    <w:rsid w:val="0014545F"/>
    <w:rsid w:val="00146119"/>
    <w:rsid w:val="001471E6"/>
    <w:rsid w:val="00152013"/>
    <w:rsid w:val="001521F1"/>
    <w:rsid w:val="00152A3D"/>
    <w:rsid w:val="001538B9"/>
    <w:rsid w:val="00154405"/>
    <w:rsid w:val="00155A1E"/>
    <w:rsid w:val="00156A10"/>
    <w:rsid w:val="001601A0"/>
    <w:rsid w:val="001602F3"/>
    <w:rsid w:val="0016036D"/>
    <w:rsid w:val="00160B0A"/>
    <w:rsid w:val="00160F93"/>
    <w:rsid w:val="00161051"/>
    <w:rsid w:val="00164D48"/>
    <w:rsid w:val="00165E24"/>
    <w:rsid w:val="00167255"/>
    <w:rsid w:val="00167C84"/>
    <w:rsid w:val="0017012D"/>
    <w:rsid w:val="0017031A"/>
    <w:rsid w:val="001724F7"/>
    <w:rsid w:val="00174A0F"/>
    <w:rsid w:val="00175227"/>
    <w:rsid w:val="00175BEB"/>
    <w:rsid w:val="00175E90"/>
    <w:rsid w:val="001761A7"/>
    <w:rsid w:val="00176535"/>
    <w:rsid w:val="00177E86"/>
    <w:rsid w:val="001827DB"/>
    <w:rsid w:val="00183F2A"/>
    <w:rsid w:val="001845B8"/>
    <w:rsid w:val="0019233C"/>
    <w:rsid w:val="00193012"/>
    <w:rsid w:val="0019371B"/>
    <w:rsid w:val="0019403C"/>
    <w:rsid w:val="00194586"/>
    <w:rsid w:val="0019541D"/>
    <w:rsid w:val="00195A5B"/>
    <w:rsid w:val="00197A18"/>
    <w:rsid w:val="001A2421"/>
    <w:rsid w:val="001A3782"/>
    <w:rsid w:val="001A3FF0"/>
    <w:rsid w:val="001A44AC"/>
    <w:rsid w:val="001A4EA0"/>
    <w:rsid w:val="001A54F6"/>
    <w:rsid w:val="001A5A72"/>
    <w:rsid w:val="001A6C7E"/>
    <w:rsid w:val="001B0D02"/>
    <w:rsid w:val="001B0F39"/>
    <w:rsid w:val="001B191E"/>
    <w:rsid w:val="001B1B1B"/>
    <w:rsid w:val="001B1E07"/>
    <w:rsid w:val="001B2073"/>
    <w:rsid w:val="001B23FC"/>
    <w:rsid w:val="001B33DC"/>
    <w:rsid w:val="001B342A"/>
    <w:rsid w:val="001B3CCC"/>
    <w:rsid w:val="001B44D0"/>
    <w:rsid w:val="001B4B24"/>
    <w:rsid w:val="001B59E6"/>
    <w:rsid w:val="001B59EC"/>
    <w:rsid w:val="001B646D"/>
    <w:rsid w:val="001C10D8"/>
    <w:rsid w:val="001C2E57"/>
    <w:rsid w:val="001C3D5D"/>
    <w:rsid w:val="001C5A6B"/>
    <w:rsid w:val="001C63AE"/>
    <w:rsid w:val="001C6547"/>
    <w:rsid w:val="001C6BEB"/>
    <w:rsid w:val="001C6F4B"/>
    <w:rsid w:val="001D0337"/>
    <w:rsid w:val="001D1CC6"/>
    <w:rsid w:val="001D2C25"/>
    <w:rsid w:val="001D3977"/>
    <w:rsid w:val="001D5941"/>
    <w:rsid w:val="001D71E8"/>
    <w:rsid w:val="001E084D"/>
    <w:rsid w:val="001E1F81"/>
    <w:rsid w:val="001E1FCE"/>
    <w:rsid w:val="001E29B2"/>
    <w:rsid w:val="001E2D6F"/>
    <w:rsid w:val="001E34F7"/>
    <w:rsid w:val="001E368F"/>
    <w:rsid w:val="001E3FF2"/>
    <w:rsid w:val="001E48EE"/>
    <w:rsid w:val="001E6256"/>
    <w:rsid w:val="001F03A1"/>
    <w:rsid w:val="001F0C30"/>
    <w:rsid w:val="001F2CD6"/>
    <w:rsid w:val="001F46B5"/>
    <w:rsid w:val="001F518D"/>
    <w:rsid w:val="001F6C9C"/>
    <w:rsid w:val="001F7F92"/>
    <w:rsid w:val="002014F7"/>
    <w:rsid w:val="002028EE"/>
    <w:rsid w:val="00202A91"/>
    <w:rsid w:val="0020632E"/>
    <w:rsid w:val="00210C55"/>
    <w:rsid w:val="00211333"/>
    <w:rsid w:val="002117D7"/>
    <w:rsid w:val="002149D8"/>
    <w:rsid w:val="00216FC8"/>
    <w:rsid w:val="00217361"/>
    <w:rsid w:val="00217855"/>
    <w:rsid w:val="00220115"/>
    <w:rsid w:val="00220360"/>
    <w:rsid w:val="0022199E"/>
    <w:rsid w:val="00221B28"/>
    <w:rsid w:val="00221B7A"/>
    <w:rsid w:val="00222EC2"/>
    <w:rsid w:val="00223623"/>
    <w:rsid w:val="00223ED6"/>
    <w:rsid w:val="00224DBB"/>
    <w:rsid w:val="00227DEB"/>
    <w:rsid w:val="00230EEB"/>
    <w:rsid w:val="002313F9"/>
    <w:rsid w:val="00232A5D"/>
    <w:rsid w:val="0023332E"/>
    <w:rsid w:val="00233533"/>
    <w:rsid w:val="00233821"/>
    <w:rsid w:val="00233E08"/>
    <w:rsid w:val="00234713"/>
    <w:rsid w:val="0023523A"/>
    <w:rsid w:val="0023542E"/>
    <w:rsid w:val="002355BA"/>
    <w:rsid w:val="0023669A"/>
    <w:rsid w:val="00236ABF"/>
    <w:rsid w:val="00237395"/>
    <w:rsid w:val="00237A5E"/>
    <w:rsid w:val="002402B7"/>
    <w:rsid w:val="00240629"/>
    <w:rsid w:val="00240A9F"/>
    <w:rsid w:val="00241F4E"/>
    <w:rsid w:val="0024221F"/>
    <w:rsid w:val="00242599"/>
    <w:rsid w:val="002430C7"/>
    <w:rsid w:val="002431FA"/>
    <w:rsid w:val="00245998"/>
    <w:rsid w:val="00246840"/>
    <w:rsid w:val="00247FBA"/>
    <w:rsid w:val="00250F80"/>
    <w:rsid w:val="00251DBE"/>
    <w:rsid w:val="002541E3"/>
    <w:rsid w:val="0025571C"/>
    <w:rsid w:val="002607B3"/>
    <w:rsid w:val="00261520"/>
    <w:rsid w:val="002630D4"/>
    <w:rsid w:val="002630FA"/>
    <w:rsid w:val="00263FBD"/>
    <w:rsid w:val="00265747"/>
    <w:rsid w:val="00267611"/>
    <w:rsid w:val="00267BDF"/>
    <w:rsid w:val="00270E46"/>
    <w:rsid w:val="00271A6E"/>
    <w:rsid w:val="00272230"/>
    <w:rsid w:val="00272408"/>
    <w:rsid w:val="0027247A"/>
    <w:rsid w:val="00272C72"/>
    <w:rsid w:val="002732D2"/>
    <w:rsid w:val="002738FD"/>
    <w:rsid w:val="00273E36"/>
    <w:rsid w:val="00275B52"/>
    <w:rsid w:val="00275B7D"/>
    <w:rsid w:val="00276849"/>
    <w:rsid w:val="00276A16"/>
    <w:rsid w:val="00277721"/>
    <w:rsid w:val="0028052A"/>
    <w:rsid w:val="00280A3C"/>
    <w:rsid w:val="00280B93"/>
    <w:rsid w:val="00280D46"/>
    <w:rsid w:val="0028133C"/>
    <w:rsid w:val="00281448"/>
    <w:rsid w:val="00281BC9"/>
    <w:rsid w:val="00283C2A"/>
    <w:rsid w:val="002847E7"/>
    <w:rsid w:val="002867E7"/>
    <w:rsid w:val="0028683C"/>
    <w:rsid w:val="00286EDB"/>
    <w:rsid w:val="00286F36"/>
    <w:rsid w:val="002900A4"/>
    <w:rsid w:val="00290139"/>
    <w:rsid w:val="00290A4F"/>
    <w:rsid w:val="00290F9E"/>
    <w:rsid w:val="00291C08"/>
    <w:rsid w:val="002922A5"/>
    <w:rsid w:val="002927C1"/>
    <w:rsid w:val="002929EE"/>
    <w:rsid w:val="00293729"/>
    <w:rsid w:val="00295C52"/>
    <w:rsid w:val="00296998"/>
    <w:rsid w:val="0029732B"/>
    <w:rsid w:val="002A0065"/>
    <w:rsid w:val="002A0103"/>
    <w:rsid w:val="002A1B21"/>
    <w:rsid w:val="002A3031"/>
    <w:rsid w:val="002A334A"/>
    <w:rsid w:val="002A5C18"/>
    <w:rsid w:val="002A6557"/>
    <w:rsid w:val="002A6E83"/>
    <w:rsid w:val="002A7F1B"/>
    <w:rsid w:val="002B0A40"/>
    <w:rsid w:val="002B0C06"/>
    <w:rsid w:val="002B1D4E"/>
    <w:rsid w:val="002B45F0"/>
    <w:rsid w:val="002B4CD2"/>
    <w:rsid w:val="002C0099"/>
    <w:rsid w:val="002C36DC"/>
    <w:rsid w:val="002C4773"/>
    <w:rsid w:val="002C4A79"/>
    <w:rsid w:val="002C5598"/>
    <w:rsid w:val="002C5783"/>
    <w:rsid w:val="002C5C7C"/>
    <w:rsid w:val="002C61AA"/>
    <w:rsid w:val="002C6266"/>
    <w:rsid w:val="002C6333"/>
    <w:rsid w:val="002C74B2"/>
    <w:rsid w:val="002C7588"/>
    <w:rsid w:val="002C76E8"/>
    <w:rsid w:val="002D00C5"/>
    <w:rsid w:val="002D0AE7"/>
    <w:rsid w:val="002D1C0C"/>
    <w:rsid w:val="002D28DA"/>
    <w:rsid w:val="002D2B6F"/>
    <w:rsid w:val="002D32E4"/>
    <w:rsid w:val="002D40BB"/>
    <w:rsid w:val="002D6BB9"/>
    <w:rsid w:val="002D710A"/>
    <w:rsid w:val="002D71FE"/>
    <w:rsid w:val="002D7AC3"/>
    <w:rsid w:val="002D7B0F"/>
    <w:rsid w:val="002E0E08"/>
    <w:rsid w:val="002E10E0"/>
    <w:rsid w:val="002E1453"/>
    <w:rsid w:val="002E2287"/>
    <w:rsid w:val="002E4360"/>
    <w:rsid w:val="002E444B"/>
    <w:rsid w:val="002E4699"/>
    <w:rsid w:val="002E584E"/>
    <w:rsid w:val="002E762A"/>
    <w:rsid w:val="002F13F1"/>
    <w:rsid w:val="002F1DD3"/>
    <w:rsid w:val="002F3994"/>
    <w:rsid w:val="002F5156"/>
    <w:rsid w:val="002F5D37"/>
    <w:rsid w:val="002F6230"/>
    <w:rsid w:val="002F6AA6"/>
    <w:rsid w:val="002F74D8"/>
    <w:rsid w:val="002F7CA5"/>
    <w:rsid w:val="0030075A"/>
    <w:rsid w:val="00300B77"/>
    <w:rsid w:val="003022B5"/>
    <w:rsid w:val="00302A97"/>
    <w:rsid w:val="00303DAD"/>
    <w:rsid w:val="0030442D"/>
    <w:rsid w:val="003057D2"/>
    <w:rsid w:val="00310AB9"/>
    <w:rsid w:val="003117F2"/>
    <w:rsid w:val="00313971"/>
    <w:rsid w:val="00314742"/>
    <w:rsid w:val="003156C7"/>
    <w:rsid w:val="00316C2C"/>
    <w:rsid w:val="003174CE"/>
    <w:rsid w:val="00317D12"/>
    <w:rsid w:val="00321826"/>
    <w:rsid w:val="00323718"/>
    <w:rsid w:val="00325B3C"/>
    <w:rsid w:val="00325E47"/>
    <w:rsid w:val="00326FD7"/>
    <w:rsid w:val="00327342"/>
    <w:rsid w:val="003306D2"/>
    <w:rsid w:val="00330766"/>
    <w:rsid w:val="00330F30"/>
    <w:rsid w:val="0033431E"/>
    <w:rsid w:val="00334C8C"/>
    <w:rsid w:val="003350E1"/>
    <w:rsid w:val="00335AB1"/>
    <w:rsid w:val="00335E4A"/>
    <w:rsid w:val="00336FB1"/>
    <w:rsid w:val="003417C0"/>
    <w:rsid w:val="00341AAD"/>
    <w:rsid w:val="00343ABF"/>
    <w:rsid w:val="00343AEE"/>
    <w:rsid w:val="003448FF"/>
    <w:rsid w:val="0034510B"/>
    <w:rsid w:val="00353225"/>
    <w:rsid w:val="00354CCE"/>
    <w:rsid w:val="0035543B"/>
    <w:rsid w:val="00356F98"/>
    <w:rsid w:val="0035710A"/>
    <w:rsid w:val="003579B0"/>
    <w:rsid w:val="00360D33"/>
    <w:rsid w:val="003614C0"/>
    <w:rsid w:val="003615C5"/>
    <w:rsid w:val="00361C4D"/>
    <w:rsid w:val="00361E14"/>
    <w:rsid w:val="00364E88"/>
    <w:rsid w:val="003650C7"/>
    <w:rsid w:val="003659ED"/>
    <w:rsid w:val="003663BD"/>
    <w:rsid w:val="00366F30"/>
    <w:rsid w:val="00370B91"/>
    <w:rsid w:val="00371C16"/>
    <w:rsid w:val="00372D42"/>
    <w:rsid w:val="00374375"/>
    <w:rsid w:val="00374B96"/>
    <w:rsid w:val="00375902"/>
    <w:rsid w:val="00380E8D"/>
    <w:rsid w:val="003813CA"/>
    <w:rsid w:val="00381F8F"/>
    <w:rsid w:val="00384E4A"/>
    <w:rsid w:val="00385887"/>
    <w:rsid w:val="00387BB8"/>
    <w:rsid w:val="00391392"/>
    <w:rsid w:val="00391B0B"/>
    <w:rsid w:val="00391D4C"/>
    <w:rsid w:val="0039445F"/>
    <w:rsid w:val="00394852"/>
    <w:rsid w:val="0039499A"/>
    <w:rsid w:val="00395431"/>
    <w:rsid w:val="00396690"/>
    <w:rsid w:val="003970F4"/>
    <w:rsid w:val="00397513"/>
    <w:rsid w:val="003A1248"/>
    <w:rsid w:val="003A21EA"/>
    <w:rsid w:val="003A230D"/>
    <w:rsid w:val="003A2A8B"/>
    <w:rsid w:val="003A2EFB"/>
    <w:rsid w:val="003A4C8E"/>
    <w:rsid w:val="003A537F"/>
    <w:rsid w:val="003A6A17"/>
    <w:rsid w:val="003B041E"/>
    <w:rsid w:val="003B11C5"/>
    <w:rsid w:val="003B1839"/>
    <w:rsid w:val="003B4494"/>
    <w:rsid w:val="003B45EF"/>
    <w:rsid w:val="003B4D72"/>
    <w:rsid w:val="003B4E68"/>
    <w:rsid w:val="003B5498"/>
    <w:rsid w:val="003B60A0"/>
    <w:rsid w:val="003B68DF"/>
    <w:rsid w:val="003B7D0E"/>
    <w:rsid w:val="003C03FE"/>
    <w:rsid w:val="003C4598"/>
    <w:rsid w:val="003C52D7"/>
    <w:rsid w:val="003C636F"/>
    <w:rsid w:val="003C64F2"/>
    <w:rsid w:val="003C6B14"/>
    <w:rsid w:val="003C6CEC"/>
    <w:rsid w:val="003D098B"/>
    <w:rsid w:val="003D0AEC"/>
    <w:rsid w:val="003D10F3"/>
    <w:rsid w:val="003D701B"/>
    <w:rsid w:val="003D70DA"/>
    <w:rsid w:val="003E0E8D"/>
    <w:rsid w:val="003E1945"/>
    <w:rsid w:val="003E2353"/>
    <w:rsid w:val="003E3001"/>
    <w:rsid w:val="003E4945"/>
    <w:rsid w:val="003E521C"/>
    <w:rsid w:val="003E6854"/>
    <w:rsid w:val="003E6A15"/>
    <w:rsid w:val="003E6EB0"/>
    <w:rsid w:val="003E7485"/>
    <w:rsid w:val="003E78CB"/>
    <w:rsid w:val="003F011A"/>
    <w:rsid w:val="003F33AC"/>
    <w:rsid w:val="003F353A"/>
    <w:rsid w:val="003F3F82"/>
    <w:rsid w:val="003F4D77"/>
    <w:rsid w:val="003F52F7"/>
    <w:rsid w:val="003F59E4"/>
    <w:rsid w:val="003F5D7F"/>
    <w:rsid w:val="003F6A0B"/>
    <w:rsid w:val="00400847"/>
    <w:rsid w:val="00400FB9"/>
    <w:rsid w:val="004014C2"/>
    <w:rsid w:val="00401B8A"/>
    <w:rsid w:val="00403770"/>
    <w:rsid w:val="00404790"/>
    <w:rsid w:val="00405AA0"/>
    <w:rsid w:val="00405E89"/>
    <w:rsid w:val="00405F72"/>
    <w:rsid w:val="0040668B"/>
    <w:rsid w:val="004069B7"/>
    <w:rsid w:val="004077F2"/>
    <w:rsid w:val="00407AB4"/>
    <w:rsid w:val="00410691"/>
    <w:rsid w:val="00410A66"/>
    <w:rsid w:val="00410A7D"/>
    <w:rsid w:val="0041142E"/>
    <w:rsid w:val="00411504"/>
    <w:rsid w:val="0041312C"/>
    <w:rsid w:val="00413AC9"/>
    <w:rsid w:val="004140A5"/>
    <w:rsid w:val="0041537C"/>
    <w:rsid w:val="00416C3C"/>
    <w:rsid w:val="00416FFE"/>
    <w:rsid w:val="004171C0"/>
    <w:rsid w:val="004211E9"/>
    <w:rsid w:val="00423714"/>
    <w:rsid w:val="004249D7"/>
    <w:rsid w:val="00426F44"/>
    <w:rsid w:val="004310F6"/>
    <w:rsid w:val="004319AD"/>
    <w:rsid w:val="00432705"/>
    <w:rsid w:val="00432778"/>
    <w:rsid w:val="004333C7"/>
    <w:rsid w:val="00433F04"/>
    <w:rsid w:val="004342B0"/>
    <w:rsid w:val="00434813"/>
    <w:rsid w:val="00435020"/>
    <w:rsid w:val="004354DE"/>
    <w:rsid w:val="00436018"/>
    <w:rsid w:val="004367EB"/>
    <w:rsid w:val="00437F42"/>
    <w:rsid w:val="0044133D"/>
    <w:rsid w:val="00443750"/>
    <w:rsid w:val="00443E0F"/>
    <w:rsid w:val="0044448C"/>
    <w:rsid w:val="00444E24"/>
    <w:rsid w:val="00444F2C"/>
    <w:rsid w:val="00445326"/>
    <w:rsid w:val="00445795"/>
    <w:rsid w:val="00445E26"/>
    <w:rsid w:val="00446CD7"/>
    <w:rsid w:val="004475AA"/>
    <w:rsid w:val="00452864"/>
    <w:rsid w:val="004529BE"/>
    <w:rsid w:val="00452E6F"/>
    <w:rsid w:val="00453490"/>
    <w:rsid w:val="00455B0D"/>
    <w:rsid w:val="0045639A"/>
    <w:rsid w:val="00457492"/>
    <w:rsid w:val="004600CB"/>
    <w:rsid w:val="00462E45"/>
    <w:rsid w:val="004638FA"/>
    <w:rsid w:val="00464609"/>
    <w:rsid w:val="0046637F"/>
    <w:rsid w:val="004667C6"/>
    <w:rsid w:val="00471DA5"/>
    <w:rsid w:val="00471F6B"/>
    <w:rsid w:val="004745CC"/>
    <w:rsid w:val="00474C3E"/>
    <w:rsid w:val="00475847"/>
    <w:rsid w:val="00475A3D"/>
    <w:rsid w:val="004765F8"/>
    <w:rsid w:val="00480A29"/>
    <w:rsid w:val="00480FE0"/>
    <w:rsid w:val="00481642"/>
    <w:rsid w:val="004822C8"/>
    <w:rsid w:val="004822EE"/>
    <w:rsid w:val="004829EC"/>
    <w:rsid w:val="004832F1"/>
    <w:rsid w:val="00483387"/>
    <w:rsid w:val="004849C6"/>
    <w:rsid w:val="00485213"/>
    <w:rsid w:val="00485BCA"/>
    <w:rsid w:val="00486081"/>
    <w:rsid w:val="0048725D"/>
    <w:rsid w:val="004912BC"/>
    <w:rsid w:val="0049132E"/>
    <w:rsid w:val="00491492"/>
    <w:rsid w:val="0049685F"/>
    <w:rsid w:val="004A0704"/>
    <w:rsid w:val="004A168A"/>
    <w:rsid w:val="004A2AD3"/>
    <w:rsid w:val="004A2F3D"/>
    <w:rsid w:val="004A3AD4"/>
    <w:rsid w:val="004A4AE9"/>
    <w:rsid w:val="004A649C"/>
    <w:rsid w:val="004A7CE2"/>
    <w:rsid w:val="004B038A"/>
    <w:rsid w:val="004B1358"/>
    <w:rsid w:val="004B2743"/>
    <w:rsid w:val="004B298E"/>
    <w:rsid w:val="004B300D"/>
    <w:rsid w:val="004B6CF0"/>
    <w:rsid w:val="004C056D"/>
    <w:rsid w:val="004C121A"/>
    <w:rsid w:val="004C1E5E"/>
    <w:rsid w:val="004C3F0C"/>
    <w:rsid w:val="004C40F2"/>
    <w:rsid w:val="004C5287"/>
    <w:rsid w:val="004C5A77"/>
    <w:rsid w:val="004C675F"/>
    <w:rsid w:val="004C6ABB"/>
    <w:rsid w:val="004C787C"/>
    <w:rsid w:val="004D0E9A"/>
    <w:rsid w:val="004D1429"/>
    <w:rsid w:val="004D1637"/>
    <w:rsid w:val="004D29E8"/>
    <w:rsid w:val="004D38BB"/>
    <w:rsid w:val="004D4BAA"/>
    <w:rsid w:val="004D5A2F"/>
    <w:rsid w:val="004D5E39"/>
    <w:rsid w:val="004D621B"/>
    <w:rsid w:val="004D7B4C"/>
    <w:rsid w:val="004E02CB"/>
    <w:rsid w:val="004E0590"/>
    <w:rsid w:val="004E3106"/>
    <w:rsid w:val="004E45BE"/>
    <w:rsid w:val="004E4FAE"/>
    <w:rsid w:val="004E607F"/>
    <w:rsid w:val="004E6BD9"/>
    <w:rsid w:val="004F3A20"/>
    <w:rsid w:val="004F3F5C"/>
    <w:rsid w:val="004F448F"/>
    <w:rsid w:val="004F49ED"/>
    <w:rsid w:val="004F4BD3"/>
    <w:rsid w:val="004F4DA2"/>
    <w:rsid w:val="004F53B3"/>
    <w:rsid w:val="004F7B4D"/>
    <w:rsid w:val="00501EFD"/>
    <w:rsid w:val="00502B92"/>
    <w:rsid w:val="00503C5A"/>
    <w:rsid w:val="00503FC9"/>
    <w:rsid w:val="00504455"/>
    <w:rsid w:val="00506BCF"/>
    <w:rsid w:val="0051032D"/>
    <w:rsid w:val="005148E7"/>
    <w:rsid w:val="005158A3"/>
    <w:rsid w:val="005166F4"/>
    <w:rsid w:val="005172C7"/>
    <w:rsid w:val="005177BA"/>
    <w:rsid w:val="00517AA0"/>
    <w:rsid w:val="00520120"/>
    <w:rsid w:val="00520A5C"/>
    <w:rsid w:val="0052282F"/>
    <w:rsid w:val="00522C13"/>
    <w:rsid w:val="00523DCF"/>
    <w:rsid w:val="0052461D"/>
    <w:rsid w:val="0052571B"/>
    <w:rsid w:val="00525727"/>
    <w:rsid w:val="00526684"/>
    <w:rsid w:val="005270C4"/>
    <w:rsid w:val="005316AE"/>
    <w:rsid w:val="00533566"/>
    <w:rsid w:val="00533661"/>
    <w:rsid w:val="005340D8"/>
    <w:rsid w:val="00534B68"/>
    <w:rsid w:val="00535011"/>
    <w:rsid w:val="0053562C"/>
    <w:rsid w:val="005378C4"/>
    <w:rsid w:val="00537D0C"/>
    <w:rsid w:val="0054099F"/>
    <w:rsid w:val="0054160D"/>
    <w:rsid w:val="00542CC3"/>
    <w:rsid w:val="00542E71"/>
    <w:rsid w:val="00543364"/>
    <w:rsid w:val="005448CC"/>
    <w:rsid w:val="00544D92"/>
    <w:rsid w:val="00545890"/>
    <w:rsid w:val="00545AB1"/>
    <w:rsid w:val="0055002E"/>
    <w:rsid w:val="005514FE"/>
    <w:rsid w:val="005518B4"/>
    <w:rsid w:val="0055269D"/>
    <w:rsid w:val="00553A7B"/>
    <w:rsid w:val="00553D2A"/>
    <w:rsid w:val="00554B7D"/>
    <w:rsid w:val="00557043"/>
    <w:rsid w:val="005578B3"/>
    <w:rsid w:val="0056126D"/>
    <w:rsid w:val="00561E55"/>
    <w:rsid w:val="00563071"/>
    <w:rsid w:val="0056332D"/>
    <w:rsid w:val="00563C78"/>
    <w:rsid w:val="00566967"/>
    <w:rsid w:val="00566D0F"/>
    <w:rsid w:val="00567442"/>
    <w:rsid w:val="0056789E"/>
    <w:rsid w:val="00570415"/>
    <w:rsid w:val="00571E9B"/>
    <w:rsid w:val="00573958"/>
    <w:rsid w:val="00574416"/>
    <w:rsid w:val="00574820"/>
    <w:rsid w:val="0057583D"/>
    <w:rsid w:val="005759F5"/>
    <w:rsid w:val="005777C8"/>
    <w:rsid w:val="00580020"/>
    <w:rsid w:val="005842AB"/>
    <w:rsid w:val="005849EC"/>
    <w:rsid w:val="005854CB"/>
    <w:rsid w:val="00586037"/>
    <w:rsid w:val="0059244A"/>
    <w:rsid w:val="0059280C"/>
    <w:rsid w:val="00593306"/>
    <w:rsid w:val="00594A53"/>
    <w:rsid w:val="00595758"/>
    <w:rsid w:val="00595F41"/>
    <w:rsid w:val="005964F6"/>
    <w:rsid w:val="00596F51"/>
    <w:rsid w:val="00597466"/>
    <w:rsid w:val="005978F3"/>
    <w:rsid w:val="005A0C2D"/>
    <w:rsid w:val="005A1A59"/>
    <w:rsid w:val="005A3354"/>
    <w:rsid w:val="005A3671"/>
    <w:rsid w:val="005A43B3"/>
    <w:rsid w:val="005A572C"/>
    <w:rsid w:val="005A603A"/>
    <w:rsid w:val="005A64FD"/>
    <w:rsid w:val="005A6C11"/>
    <w:rsid w:val="005A6D6B"/>
    <w:rsid w:val="005A703B"/>
    <w:rsid w:val="005A72FD"/>
    <w:rsid w:val="005A75F8"/>
    <w:rsid w:val="005B1077"/>
    <w:rsid w:val="005B3074"/>
    <w:rsid w:val="005B45F7"/>
    <w:rsid w:val="005B4933"/>
    <w:rsid w:val="005B5118"/>
    <w:rsid w:val="005B76BA"/>
    <w:rsid w:val="005C08C1"/>
    <w:rsid w:val="005C3F3C"/>
    <w:rsid w:val="005C4D43"/>
    <w:rsid w:val="005D12EB"/>
    <w:rsid w:val="005D185C"/>
    <w:rsid w:val="005D1A2B"/>
    <w:rsid w:val="005D30FC"/>
    <w:rsid w:val="005D41A4"/>
    <w:rsid w:val="005D4B33"/>
    <w:rsid w:val="005D6908"/>
    <w:rsid w:val="005E0075"/>
    <w:rsid w:val="005E184E"/>
    <w:rsid w:val="005E3A15"/>
    <w:rsid w:val="005E40E2"/>
    <w:rsid w:val="005E4751"/>
    <w:rsid w:val="005E5925"/>
    <w:rsid w:val="005E592E"/>
    <w:rsid w:val="005E69C3"/>
    <w:rsid w:val="005E6A8D"/>
    <w:rsid w:val="005E6E82"/>
    <w:rsid w:val="005E748F"/>
    <w:rsid w:val="005F039B"/>
    <w:rsid w:val="005F1EF4"/>
    <w:rsid w:val="005F2722"/>
    <w:rsid w:val="005F4DAF"/>
    <w:rsid w:val="005F6BDD"/>
    <w:rsid w:val="005F6CFB"/>
    <w:rsid w:val="005F7479"/>
    <w:rsid w:val="005F7C99"/>
    <w:rsid w:val="0060255F"/>
    <w:rsid w:val="006025AB"/>
    <w:rsid w:val="00602A68"/>
    <w:rsid w:val="00604F5E"/>
    <w:rsid w:val="00604FE8"/>
    <w:rsid w:val="0060566B"/>
    <w:rsid w:val="00605D96"/>
    <w:rsid w:val="00605E16"/>
    <w:rsid w:val="0060669A"/>
    <w:rsid w:val="00607476"/>
    <w:rsid w:val="00607BB6"/>
    <w:rsid w:val="00611AD9"/>
    <w:rsid w:val="00612CBB"/>
    <w:rsid w:val="006141CF"/>
    <w:rsid w:val="00621B8B"/>
    <w:rsid w:val="00622897"/>
    <w:rsid w:val="00622F49"/>
    <w:rsid w:val="00623D2D"/>
    <w:rsid w:val="00624569"/>
    <w:rsid w:val="00624B0D"/>
    <w:rsid w:val="006252C5"/>
    <w:rsid w:val="00625AD8"/>
    <w:rsid w:val="00625B9D"/>
    <w:rsid w:val="00627F61"/>
    <w:rsid w:val="006302F5"/>
    <w:rsid w:val="00630685"/>
    <w:rsid w:val="0063088B"/>
    <w:rsid w:val="0063620D"/>
    <w:rsid w:val="006365FD"/>
    <w:rsid w:val="00637798"/>
    <w:rsid w:val="0064079A"/>
    <w:rsid w:val="006413C7"/>
    <w:rsid w:val="00641C42"/>
    <w:rsid w:val="00641D7B"/>
    <w:rsid w:val="00642EBE"/>
    <w:rsid w:val="00643CF8"/>
    <w:rsid w:val="00644389"/>
    <w:rsid w:val="00644489"/>
    <w:rsid w:val="00645B2D"/>
    <w:rsid w:val="00645C16"/>
    <w:rsid w:val="00646035"/>
    <w:rsid w:val="0064704F"/>
    <w:rsid w:val="00647752"/>
    <w:rsid w:val="00651B36"/>
    <w:rsid w:val="00651C76"/>
    <w:rsid w:val="00651F65"/>
    <w:rsid w:val="006526E7"/>
    <w:rsid w:val="00653545"/>
    <w:rsid w:val="00655008"/>
    <w:rsid w:val="0065581F"/>
    <w:rsid w:val="00656E6B"/>
    <w:rsid w:val="00657DBF"/>
    <w:rsid w:val="00661DF1"/>
    <w:rsid w:val="00664411"/>
    <w:rsid w:val="00664FF5"/>
    <w:rsid w:val="00667DFF"/>
    <w:rsid w:val="00667E26"/>
    <w:rsid w:val="0067489D"/>
    <w:rsid w:val="0067497D"/>
    <w:rsid w:val="00675BD8"/>
    <w:rsid w:val="0067714C"/>
    <w:rsid w:val="00681558"/>
    <w:rsid w:val="006836CA"/>
    <w:rsid w:val="00683DD3"/>
    <w:rsid w:val="006840DA"/>
    <w:rsid w:val="00684961"/>
    <w:rsid w:val="00690364"/>
    <w:rsid w:val="00691528"/>
    <w:rsid w:val="006921A5"/>
    <w:rsid w:val="00693173"/>
    <w:rsid w:val="006934F0"/>
    <w:rsid w:val="00693BD0"/>
    <w:rsid w:val="00695779"/>
    <w:rsid w:val="006965B3"/>
    <w:rsid w:val="006975F1"/>
    <w:rsid w:val="006A1647"/>
    <w:rsid w:val="006A1BF2"/>
    <w:rsid w:val="006A33B9"/>
    <w:rsid w:val="006A4E96"/>
    <w:rsid w:val="006B1682"/>
    <w:rsid w:val="006B4709"/>
    <w:rsid w:val="006B4A56"/>
    <w:rsid w:val="006B4FAE"/>
    <w:rsid w:val="006B53B3"/>
    <w:rsid w:val="006B6740"/>
    <w:rsid w:val="006C0EF8"/>
    <w:rsid w:val="006C0FF0"/>
    <w:rsid w:val="006C237C"/>
    <w:rsid w:val="006C2BDE"/>
    <w:rsid w:val="006C3E14"/>
    <w:rsid w:val="006C4451"/>
    <w:rsid w:val="006C7A7F"/>
    <w:rsid w:val="006D2C03"/>
    <w:rsid w:val="006D3317"/>
    <w:rsid w:val="006D4D82"/>
    <w:rsid w:val="006D4ECD"/>
    <w:rsid w:val="006D5A60"/>
    <w:rsid w:val="006D72CF"/>
    <w:rsid w:val="006D7BAB"/>
    <w:rsid w:val="006E0183"/>
    <w:rsid w:val="006E0C4D"/>
    <w:rsid w:val="006E28AE"/>
    <w:rsid w:val="006E3071"/>
    <w:rsid w:val="006E3999"/>
    <w:rsid w:val="006E4290"/>
    <w:rsid w:val="006E50B3"/>
    <w:rsid w:val="006E528A"/>
    <w:rsid w:val="006E5A37"/>
    <w:rsid w:val="006F1F6B"/>
    <w:rsid w:val="006F24DF"/>
    <w:rsid w:val="006F4276"/>
    <w:rsid w:val="006F5C7C"/>
    <w:rsid w:val="007016A2"/>
    <w:rsid w:val="00701CC1"/>
    <w:rsid w:val="00704AC7"/>
    <w:rsid w:val="00704BB9"/>
    <w:rsid w:val="007052B6"/>
    <w:rsid w:val="00710840"/>
    <w:rsid w:val="00712F5E"/>
    <w:rsid w:val="007141EA"/>
    <w:rsid w:val="00714248"/>
    <w:rsid w:val="00714CB3"/>
    <w:rsid w:val="00714D00"/>
    <w:rsid w:val="0071618F"/>
    <w:rsid w:val="00716499"/>
    <w:rsid w:val="00716FB9"/>
    <w:rsid w:val="00720558"/>
    <w:rsid w:val="0072173C"/>
    <w:rsid w:val="0072224F"/>
    <w:rsid w:val="0072232C"/>
    <w:rsid w:val="00722357"/>
    <w:rsid w:val="00722394"/>
    <w:rsid w:val="0072255A"/>
    <w:rsid w:val="00724E95"/>
    <w:rsid w:val="00726135"/>
    <w:rsid w:val="00731221"/>
    <w:rsid w:val="0073128F"/>
    <w:rsid w:val="007317EF"/>
    <w:rsid w:val="00731842"/>
    <w:rsid w:val="0073217B"/>
    <w:rsid w:val="00732A07"/>
    <w:rsid w:val="00732D83"/>
    <w:rsid w:val="00734AB8"/>
    <w:rsid w:val="00735344"/>
    <w:rsid w:val="007361C0"/>
    <w:rsid w:val="0073620C"/>
    <w:rsid w:val="007374AB"/>
    <w:rsid w:val="00740EAA"/>
    <w:rsid w:val="007417D4"/>
    <w:rsid w:val="007418BE"/>
    <w:rsid w:val="00741EA9"/>
    <w:rsid w:val="00742468"/>
    <w:rsid w:val="007445ED"/>
    <w:rsid w:val="00744FFA"/>
    <w:rsid w:val="00745245"/>
    <w:rsid w:val="007468C2"/>
    <w:rsid w:val="0074695C"/>
    <w:rsid w:val="0075027C"/>
    <w:rsid w:val="00750F78"/>
    <w:rsid w:val="007530CD"/>
    <w:rsid w:val="007533F4"/>
    <w:rsid w:val="007540AF"/>
    <w:rsid w:val="00754139"/>
    <w:rsid w:val="0075586A"/>
    <w:rsid w:val="0075632E"/>
    <w:rsid w:val="007578FE"/>
    <w:rsid w:val="007603A4"/>
    <w:rsid w:val="00761220"/>
    <w:rsid w:val="0076132B"/>
    <w:rsid w:val="00762442"/>
    <w:rsid w:val="00762743"/>
    <w:rsid w:val="00762AAE"/>
    <w:rsid w:val="00762C26"/>
    <w:rsid w:val="0076339E"/>
    <w:rsid w:val="007636BB"/>
    <w:rsid w:val="00763861"/>
    <w:rsid w:val="007646B5"/>
    <w:rsid w:val="00765899"/>
    <w:rsid w:val="0076594F"/>
    <w:rsid w:val="00766B6D"/>
    <w:rsid w:val="00767E6F"/>
    <w:rsid w:val="00770B82"/>
    <w:rsid w:val="00770C51"/>
    <w:rsid w:val="00771399"/>
    <w:rsid w:val="00773AF5"/>
    <w:rsid w:val="007746AA"/>
    <w:rsid w:val="007755F3"/>
    <w:rsid w:val="007769E7"/>
    <w:rsid w:val="007800A3"/>
    <w:rsid w:val="00780661"/>
    <w:rsid w:val="00780B49"/>
    <w:rsid w:val="00781117"/>
    <w:rsid w:val="00782B4C"/>
    <w:rsid w:val="0078363B"/>
    <w:rsid w:val="0078380D"/>
    <w:rsid w:val="00785838"/>
    <w:rsid w:val="0079009E"/>
    <w:rsid w:val="00791330"/>
    <w:rsid w:val="00792535"/>
    <w:rsid w:val="00793042"/>
    <w:rsid w:val="007934BD"/>
    <w:rsid w:val="007938CE"/>
    <w:rsid w:val="00794B9C"/>
    <w:rsid w:val="007967EB"/>
    <w:rsid w:val="00796DBE"/>
    <w:rsid w:val="007A167E"/>
    <w:rsid w:val="007A1D5B"/>
    <w:rsid w:val="007A2380"/>
    <w:rsid w:val="007A25C1"/>
    <w:rsid w:val="007A46BC"/>
    <w:rsid w:val="007A4940"/>
    <w:rsid w:val="007A4E9F"/>
    <w:rsid w:val="007A4EE1"/>
    <w:rsid w:val="007A5874"/>
    <w:rsid w:val="007A594F"/>
    <w:rsid w:val="007A6193"/>
    <w:rsid w:val="007A7098"/>
    <w:rsid w:val="007B152B"/>
    <w:rsid w:val="007B1647"/>
    <w:rsid w:val="007B1DB6"/>
    <w:rsid w:val="007B37C3"/>
    <w:rsid w:val="007B4F91"/>
    <w:rsid w:val="007B56BF"/>
    <w:rsid w:val="007B62CE"/>
    <w:rsid w:val="007B6BA7"/>
    <w:rsid w:val="007B72A9"/>
    <w:rsid w:val="007B7758"/>
    <w:rsid w:val="007C0182"/>
    <w:rsid w:val="007C0BDF"/>
    <w:rsid w:val="007C2359"/>
    <w:rsid w:val="007C498C"/>
    <w:rsid w:val="007C54FF"/>
    <w:rsid w:val="007C6601"/>
    <w:rsid w:val="007C6A1E"/>
    <w:rsid w:val="007D0A52"/>
    <w:rsid w:val="007D1415"/>
    <w:rsid w:val="007D19F6"/>
    <w:rsid w:val="007D219F"/>
    <w:rsid w:val="007D2314"/>
    <w:rsid w:val="007D352B"/>
    <w:rsid w:val="007D490D"/>
    <w:rsid w:val="007D5DEB"/>
    <w:rsid w:val="007D6557"/>
    <w:rsid w:val="007D768E"/>
    <w:rsid w:val="007E00FD"/>
    <w:rsid w:val="007E2841"/>
    <w:rsid w:val="007E43F2"/>
    <w:rsid w:val="007E610D"/>
    <w:rsid w:val="007E6E3A"/>
    <w:rsid w:val="007E7FB2"/>
    <w:rsid w:val="007F1202"/>
    <w:rsid w:val="007F3190"/>
    <w:rsid w:val="007F348B"/>
    <w:rsid w:val="007F3C77"/>
    <w:rsid w:val="007F46E4"/>
    <w:rsid w:val="007F49D0"/>
    <w:rsid w:val="007F59D3"/>
    <w:rsid w:val="007F6006"/>
    <w:rsid w:val="0080179D"/>
    <w:rsid w:val="00801813"/>
    <w:rsid w:val="00801984"/>
    <w:rsid w:val="008033FB"/>
    <w:rsid w:val="00805EB5"/>
    <w:rsid w:val="00806E4C"/>
    <w:rsid w:val="008102F9"/>
    <w:rsid w:val="00811B62"/>
    <w:rsid w:val="00811E16"/>
    <w:rsid w:val="0081507E"/>
    <w:rsid w:val="00815A06"/>
    <w:rsid w:val="008171D9"/>
    <w:rsid w:val="008203EB"/>
    <w:rsid w:val="00821F98"/>
    <w:rsid w:val="008227F4"/>
    <w:rsid w:val="0082516D"/>
    <w:rsid w:val="008254BB"/>
    <w:rsid w:val="00827CB2"/>
    <w:rsid w:val="008301C0"/>
    <w:rsid w:val="0083143B"/>
    <w:rsid w:val="00832007"/>
    <w:rsid w:val="008325A3"/>
    <w:rsid w:val="0083349B"/>
    <w:rsid w:val="00834590"/>
    <w:rsid w:val="00834A86"/>
    <w:rsid w:val="00837DDD"/>
    <w:rsid w:val="00837E2D"/>
    <w:rsid w:val="00837EC0"/>
    <w:rsid w:val="008402BF"/>
    <w:rsid w:val="00841C1D"/>
    <w:rsid w:val="00841DFC"/>
    <w:rsid w:val="00842E40"/>
    <w:rsid w:val="008515F0"/>
    <w:rsid w:val="00853FCE"/>
    <w:rsid w:val="00855118"/>
    <w:rsid w:val="0085553B"/>
    <w:rsid w:val="00855EA5"/>
    <w:rsid w:val="00857674"/>
    <w:rsid w:val="00857E98"/>
    <w:rsid w:val="00860BF8"/>
    <w:rsid w:val="008623D9"/>
    <w:rsid w:val="00862E21"/>
    <w:rsid w:val="00862E2E"/>
    <w:rsid w:val="008632AC"/>
    <w:rsid w:val="00864344"/>
    <w:rsid w:val="00865CB4"/>
    <w:rsid w:val="00866A0B"/>
    <w:rsid w:val="00866EE9"/>
    <w:rsid w:val="0087083F"/>
    <w:rsid w:val="00870DD2"/>
    <w:rsid w:val="00871D1D"/>
    <w:rsid w:val="0087297D"/>
    <w:rsid w:val="00872AEA"/>
    <w:rsid w:val="008737E9"/>
    <w:rsid w:val="00873D6D"/>
    <w:rsid w:val="00874A5A"/>
    <w:rsid w:val="00874E49"/>
    <w:rsid w:val="00877A2F"/>
    <w:rsid w:val="00882D3A"/>
    <w:rsid w:val="00882E24"/>
    <w:rsid w:val="00882F0A"/>
    <w:rsid w:val="00883645"/>
    <w:rsid w:val="00883B74"/>
    <w:rsid w:val="00884AEA"/>
    <w:rsid w:val="008859C8"/>
    <w:rsid w:val="00886BB7"/>
    <w:rsid w:val="0089163B"/>
    <w:rsid w:val="00892650"/>
    <w:rsid w:val="00892C32"/>
    <w:rsid w:val="00892F76"/>
    <w:rsid w:val="00893A9E"/>
    <w:rsid w:val="00895904"/>
    <w:rsid w:val="0089657B"/>
    <w:rsid w:val="00897FC2"/>
    <w:rsid w:val="008A4BDB"/>
    <w:rsid w:val="008A5281"/>
    <w:rsid w:val="008A574D"/>
    <w:rsid w:val="008A6989"/>
    <w:rsid w:val="008A7787"/>
    <w:rsid w:val="008B08BD"/>
    <w:rsid w:val="008B1A68"/>
    <w:rsid w:val="008B1D23"/>
    <w:rsid w:val="008B2EBD"/>
    <w:rsid w:val="008B4F5C"/>
    <w:rsid w:val="008B5433"/>
    <w:rsid w:val="008B769B"/>
    <w:rsid w:val="008B7F98"/>
    <w:rsid w:val="008C1081"/>
    <w:rsid w:val="008C17DF"/>
    <w:rsid w:val="008C3B14"/>
    <w:rsid w:val="008C3FAC"/>
    <w:rsid w:val="008C4457"/>
    <w:rsid w:val="008C4635"/>
    <w:rsid w:val="008C4C3E"/>
    <w:rsid w:val="008C67B7"/>
    <w:rsid w:val="008C7C75"/>
    <w:rsid w:val="008D20E9"/>
    <w:rsid w:val="008D3820"/>
    <w:rsid w:val="008D3AA7"/>
    <w:rsid w:val="008D3CE0"/>
    <w:rsid w:val="008D64AE"/>
    <w:rsid w:val="008D6AFC"/>
    <w:rsid w:val="008D786F"/>
    <w:rsid w:val="008E093A"/>
    <w:rsid w:val="008E2636"/>
    <w:rsid w:val="008E2701"/>
    <w:rsid w:val="008E2CAC"/>
    <w:rsid w:val="008E2F4B"/>
    <w:rsid w:val="008E3D2A"/>
    <w:rsid w:val="008E541D"/>
    <w:rsid w:val="008E7230"/>
    <w:rsid w:val="008F169A"/>
    <w:rsid w:val="008F3C88"/>
    <w:rsid w:val="008F3EBE"/>
    <w:rsid w:val="008F7669"/>
    <w:rsid w:val="008F7756"/>
    <w:rsid w:val="009031ED"/>
    <w:rsid w:val="009046A6"/>
    <w:rsid w:val="00906222"/>
    <w:rsid w:val="00910968"/>
    <w:rsid w:val="0091194C"/>
    <w:rsid w:val="00914749"/>
    <w:rsid w:val="009148E6"/>
    <w:rsid w:val="00914A06"/>
    <w:rsid w:val="00915E4A"/>
    <w:rsid w:val="00916F4B"/>
    <w:rsid w:val="00920E38"/>
    <w:rsid w:val="00922693"/>
    <w:rsid w:val="00922984"/>
    <w:rsid w:val="00922F6C"/>
    <w:rsid w:val="00923593"/>
    <w:rsid w:val="00923860"/>
    <w:rsid w:val="00924A55"/>
    <w:rsid w:val="00924AC9"/>
    <w:rsid w:val="00925B90"/>
    <w:rsid w:val="0092653B"/>
    <w:rsid w:val="00926764"/>
    <w:rsid w:val="0092726E"/>
    <w:rsid w:val="009272A5"/>
    <w:rsid w:val="009302A0"/>
    <w:rsid w:val="00930D69"/>
    <w:rsid w:val="00931D6A"/>
    <w:rsid w:val="009327FE"/>
    <w:rsid w:val="00932DD4"/>
    <w:rsid w:val="0093370C"/>
    <w:rsid w:val="0093643F"/>
    <w:rsid w:val="00937C20"/>
    <w:rsid w:val="009405AD"/>
    <w:rsid w:val="009427C0"/>
    <w:rsid w:val="009438BD"/>
    <w:rsid w:val="00944270"/>
    <w:rsid w:val="0094513E"/>
    <w:rsid w:val="009460E1"/>
    <w:rsid w:val="009465D8"/>
    <w:rsid w:val="00950D8C"/>
    <w:rsid w:val="00951356"/>
    <w:rsid w:val="00960D29"/>
    <w:rsid w:val="00960F91"/>
    <w:rsid w:val="0096112E"/>
    <w:rsid w:val="009625A7"/>
    <w:rsid w:val="00963AD2"/>
    <w:rsid w:val="009656B4"/>
    <w:rsid w:val="00966E73"/>
    <w:rsid w:val="00967E0C"/>
    <w:rsid w:val="00970DEA"/>
    <w:rsid w:val="009721E5"/>
    <w:rsid w:val="009747A0"/>
    <w:rsid w:val="009752F7"/>
    <w:rsid w:val="00975FFD"/>
    <w:rsid w:val="00976DF1"/>
    <w:rsid w:val="00977506"/>
    <w:rsid w:val="00977920"/>
    <w:rsid w:val="00980261"/>
    <w:rsid w:val="009804C3"/>
    <w:rsid w:val="00981695"/>
    <w:rsid w:val="0098245C"/>
    <w:rsid w:val="00983807"/>
    <w:rsid w:val="0098382B"/>
    <w:rsid w:val="00983B99"/>
    <w:rsid w:val="00985100"/>
    <w:rsid w:val="0098539E"/>
    <w:rsid w:val="00985AA8"/>
    <w:rsid w:val="00985BBF"/>
    <w:rsid w:val="00987078"/>
    <w:rsid w:val="00987A18"/>
    <w:rsid w:val="009903A2"/>
    <w:rsid w:val="00990EC2"/>
    <w:rsid w:val="009919F0"/>
    <w:rsid w:val="009923B6"/>
    <w:rsid w:val="00992F90"/>
    <w:rsid w:val="00993BD8"/>
    <w:rsid w:val="009948C8"/>
    <w:rsid w:val="009961AA"/>
    <w:rsid w:val="00996B1A"/>
    <w:rsid w:val="009A0698"/>
    <w:rsid w:val="009A0DD8"/>
    <w:rsid w:val="009A17FA"/>
    <w:rsid w:val="009A1F1B"/>
    <w:rsid w:val="009A2E1F"/>
    <w:rsid w:val="009A2E34"/>
    <w:rsid w:val="009A3190"/>
    <w:rsid w:val="009A3551"/>
    <w:rsid w:val="009A4335"/>
    <w:rsid w:val="009A44C8"/>
    <w:rsid w:val="009A546F"/>
    <w:rsid w:val="009A7596"/>
    <w:rsid w:val="009B01E8"/>
    <w:rsid w:val="009B0458"/>
    <w:rsid w:val="009B0F40"/>
    <w:rsid w:val="009B205F"/>
    <w:rsid w:val="009B302D"/>
    <w:rsid w:val="009B3499"/>
    <w:rsid w:val="009B35F4"/>
    <w:rsid w:val="009B3EFD"/>
    <w:rsid w:val="009B4BDA"/>
    <w:rsid w:val="009B6871"/>
    <w:rsid w:val="009B6EE7"/>
    <w:rsid w:val="009B755C"/>
    <w:rsid w:val="009C190E"/>
    <w:rsid w:val="009C4157"/>
    <w:rsid w:val="009C4B3F"/>
    <w:rsid w:val="009C55A2"/>
    <w:rsid w:val="009C5D59"/>
    <w:rsid w:val="009C68B0"/>
    <w:rsid w:val="009C7565"/>
    <w:rsid w:val="009C75CC"/>
    <w:rsid w:val="009C7CA9"/>
    <w:rsid w:val="009D0B47"/>
    <w:rsid w:val="009D27BD"/>
    <w:rsid w:val="009D3FA1"/>
    <w:rsid w:val="009D4AF8"/>
    <w:rsid w:val="009D5D2C"/>
    <w:rsid w:val="009D5DED"/>
    <w:rsid w:val="009D627F"/>
    <w:rsid w:val="009D62B8"/>
    <w:rsid w:val="009D7B63"/>
    <w:rsid w:val="009E0302"/>
    <w:rsid w:val="009E1CFF"/>
    <w:rsid w:val="009E26E3"/>
    <w:rsid w:val="009E4832"/>
    <w:rsid w:val="009E4979"/>
    <w:rsid w:val="009E4D91"/>
    <w:rsid w:val="009E54E6"/>
    <w:rsid w:val="009E6BD8"/>
    <w:rsid w:val="009E6C17"/>
    <w:rsid w:val="009E6D62"/>
    <w:rsid w:val="009F072F"/>
    <w:rsid w:val="009F082C"/>
    <w:rsid w:val="009F093C"/>
    <w:rsid w:val="009F1F60"/>
    <w:rsid w:val="009F39F0"/>
    <w:rsid w:val="00A00DCB"/>
    <w:rsid w:val="00A02063"/>
    <w:rsid w:val="00A029CA"/>
    <w:rsid w:val="00A02FD3"/>
    <w:rsid w:val="00A03706"/>
    <w:rsid w:val="00A043FD"/>
    <w:rsid w:val="00A0446D"/>
    <w:rsid w:val="00A06036"/>
    <w:rsid w:val="00A066A4"/>
    <w:rsid w:val="00A06960"/>
    <w:rsid w:val="00A0751D"/>
    <w:rsid w:val="00A0767D"/>
    <w:rsid w:val="00A077CC"/>
    <w:rsid w:val="00A10BA3"/>
    <w:rsid w:val="00A147D1"/>
    <w:rsid w:val="00A15662"/>
    <w:rsid w:val="00A17E4D"/>
    <w:rsid w:val="00A20BE0"/>
    <w:rsid w:val="00A20ECB"/>
    <w:rsid w:val="00A210AF"/>
    <w:rsid w:val="00A21703"/>
    <w:rsid w:val="00A2531F"/>
    <w:rsid w:val="00A25BE3"/>
    <w:rsid w:val="00A25EF9"/>
    <w:rsid w:val="00A31DBA"/>
    <w:rsid w:val="00A32481"/>
    <w:rsid w:val="00A32629"/>
    <w:rsid w:val="00A3297C"/>
    <w:rsid w:val="00A36507"/>
    <w:rsid w:val="00A41110"/>
    <w:rsid w:val="00A41C2F"/>
    <w:rsid w:val="00A424CC"/>
    <w:rsid w:val="00A461FF"/>
    <w:rsid w:val="00A46522"/>
    <w:rsid w:val="00A47A5A"/>
    <w:rsid w:val="00A5046C"/>
    <w:rsid w:val="00A5055F"/>
    <w:rsid w:val="00A52B02"/>
    <w:rsid w:val="00A52EA4"/>
    <w:rsid w:val="00A538F2"/>
    <w:rsid w:val="00A53D3B"/>
    <w:rsid w:val="00A54C2F"/>
    <w:rsid w:val="00A54CBC"/>
    <w:rsid w:val="00A55312"/>
    <w:rsid w:val="00A55959"/>
    <w:rsid w:val="00A55F2F"/>
    <w:rsid w:val="00A565E7"/>
    <w:rsid w:val="00A573F0"/>
    <w:rsid w:val="00A579C1"/>
    <w:rsid w:val="00A62093"/>
    <w:rsid w:val="00A6213A"/>
    <w:rsid w:val="00A621FA"/>
    <w:rsid w:val="00A62D51"/>
    <w:rsid w:val="00A631DD"/>
    <w:rsid w:val="00A63B63"/>
    <w:rsid w:val="00A66A12"/>
    <w:rsid w:val="00A67163"/>
    <w:rsid w:val="00A67585"/>
    <w:rsid w:val="00A71958"/>
    <w:rsid w:val="00A7294F"/>
    <w:rsid w:val="00A74DCC"/>
    <w:rsid w:val="00A761E5"/>
    <w:rsid w:val="00A81282"/>
    <w:rsid w:val="00A82AAE"/>
    <w:rsid w:val="00A847A3"/>
    <w:rsid w:val="00A84C0C"/>
    <w:rsid w:val="00A86894"/>
    <w:rsid w:val="00A86B73"/>
    <w:rsid w:val="00A918C8"/>
    <w:rsid w:val="00A92431"/>
    <w:rsid w:val="00A92644"/>
    <w:rsid w:val="00A929B3"/>
    <w:rsid w:val="00A94E9A"/>
    <w:rsid w:val="00A9534F"/>
    <w:rsid w:val="00A96940"/>
    <w:rsid w:val="00A969DE"/>
    <w:rsid w:val="00A97E73"/>
    <w:rsid w:val="00AA037A"/>
    <w:rsid w:val="00AA3C48"/>
    <w:rsid w:val="00AA3E2E"/>
    <w:rsid w:val="00AA447F"/>
    <w:rsid w:val="00AA531B"/>
    <w:rsid w:val="00AA55B7"/>
    <w:rsid w:val="00AA57FC"/>
    <w:rsid w:val="00AA61E5"/>
    <w:rsid w:val="00AA6A32"/>
    <w:rsid w:val="00AB1484"/>
    <w:rsid w:val="00AB1540"/>
    <w:rsid w:val="00AB28CE"/>
    <w:rsid w:val="00AB2CDE"/>
    <w:rsid w:val="00AB2FD8"/>
    <w:rsid w:val="00AB32E6"/>
    <w:rsid w:val="00AB3AA0"/>
    <w:rsid w:val="00AB3E6D"/>
    <w:rsid w:val="00AB4FE6"/>
    <w:rsid w:val="00AB57FD"/>
    <w:rsid w:val="00AB617A"/>
    <w:rsid w:val="00AB6FD6"/>
    <w:rsid w:val="00AC0367"/>
    <w:rsid w:val="00AC11F4"/>
    <w:rsid w:val="00AC1CBA"/>
    <w:rsid w:val="00AC1D17"/>
    <w:rsid w:val="00AC21AD"/>
    <w:rsid w:val="00AC2DBE"/>
    <w:rsid w:val="00AC4C0D"/>
    <w:rsid w:val="00AC65C6"/>
    <w:rsid w:val="00AC689A"/>
    <w:rsid w:val="00AC7E81"/>
    <w:rsid w:val="00AD01E5"/>
    <w:rsid w:val="00AD29EC"/>
    <w:rsid w:val="00AD3D4A"/>
    <w:rsid w:val="00AD3F6A"/>
    <w:rsid w:val="00AD63A6"/>
    <w:rsid w:val="00AD79FD"/>
    <w:rsid w:val="00AE11FA"/>
    <w:rsid w:val="00AE1294"/>
    <w:rsid w:val="00AE3814"/>
    <w:rsid w:val="00AE39FD"/>
    <w:rsid w:val="00AE3BD4"/>
    <w:rsid w:val="00AE45E3"/>
    <w:rsid w:val="00AE5E56"/>
    <w:rsid w:val="00AE71BB"/>
    <w:rsid w:val="00AE76E3"/>
    <w:rsid w:val="00AE7AE4"/>
    <w:rsid w:val="00AF2EA0"/>
    <w:rsid w:val="00AF6C0F"/>
    <w:rsid w:val="00AF780B"/>
    <w:rsid w:val="00AF7BCB"/>
    <w:rsid w:val="00B005DD"/>
    <w:rsid w:val="00B03849"/>
    <w:rsid w:val="00B040FC"/>
    <w:rsid w:val="00B05BD3"/>
    <w:rsid w:val="00B0612D"/>
    <w:rsid w:val="00B06701"/>
    <w:rsid w:val="00B10BBB"/>
    <w:rsid w:val="00B12BD0"/>
    <w:rsid w:val="00B1555C"/>
    <w:rsid w:val="00B177F3"/>
    <w:rsid w:val="00B17C80"/>
    <w:rsid w:val="00B25771"/>
    <w:rsid w:val="00B27B17"/>
    <w:rsid w:val="00B323B6"/>
    <w:rsid w:val="00B32A85"/>
    <w:rsid w:val="00B40053"/>
    <w:rsid w:val="00B412A9"/>
    <w:rsid w:val="00B425E1"/>
    <w:rsid w:val="00B42FE9"/>
    <w:rsid w:val="00B43979"/>
    <w:rsid w:val="00B43A22"/>
    <w:rsid w:val="00B442B3"/>
    <w:rsid w:val="00B44CA2"/>
    <w:rsid w:val="00B454FF"/>
    <w:rsid w:val="00B46BBB"/>
    <w:rsid w:val="00B514B4"/>
    <w:rsid w:val="00B51500"/>
    <w:rsid w:val="00B519C8"/>
    <w:rsid w:val="00B52CC4"/>
    <w:rsid w:val="00B52DCC"/>
    <w:rsid w:val="00B55451"/>
    <w:rsid w:val="00B575E4"/>
    <w:rsid w:val="00B60812"/>
    <w:rsid w:val="00B60B6E"/>
    <w:rsid w:val="00B6133C"/>
    <w:rsid w:val="00B6154D"/>
    <w:rsid w:val="00B63947"/>
    <w:rsid w:val="00B64A19"/>
    <w:rsid w:val="00B64F59"/>
    <w:rsid w:val="00B669D3"/>
    <w:rsid w:val="00B67BB0"/>
    <w:rsid w:val="00B70695"/>
    <w:rsid w:val="00B711C8"/>
    <w:rsid w:val="00B73832"/>
    <w:rsid w:val="00B73D0E"/>
    <w:rsid w:val="00B7466D"/>
    <w:rsid w:val="00B76B34"/>
    <w:rsid w:val="00B8066F"/>
    <w:rsid w:val="00B81692"/>
    <w:rsid w:val="00B82EBB"/>
    <w:rsid w:val="00B83354"/>
    <w:rsid w:val="00B90F61"/>
    <w:rsid w:val="00B9106E"/>
    <w:rsid w:val="00B910A1"/>
    <w:rsid w:val="00B9221F"/>
    <w:rsid w:val="00B9353A"/>
    <w:rsid w:val="00B9394B"/>
    <w:rsid w:val="00B94D40"/>
    <w:rsid w:val="00B96F35"/>
    <w:rsid w:val="00B97487"/>
    <w:rsid w:val="00B97783"/>
    <w:rsid w:val="00B979BE"/>
    <w:rsid w:val="00BA1154"/>
    <w:rsid w:val="00BA2E05"/>
    <w:rsid w:val="00BA32E4"/>
    <w:rsid w:val="00BA4333"/>
    <w:rsid w:val="00BA6217"/>
    <w:rsid w:val="00BA6469"/>
    <w:rsid w:val="00BA725E"/>
    <w:rsid w:val="00BB03C6"/>
    <w:rsid w:val="00BB1471"/>
    <w:rsid w:val="00BB1DE4"/>
    <w:rsid w:val="00BB25DD"/>
    <w:rsid w:val="00BB2C8C"/>
    <w:rsid w:val="00BB2EFD"/>
    <w:rsid w:val="00BB444B"/>
    <w:rsid w:val="00BB50B5"/>
    <w:rsid w:val="00BB5FAF"/>
    <w:rsid w:val="00BB702F"/>
    <w:rsid w:val="00BC082E"/>
    <w:rsid w:val="00BC3603"/>
    <w:rsid w:val="00BC3FDD"/>
    <w:rsid w:val="00BC5097"/>
    <w:rsid w:val="00BC53AC"/>
    <w:rsid w:val="00BC6936"/>
    <w:rsid w:val="00BC7346"/>
    <w:rsid w:val="00BD07D3"/>
    <w:rsid w:val="00BD1676"/>
    <w:rsid w:val="00BD19D0"/>
    <w:rsid w:val="00BD244D"/>
    <w:rsid w:val="00BD361C"/>
    <w:rsid w:val="00BD48A4"/>
    <w:rsid w:val="00BD52CC"/>
    <w:rsid w:val="00BD6170"/>
    <w:rsid w:val="00BD61E7"/>
    <w:rsid w:val="00BD65A9"/>
    <w:rsid w:val="00BD665B"/>
    <w:rsid w:val="00BD69AD"/>
    <w:rsid w:val="00BD6C12"/>
    <w:rsid w:val="00BD7E59"/>
    <w:rsid w:val="00BE0182"/>
    <w:rsid w:val="00BE0232"/>
    <w:rsid w:val="00BE08AB"/>
    <w:rsid w:val="00BE3F71"/>
    <w:rsid w:val="00BE43BE"/>
    <w:rsid w:val="00BE4A94"/>
    <w:rsid w:val="00BE4D66"/>
    <w:rsid w:val="00BE566B"/>
    <w:rsid w:val="00BE6EA7"/>
    <w:rsid w:val="00BF0527"/>
    <w:rsid w:val="00BF08C8"/>
    <w:rsid w:val="00BF31B4"/>
    <w:rsid w:val="00BF3E45"/>
    <w:rsid w:val="00BF3F78"/>
    <w:rsid w:val="00BF5879"/>
    <w:rsid w:val="00BF6FFF"/>
    <w:rsid w:val="00BF728B"/>
    <w:rsid w:val="00BF7C73"/>
    <w:rsid w:val="00C020CE"/>
    <w:rsid w:val="00C0223D"/>
    <w:rsid w:val="00C02ADF"/>
    <w:rsid w:val="00C02E4B"/>
    <w:rsid w:val="00C040CC"/>
    <w:rsid w:val="00C04C7C"/>
    <w:rsid w:val="00C04FB5"/>
    <w:rsid w:val="00C05451"/>
    <w:rsid w:val="00C066DB"/>
    <w:rsid w:val="00C07A1E"/>
    <w:rsid w:val="00C07AB2"/>
    <w:rsid w:val="00C1207D"/>
    <w:rsid w:val="00C120A2"/>
    <w:rsid w:val="00C128B0"/>
    <w:rsid w:val="00C12EA1"/>
    <w:rsid w:val="00C13BB9"/>
    <w:rsid w:val="00C20331"/>
    <w:rsid w:val="00C22CF3"/>
    <w:rsid w:val="00C24FF4"/>
    <w:rsid w:val="00C258EB"/>
    <w:rsid w:val="00C26F4E"/>
    <w:rsid w:val="00C2719E"/>
    <w:rsid w:val="00C27FB0"/>
    <w:rsid w:val="00C31021"/>
    <w:rsid w:val="00C31419"/>
    <w:rsid w:val="00C31DDC"/>
    <w:rsid w:val="00C32541"/>
    <w:rsid w:val="00C32A0A"/>
    <w:rsid w:val="00C32AAA"/>
    <w:rsid w:val="00C334FA"/>
    <w:rsid w:val="00C368AB"/>
    <w:rsid w:val="00C40354"/>
    <w:rsid w:val="00C40BFD"/>
    <w:rsid w:val="00C41F08"/>
    <w:rsid w:val="00C424FE"/>
    <w:rsid w:val="00C42E90"/>
    <w:rsid w:val="00C43D92"/>
    <w:rsid w:val="00C455BB"/>
    <w:rsid w:val="00C46E87"/>
    <w:rsid w:val="00C54895"/>
    <w:rsid w:val="00C54F98"/>
    <w:rsid w:val="00C55353"/>
    <w:rsid w:val="00C55857"/>
    <w:rsid w:val="00C624BB"/>
    <w:rsid w:val="00C64DCB"/>
    <w:rsid w:val="00C652D7"/>
    <w:rsid w:val="00C67256"/>
    <w:rsid w:val="00C67452"/>
    <w:rsid w:val="00C7014A"/>
    <w:rsid w:val="00C710B4"/>
    <w:rsid w:val="00C71796"/>
    <w:rsid w:val="00C7490E"/>
    <w:rsid w:val="00C75196"/>
    <w:rsid w:val="00C756AD"/>
    <w:rsid w:val="00C75F2E"/>
    <w:rsid w:val="00C771C6"/>
    <w:rsid w:val="00C77C71"/>
    <w:rsid w:val="00C802B9"/>
    <w:rsid w:val="00C8140D"/>
    <w:rsid w:val="00C81798"/>
    <w:rsid w:val="00C828BB"/>
    <w:rsid w:val="00C85A1E"/>
    <w:rsid w:val="00C85B0B"/>
    <w:rsid w:val="00C86317"/>
    <w:rsid w:val="00C86E05"/>
    <w:rsid w:val="00C906CA"/>
    <w:rsid w:val="00C93091"/>
    <w:rsid w:val="00C94740"/>
    <w:rsid w:val="00C959D8"/>
    <w:rsid w:val="00C96C31"/>
    <w:rsid w:val="00C970AC"/>
    <w:rsid w:val="00C977AF"/>
    <w:rsid w:val="00C97F5A"/>
    <w:rsid w:val="00CA0AD5"/>
    <w:rsid w:val="00CA195C"/>
    <w:rsid w:val="00CA1C4B"/>
    <w:rsid w:val="00CA1CEB"/>
    <w:rsid w:val="00CA1DA7"/>
    <w:rsid w:val="00CA289E"/>
    <w:rsid w:val="00CA6175"/>
    <w:rsid w:val="00CA676F"/>
    <w:rsid w:val="00CA6AB8"/>
    <w:rsid w:val="00CA6D23"/>
    <w:rsid w:val="00CA72DC"/>
    <w:rsid w:val="00CA7377"/>
    <w:rsid w:val="00CA7519"/>
    <w:rsid w:val="00CA7564"/>
    <w:rsid w:val="00CA78C0"/>
    <w:rsid w:val="00CB01C7"/>
    <w:rsid w:val="00CB1590"/>
    <w:rsid w:val="00CB18C0"/>
    <w:rsid w:val="00CB2ED7"/>
    <w:rsid w:val="00CB2FEA"/>
    <w:rsid w:val="00CB37C2"/>
    <w:rsid w:val="00CB3AD5"/>
    <w:rsid w:val="00CB43FB"/>
    <w:rsid w:val="00CB6888"/>
    <w:rsid w:val="00CB6BD7"/>
    <w:rsid w:val="00CB704A"/>
    <w:rsid w:val="00CB7E39"/>
    <w:rsid w:val="00CC1BAC"/>
    <w:rsid w:val="00CC2639"/>
    <w:rsid w:val="00CC30C0"/>
    <w:rsid w:val="00CC339E"/>
    <w:rsid w:val="00CC3570"/>
    <w:rsid w:val="00CC3D7A"/>
    <w:rsid w:val="00CC44A7"/>
    <w:rsid w:val="00CD095D"/>
    <w:rsid w:val="00CD0B6E"/>
    <w:rsid w:val="00CD15B5"/>
    <w:rsid w:val="00CD2546"/>
    <w:rsid w:val="00CD25AF"/>
    <w:rsid w:val="00CD25DE"/>
    <w:rsid w:val="00CD3910"/>
    <w:rsid w:val="00CD5280"/>
    <w:rsid w:val="00CD7C32"/>
    <w:rsid w:val="00CE0C44"/>
    <w:rsid w:val="00CE0DB5"/>
    <w:rsid w:val="00CE1B76"/>
    <w:rsid w:val="00CE21D2"/>
    <w:rsid w:val="00CE3EBB"/>
    <w:rsid w:val="00CF10E6"/>
    <w:rsid w:val="00CF2329"/>
    <w:rsid w:val="00CF5FB3"/>
    <w:rsid w:val="00CF6EE2"/>
    <w:rsid w:val="00CF7265"/>
    <w:rsid w:val="00CF787D"/>
    <w:rsid w:val="00D002B6"/>
    <w:rsid w:val="00D00407"/>
    <w:rsid w:val="00D016DA"/>
    <w:rsid w:val="00D02269"/>
    <w:rsid w:val="00D03BA1"/>
    <w:rsid w:val="00D0447D"/>
    <w:rsid w:val="00D044ED"/>
    <w:rsid w:val="00D0477E"/>
    <w:rsid w:val="00D04E50"/>
    <w:rsid w:val="00D05F4F"/>
    <w:rsid w:val="00D06731"/>
    <w:rsid w:val="00D10744"/>
    <w:rsid w:val="00D11C4E"/>
    <w:rsid w:val="00D11D55"/>
    <w:rsid w:val="00D12905"/>
    <w:rsid w:val="00D12F84"/>
    <w:rsid w:val="00D13CF9"/>
    <w:rsid w:val="00D140F3"/>
    <w:rsid w:val="00D150E3"/>
    <w:rsid w:val="00D231A8"/>
    <w:rsid w:val="00D24A5B"/>
    <w:rsid w:val="00D2552A"/>
    <w:rsid w:val="00D25DCC"/>
    <w:rsid w:val="00D26EBA"/>
    <w:rsid w:val="00D279A4"/>
    <w:rsid w:val="00D31031"/>
    <w:rsid w:val="00D31709"/>
    <w:rsid w:val="00D317DB"/>
    <w:rsid w:val="00D318E3"/>
    <w:rsid w:val="00D31E2B"/>
    <w:rsid w:val="00D32F05"/>
    <w:rsid w:val="00D358B9"/>
    <w:rsid w:val="00D36239"/>
    <w:rsid w:val="00D364EB"/>
    <w:rsid w:val="00D370DD"/>
    <w:rsid w:val="00D37195"/>
    <w:rsid w:val="00D37C88"/>
    <w:rsid w:val="00D40954"/>
    <w:rsid w:val="00D4243F"/>
    <w:rsid w:val="00D431B8"/>
    <w:rsid w:val="00D44711"/>
    <w:rsid w:val="00D44CA4"/>
    <w:rsid w:val="00D45EBA"/>
    <w:rsid w:val="00D460B5"/>
    <w:rsid w:val="00D47C63"/>
    <w:rsid w:val="00D47CDD"/>
    <w:rsid w:val="00D5055B"/>
    <w:rsid w:val="00D53470"/>
    <w:rsid w:val="00D54CD6"/>
    <w:rsid w:val="00D55C17"/>
    <w:rsid w:val="00D5750F"/>
    <w:rsid w:val="00D579D7"/>
    <w:rsid w:val="00D57A22"/>
    <w:rsid w:val="00D61486"/>
    <w:rsid w:val="00D61E55"/>
    <w:rsid w:val="00D6318B"/>
    <w:rsid w:val="00D641F4"/>
    <w:rsid w:val="00D6731E"/>
    <w:rsid w:val="00D67BD0"/>
    <w:rsid w:val="00D70A8E"/>
    <w:rsid w:val="00D7568E"/>
    <w:rsid w:val="00D76C9F"/>
    <w:rsid w:val="00D8224B"/>
    <w:rsid w:val="00D85EC8"/>
    <w:rsid w:val="00D8654B"/>
    <w:rsid w:val="00D87E01"/>
    <w:rsid w:val="00D90E97"/>
    <w:rsid w:val="00D922A1"/>
    <w:rsid w:val="00D92E21"/>
    <w:rsid w:val="00D92FA5"/>
    <w:rsid w:val="00D937A4"/>
    <w:rsid w:val="00D937CD"/>
    <w:rsid w:val="00D9495E"/>
    <w:rsid w:val="00D94E19"/>
    <w:rsid w:val="00D94F44"/>
    <w:rsid w:val="00D9526C"/>
    <w:rsid w:val="00D962F7"/>
    <w:rsid w:val="00D975E1"/>
    <w:rsid w:val="00D9766B"/>
    <w:rsid w:val="00D97AC5"/>
    <w:rsid w:val="00DA01B3"/>
    <w:rsid w:val="00DA028A"/>
    <w:rsid w:val="00DA0E9C"/>
    <w:rsid w:val="00DA0F72"/>
    <w:rsid w:val="00DA2B6B"/>
    <w:rsid w:val="00DA41DD"/>
    <w:rsid w:val="00DA4EF1"/>
    <w:rsid w:val="00DA50C9"/>
    <w:rsid w:val="00DA5493"/>
    <w:rsid w:val="00DA73DD"/>
    <w:rsid w:val="00DB2028"/>
    <w:rsid w:val="00DB3F08"/>
    <w:rsid w:val="00DB4C22"/>
    <w:rsid w:val="00DB6C7C"/>
    <w:rsid w:val="00DB7245"/>
    <w:rsid w:val="00DB7793"/>
    <w:rsid w:val="00DC1512"/>
    <w:rsid w:val="00DC162C"/>
    <w:rsid w:val="00DC17D7"/>
    <w:rsid w:val="00DC1BE5"/>
    <w:rsid w:val="00DC1CA4"/>
    <w:rsid w:val="00DC2C76"/>
    <w:rsid w:val="00DC465B"/>
    <w:rsid w:val="00DC4A8C"/>
    <w:rsid w:val="00DC510F"/>
    <w:rsid w:val="00DC6367"/>
    <w:rsid w:val="00DC652E"/>
    <w:rsid w:val="00DC656A"/>
    <w:rsid w:val="00DC700D"/>
    <w:rsid w:val="00DC7518"/>
    <w:rsid w:val="00DC7DA0"/>
    <w:rsid w:val="00DC7EAF"/>
    <w:rsid w:val="00DD17FA"/>
    <w:rsid w:val="00DD2696"/>
    <w:rsid w:val="00DD31CC"/>
    <w:rsid w:val="00DD3B66"/>
    <w:rsid w:val="00DD3D17"/>
    <w:rsid w:val="00DD47D7"/>
    <w:rsid w:val="00DE0368"/>
    <w:rsid w:val="00DE0519"/>
    <w:rsid w:val="00DE08E5"/>
    <w:rsid w:val="00DE42ED"/>
    <w:rsid w:val="00DE43DC"/>
    <w:rsid w:val="00DE7846"/>
    <w:rsid w:val="00DF1C0E"/>
    <w:rsid w:val="00DF26B7"/>
    <w:rsid w:val="00DF2A8B"/>
    <w:rsid w:val="00DF38CA"/>
    <w:rsid w:val="00DF3D80"/>
    <w:rsid w:val="00DF4246"/>
    <w:rsid w:val="00DF48A9"/>
    <w:rsid w:val="00DF49D4"/>
    <w:rsid w:val="00DF5A17"/>
    <w:rsid w:val="00DF5AD2"/>
    <w:rsid w:val="00DF5CB0"/>
    <w:rsid w:val="00DF6538"/>
    <w:rsid w:val="00DF6F6F"/>
    <w:rsid w:val="00E00477"/>
    <w:rsid w:val="00E00838"/>
    <w:rsid w:val="00E017E6"/>
    <w:rsid w:val="00E01A11"/>
    <w:rsid w:val="00E0639F"/>
    <w:rsid w:val="00E06A43"/>
    <w:rsid w:val="00E073EE"/>
    <w:rsid w:val="00E105DE"/>
    <w:rsid w:val="00E10EF3"/>
    <w:rsid w:val="00E1176C"/>
    <w:rsid w:val="00E11C6E"/>
    <w:rsid w:val="00E1278F"/>
    <w:rsid w:val="00E1436C"/>
    <w:rsid w:val="00E147D7"/>
    <w:rsid w:val="00E172E2"/>
    <w:rsid w:val="00E176FD"/>
    <w:rsid w:val="00E17DFA"/>
    <w:rsid w:val="00E2045C"/>
    <w:rsid w:val="00E2263C"/>
    <w:rsid w:val="00E22E7A"/>
    <w:rsid w:val="00E23ED6"/>
    <w:rsid w:val="00E253DE"/>
    <w:rsid w:val="00E25675"/>
    <w:rsid w:val="00E25B83"/>
    <w:rsid w:val="00E269EE"/>
    <w:rsid w:val="00E27074"/>
    <w:rsid w:val="00E300D9"/>
    <w:rsid w:val="00E306D1"/>
    <w:rsid w:val="00E31C4F"/>
    <w:rsid w:val="00E32C07"/>
    <w:rsid w:val="00E34BFF"/>
    <w:rsid w:val="00E3667E"/>
    <w:rsid w:val="00E36926"/>
    <w:rsid w:val="00E36ADA"/>
    <w:rsid w:val="00E37628"/>
    <w:rsid w:val="00E4194E"/>
    <w:rsid w:val="00E448DF"/>
    <w:rsid w:val="00E44F46"/>
    <w:rsid w:val="00E458D5"/>
    <w:rsid w:val="00E46A4F"/>
    <w:rsid w:val="00E46BD3"/>
    <w:rsid w:val="00E51811"/>
    <w:rsid w:val="00E51E80"/>
    <w:rsid w:val="00E53016"/>
    <w:rsid w:val="00E53EC7"/>
    <w:rsid w:val="00E5430E"/>
    <w:rsid w:val="00E57088"/>
    <w:rsid w:val="00E57A82"/>
    <w:rsid w:val="00E61F55"/>
    <w:rsid w:val="00E63B0B"/>
    <w:rsid w:val="00E6544D"/>
    <w:rsid w:val="00E6745E"/>
    <w:rsid w:val="00E71567"/>
    <w:rsid w:val="00E71650"/>
    <w:rsid w:val="00E72987"/>
    <w:rsid w:val="00E73549"/>
    <w:rsid w:val="00E73597"/>
    <w:rsid w:val="00E73768"/>
    <w:rsid w:val="00E73BF9"/>
    <w:rsid w:val="00E749BE"/>
    <w:rsid w:val="00E74E28"/>
    <w:rsid w:val="00E76437"/>
    <w:rsid w:val="00E823CD"/>
    <w:rsid w:val="00E82ECE"/>
    <w:rsid w:val="00E83D44"/>
    <w:rsid w:val="00E854EF"/>
    <w:rsid w:val="00E861C2"/>
    <w:rsid w:val="00E867FF"/>
    <w:rsid w:val="00E86A42"/>
    <w:rsid w:val="00E87032"/>
    <w:rsid w:val="00E91EA5"/>
    <w:rsid w:val="00E935E9"/>
    <w:rsid w:val="00E93F10"/>
    <w:rsid w:val="00E942DF"/>
    <w:rsid w:val="00E94D2C"/>
    <w:rsid w:val="00E979B4"/>
    <w:rsid w:val="00EA01AE"/>
    <w:rsid w:val="00EA1486"/>
    <w:rsid w:val="00EA1AD7"/>
    <w:rsid w:val="00EA256D"/>
    <w:rsid w:val="00EA3FCF"/>
    <w:rsid w:val="00EA74F7"/>
    <w:rsid w:val="00EB0129"/>
    <w:rsid w:val="00EB1282"/>
    <w:rsid w:val="00EB1859"/>
    <w:rsid w:val="00EB18FD"/>
    <w:rsid w:val="00EB1E9A"/>
    <w:rsid w:val="00EB31B5"/>
    <w:rsid w:val="00EB38B8"/>
    <w:rsid w:val="00EB3981"/>
    <w:rsid w:val="00EB3D53"/>
    <w:rsid w:val="00EB44EC"/>
    <w:rsid w:val="00EB5FAB"/>
    <w:rsid w:val="00EB607E"/>
    <w:rsid w:val="00EB60DA"/>
    <w:rsid w:val="00EB6185"/>
    <w:rsid w:val="00EB6745"/>
    <w:rsid w:val="00EC174F"/>
    <w:rsid w:val="00EC2B24"/>
    <w:rsid w:val="00EC38BC"/>
    <w:rsid w:val="00EC4313"/>
    <w:rsid w:val="00EC4766"/>
    <w:rsid w:val="00EC50C8"/>
    <w:rsid w:val="00EC6591"/>
    <w:rsid w:val="00EC7342"/>
    <w:rsid w:val="00ED182C"/>
    <w:rsid w:val="00ED3548"/>
    <w:rsid w:val="00ED3C73"/>
    <w:rsid w:val="00ED3E92"/>
    <w:rsid w:val="00ED4ED1"/>
    <w:rsid w:val="00ED5570"/>
    <w:rsid w:val="00ED6684"/>
    <w:rsid w:val="00ED7411"/>
    <w:rsid w:val="00EE2A83"/>
    <w:rsid w:val="00EE2C6F"/>
    <w:rsid w:val="00EE3F78"/>
    <w:rsid w:val="00EE557E"/>
    <w:rsid w:val="00EE5972"/>
    <w:rsid w:val="00EE64DC"/>
    <w:rsid w:val="00EE6E68"/>
    <w:rsid w:val="00EE793F"/>
    <w:rsid w:val="00EF0458"/>
    <w:rsid w:val="00EF0998"/>
    <w:rsid w:val="00EF209D"/>
    <w:rsid w:val="00EF2475"/>
    <w:rsid w:val="00EF2D52"/>
    <w:rsid w:val="00EF310C"/>
    <w:rsid w:val="00EF37EC"/>
    <w:rsid w:val="00EF3C79"/>
    <w:rsid w:val="00EF58DA"/>
    <w:rsid w:val="00EF62CE"/>
    <w:rsid w:val="00EF7548"/>
    <w:rsid w:val="00EF7A4F"/>
    <w:rsid w:val="00F00761"/>
    <w:rsid w:val="00F00F04"/>
    <w:rsid w:val="00F01652"/>
    <w:rsid w:val="00F01669"/>
    <w:rsid w:val="00F02541"/>
    <w:rsid w:val="00F04289"/>
    <w:rsid w:val="00F0497A"/>
    <w:rsid w:val="00F06BB4"/>
    <w:rsid w:val="00F06F1E"/>
    <w:rsid w:val="00F072BC"/>
    <w:rsid w:val="00F12981"/>
    <w:rsid w:val="00F12FE2"/>
    <w:rsid w:val="00F13199"/>
    <w:rsid w:val="00F144CA"/>
    <w:rsid w:val="00F15E2D"/>
    <w:rsid w:val="00F167A0"/>
    <w:rsid w:val="00F16B35"/>
    <w:rsid w:val="00F17A75"/>
    <w:rsid w:val="00F17A78"/>
    <w:rsid w:val="00F20E03"/>
    <w:rsid w:val="00F210C2"/>
    <w:rsid w:val="00F223B0"/>
    <w:rsid w:val="00F246E5"/>
    <w:rsid w:val="00F247C5"/>
    <w:rsid w:val="00F264A6"/>
    <w:rsid w:val="00F26B26"/>
    <w:rsid w:val="00F26D11"/>
    <w:rsid w:val="00F30538"/>
    <w:rsid w:val="00F30562"/>
    <w:rsid w:val="00F30A95"/>
    <w:rsid w:val="00F31010"/>
    <w:rsid w:val="00F31ECE"/>
    <w:rsid w:val="00F31F15"/>
    <w:rsid w:val="00F336A5"/>
    <w:rsid w:val="00F33C7B"/>
    <w:rsid w:val="00F3409F"/>
    <w:rsid w:val="00F36291"/>
    <w:rsid w:val="00F3641D"/>
    <w:rsid w:val="00F40323"/>
    <w:rsid w:val="00F422B2"/>
    <w:rsid w:val="00F430B6"/>
    <w:rsid w:val="00F43DE3"/>
    <w:rsid w:val="00F45102"/>
    <w:rsid w:val="00F459FA"/>
    <w:rsid w:val="00F50536"/>
    <w:rsid w:val="00F50B92"/>
    <w:rsid w:val="00F5247E"/>
    <w:rsid w:val="00F53379"/>
    <w:rsid w:val="00F54288"/>
    <w:rsid w:val="00F55152"/>
    <w:rsid w:val="00F57A2D"/>
    <w:rsid w:val="00F57A36"/>
    <w:rsid w:val="00F605AB"/>
    <w:rsid w:val="00F615CD"/>
    <w:rsid w:val="00F61B78"/>
    <w:rsid w:val="00F62EB7"/>
    <w:rsid w:val="00F64B89"/>
    <w:rsid w:val="00F650FF"/>
    <w:rsid w:val="00F65172"/>
    <w:rsid w:val="00F65F71"/>
    <w:rsid w:val="00F66C05"/>
    <w:rsid w:val="00F6701B"/>
    <w:rsid w:val="00F675F1"/>
    <w:rsid w:val="00F67A6C"/>
    <w:rsid w:val="00F71675"/>
    <w:rsid w:val="00F717AC"/>
    <w:rsid w:val="00F71908"/>
    <w:rsid w:val="00F734DA"/>
    <w:rsid w:val="00F7365D"/>
    <w:rsid w:val="00F76237"/>
    <w:rsid w:val="00F7667D"/>
    <w:rsid w:val="00F76CB1"/>
    <w:rsid w:val="00F77C17"/>
    <w:rsid w:val="00F77E49"/>
    <w:rsid w:val="00F81A77"/>
    <w:rsid w:val="00F81C8C"/>
    <w:rsid w:val="00F826AA"/>
    <w:rsid w:val="00F8319F"/>
    <w:rsid w:val="00F8352B"/>
    <w:rsid w:val="00F837C0"/>
    <w:rsid w:val="00F84483"/>
    <w:rsid w:val="00F84618"/>
    <w:rsid w:val="00F846E8"/>
    <w:rsid w:val="00F85081"/>
    <w:rsid w:val="00F854DD"/>
    <w:rsid w:val="00F8695B"/>
    <w:rsid w:val="00F86AA6"/>
    <w:rsid w:val="00F87034"/>
    <w:rsid w:val="00F925A7"/>
    <w:rsid w:val="00F93428"/>
    <w:rsid w:val="00F95B68"/>
    <w:rsid w:val="00F95D6D"/>
    <w:rsid w:val="00F96C41"/>
    <w:rsid w:val="00F97526"/>
    <w:rsid w:val="00FA00D6"/>
    <w:rsid w:val="00FA040A"/>
    <w:rsid w:val="00FA0871"/>
    <w:rsid w:val="00FA0E3B"/>
    <w:rsid w:val="00FA0E8B"/>
    <w:rsid w:val="00FA115A"/>
    <w:rsid w:val="00FA1C3B"/>
    <w:rsid w:val="00FA35E8"/>
    <w:rsid w:val="00FA3CDF"/>
    <w:rsid w:val="00FA4D1F"/>
    <w:rsid w:val="00FA4D2A"/>
    <w:rsid w:val="00FA5D8E"/>
    <w:rsid w:val="00FA7060"/>
    <w:rsid w:val="00FA7B94"/>
    <w:rsid w:val="00FB0385"/>
    <w:rsid w:val="00FB0517"/>
    <w:rsid w:val="00FB0907"/>
    <w:rsid w:val="00FB1A18"/>
    <w:rsid w:val="00FB33F4"/>
    <w:rsid w:val="00FB41EF"/>
    <w:rsid w:val="00FB5137"/>
    <w:rsid w:val="00FB5A6E"/>
    <w:rsid w:val="00FB78E3"/>
    <w:rsid w:val="00FB7D4F"/>
    <w:rsid w:val="00FC04AD"/>
    <w:rsid w:val="00FC2414"/>
    <w:rsid w:val="00FC2E17"/>
    <w:rsid w:val="00FC2FA6"/>
    <w:rsid w:val="00FC3C73"/>
    <w:rsid w:val="00FC3ECB"/>
    <w:rsid w:val="00FC441E"/>
    <w:rsid w:val="00FC6480"/>
    <w:rsid w:val="00FC6CA2"/>
    <w:rsid w:val="00FC6D65"/>
    <w:rsid w:val="00FC737A"/>
    <w:rsid w:val="00FC7EFF"/>
    <w:rsid w:val="00FD0B03"/>
    <w:rsid w:val="00FD0D77"/>
    <w:rsid w:val="00FD1519"/>
    <w:rsid w:val="00FD2032"/>
    <w:rsid w:val="00FD2D3F"/>
    <w:rsid w:val="00FD2D95"/>
    <w:rsid w:val="00FD4B45"/>
    <w:rsid w:val="00FD5652"/>
    <w:rsid w:val="00FD5BAC"/>
    <w:rsid w:val="00FD6BF4"/>
    <w:rsid w:val="00FD756C"/>
    <w:rsid w:val="00FD7F68"/>
    <w:rsid w:val="00FE018C"/>
    <w:rsid w:val="00FE071F"/>
    <w:rsid w:val="00FE1A8E"/>
    <w:rsid w:val="00FE20B6"/>
    <w:rsid w:val="00FE24B9"/>
    <w:rsid w:val="00FE3AA9"/>
    <w:rsid w:val="00FE504B"/>
    <w:rsid w:val="00FE5891"/>
    <w:rsid w:val="00FE6D27"/>
    <w:rsid w:val="00FE7212"/>
    <w:rsid w:val="00FF163E"/>
    <w:rsid w:val="00FF294A"/>
    <w:rsid w:val="00FF338D"/>
    <w:rsid w:val="00FF35A8"/>
    <w:rsid w:val="00FF4850"/>
    <w:rsid w:val="00FF543D"/>
    <w:rsid w:val="00FF57AC"/>
    <w:rsid w:val="00FF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B45E"/>
  <w15:docId w15:val="{453FC0E2-089A-49E6-B27D-108AA0E0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C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uiPriority w:val="9"/>
    <w:qFormat/>
    <w:rsid w:val="000F6C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VE" w:eastAsia="es-V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B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F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6C2C"/>
    <w:pPr>
      <w:tabs>
        <w:tab w:val="center" w:pos="4680"/>
        <w:tab w:val="right" w:pos="9360"/>
      </w:tabs>
    </w:pPr>
    <w:rPr>
      <w:rFonts w:ascii="Arial" w:hAnsi="Arial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316C2C"/>
    <w:rPr>
      <w:rFonts w:ascii="Arial" w:eastAsia="Times New Roman" w:hAnsi="Arial" w:cs="Times New Roman"/>
      <w:sz w:val="21"/>
      <w:szCs w:val="24"/>
      <w:lang w:val="en-US"/>
    </w:rPr>
  </w:style>
  <w:style w:type="paragraph" w:customStyle="1" w:styleId="NoteLevel11">
    <w:name w:val="Note Level 11"/>
    <w:basedOn w:val="Normal"/>
    <w:uiPriority w:val="99"/>
    <w:unhideWhenUsed/>
    <w:qFormat/>
    <w:rsid w:val="00316C2C"/>
    <w:pPr>
      <w:keepNext/>
      <w:numPr>
        <w:numId w:val="1"/>
      </w:numPr>
      <w:contextualSpacing/>
      <w:outlineLvl w:val="0"/>
    </w:pPr>
    <w:rPr>
      <w:rFonts w:ascii="Verdana" w:eastAsia="MS Gothic" w:hAnsi="Verdana"/>
      <w:sz w:val="21"/>
    </w:rPr>
  </w:style>
  <w:style w:type="paragraph" w:styleId="ListParagraph">
    <w:name w:val="List Paragraph"/>
    <w:basedOn w:val="Normal"/>
    <w:uiPriority w:val="34"/>
    <w:qFormat/>
    <w:rsid w:val="00316C2C"/>
    <w:pPr>
      <w:ind w:left="720"/>
      <w:contextualSpacing/>
    </w:pPr>
    <w:rPr>
      <w:rFonts w:ascii="Arial" w:hAnsi="Arial"/>
      <w:sz w:val="21"/>
    </w:rPr>
  </w:style>
  <w:style w:type="character" w:styleId="Hyperlink">
    <w:name w:val="Hyperlink"/>
    <w:uiPriority w:val="99"/>
    <w:rsid w:val="00316C2C"/>
    <w:rPr>
      <w:color w:val="0000FF"/>
      <w:u w:val="single"/>
    </w:rPr>
  </w:style>
  <w:style w:type="paragraph" w:styleId="NoSpacing">
    <w:name w:val="No Spacing"/>
    <w:uiPriority w:val="1"/>
    <w:qFormat/>
    <w:rsid w:val="00316C2C"/>
    <w:pPr>
      <w:spacing w:after="0" w:line="240" w:lineRule="auto"/>
      <w:jc w:val="center"/>
    </w:pPr>
    <w:rPr>
      <w:rFonts w:ascii="Arial" w:hAnsi="Arial" w:cs="Arial"/>
      <w:noProof/>
      <w:sz w:val="16"/>
      <w:szCs w:val="16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316C2C"/>
  </w:style>
  <w:style w:type="paragraph" w:customStyle="1" w:styleId="Body">
    <w:name w:val="Body"/>
    <w:rsid w:val="00503FC9"/>
    <w:pPr>
      <w:spacing w:after="0" w:line="240" w:lineRule="auto"/>
    </w:pPr>
    <w:rPr>
      <w:rFonts w:ascii="Arial" w:eastAsia="Arial Unicode MS" w:hAnsi="Arial" w:cs="Arial Unicode MS"/>
      <w:color w:val="000000"/>
      <w:sz w:val="21"/>
      <w:szCs w:val="21"/>
      <w:u w:color="00000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F543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543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F543D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09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09F"/>
    <w:rPr>
      <w:rFonts w:ascii="Lucida Grande" w:eastAsia="Times New Roman" w:hAnsi="Lucida Grande" w:cs="Lucida Grande"/>
      <w:sz w:val="18"/>
      <w:szCs w:val="1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3650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650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650C7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448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FE24B9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7AE4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rsid w:val="00020DD5"/>
    <w:rPr>
      <w:color w:val="605E5C"/>
      <w:shd w:val="clear" w:color="auto" w:fill="E1DFDD"/>
    </w:rPr>
  </w:style>
  <w:style w:type="paragraph" w:customStyle="1" w:styleId="JMBodyText">
    <w:name w:val="JM_Body Text"/>
    <w:basedOn w:val="Normal"/>
    <w:qFormat/>
    <w:rsid w:val="00A0751D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</w:tabs>
      <w:suppressAutoHyphens/>
      <w:spacing w:line="260" w:lineRule="atLeast"/>
    </w:pPr>
    <w:rPr>
      <w:rFonts w:ascii="Verdana" w:eastAsiaTheme="minorHAnsi" w:hAnsi="Verdana" w:cstheme="minorBidi"/>
      <w:color w:val="000000"/>
      <w:kern w:val="12"/>
      <w:sz w:val="18"/>
      <w:szCs w:val="22"/>
      <w:lang w:val="en-GB"/>
    </w:rPr>
  </w:style>
  <w:style w:type="character" w:styleId="Emphasis">
    <w:name w:val="Emphasis"/>
    <w:basedOn w:val="DefaultParagraphFont"/>
    <w:uiPriority w:val="20"/>
    <w:qFormat/>
    <w:rsid w:val="00CD25DE"/>
    <w:rPr>
      <w:i/>
      <w:iCs/>
    </w:rPr>
  </w:style>
  <w:style w:type="paragraph" w:customStyle="1" w:styleId="copy">
    <w:name w:val="copy"/>
    <w:basedOn w:val="Normal"/>
    <w:rsid w:val="00B52CC4"/>
    <w:pPr>
      <w:spacing w:before="100" w:beforeAutospacing="1" w:after="100" w:afterAutospacing="1"/>
    </w:pPr>
    <w:rPr>
      <w:lang w:val="es-VE" w:eastAsia="es-V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52CC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F6C89"/>
    <w:rPr>
      <w:rFonts w:ascii="Times New Roman" w:eastAsia="Times New Roman" w:hAnsi="Times New Roman" w:cs="Times New Roman"/>
      <w:b/>
      <w:bCs/>
      <w:kern w:val="36"/>
      <w:sz w:val="48"/>
      <w:szCs w:val="48"/>
      <w:lang w:val="es-VE" w:eastAsia="es-VE"/>
    </w:rPr>
  </w:style>
  <w:style w:type="character" w:styleId="Strong">
    <w:name w:val="Strong"/>
    <w:basedOn w:val="DefaultParagraphFont"/>
    <w:uiPriority w:val="22"/>
    <w:qFormat/>
    <w:rsid w:val="00416C3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AB1540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B1540"/>
    <w:rPr>
      <w:rFonts w:ascii="Arial" w:eastAsiaTheme="minorEastAsia" w:hAnsi="Arial" w:cs="Arial"/>
      <w:sz w:val="21"/>
      <w:szCs w:val="21"/>
      <w:lang w:val="en-US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BD16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041E"/>
    <w:rPr>
      <w:color w:val="954F72" w:themeColor="followedHyperlink"/>
      <w:u w:val="single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6141CF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E5A2D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05A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FA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770B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B9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54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5354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53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3231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93670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97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1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05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8017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0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5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7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4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9593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12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300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4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5973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74662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6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7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5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9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73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03182">
          <w:blockQuote w:val="1"/>
          <w:marLeft w:val="0"/>
          <w:marRight w:val="225"/>
          <w:marTop w:val="7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7AA52A"/>
          </w:divBdr>
        </w:div>
      </w:divsChild>
    </w:div>
    <w:div w:id="122271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7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9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7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5580">
                          <w:marLeft w:val="0"/>
                          <w:marRight w:val="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03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25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0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6742">
              <w:marLeft w:val="0"/>
              <w:marRight w:val="0"/>
              <w:marTop w:val="0"/>
              <w:marBottom w:val="0"/>
              <w:divBdr>
                <w:top w:val="none" w:sz="0" w:space="0" w:color="404040"/>
                <w:left w:val="none" w:sz="0" w:space="0" w:color="404040"/>
                <w:bottom w:val="none" w:sz="0" w:space="0" w:color="404040"/>
                <w:right w:val="none" w:sz="0" w:space="0" w:color="404040"/>
              </w:divBdr>
              <w:divsChild>
                <w:div w:id="90356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0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2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7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6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866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9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0298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4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0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6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01654">
                                              <w:marLeft w:val="0"/>
                                              <w:marRight w:val="191"/>
                                              <w:marTop w:val="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35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2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51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4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3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1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90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2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3D41E-8535-4704-876C-EC022A7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501</Words>
  <Characters>2860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Singh Rathore</dc:creator>
  <cp:keywords/>
  <dc:description/>
  <cp:lastModifiedBy>Pamidi,Sushma</cp:lastModifiedBy>
  <cp:revision>10</cp:revision>
  <dcterms:created xsi:type="dcterms:W3CDTF">2024-10-24T22:56:00Z</dcterms:created>
  <dcterms:modified xsi:type="dcterms:W3CDTF">2025-12-08T16:07:00Z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965bcb79ff6a15b7c86242d476bbf3d522345316a07b06cf55d9d48cb7457d4a</vt:lpwstr>
  </property>
</Properties>
</file>