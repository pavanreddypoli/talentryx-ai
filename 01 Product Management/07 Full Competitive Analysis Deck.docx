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946E" w14:textId="33095052" w:rsidR="00E7442E" w:rsidRDefault="00E7442E" w:rsidP="00E7442E">
      <w:pPr>
        <w:pStyle w:val="NormalWeb"/>
      </w:pPr>
      <w:r>
        <w:t>H</w:t>
      </w:r>
      <w:r>
        <w:t xml:space="preserve">ere is your </w:t>
      </w:r>
      <w:r>
        <w:rPr>
          <w:rStyle w:val="Strong"/>
        </w:rPr>
        <w:t>full Competitive Analysis Deck</w:t>
      </w:r>
      <w:r>
        <w:t xml:space="preserve"> for TalentRank AI.</w:t>
      </w:r>
      <w:r>
        <w:br/>
        <w:t>This is structured exactly like a PM would present to executives or investors (VC-ready, pitch-deck style).</w:t>
      </w:r>
    </w:p>
    <w:p w14:paraId="2D6D148E" w14:textId="77777777" w:rsidR="00E7442E" w:rsidRDefault="00E7442E" w:rsidP="00E7442E">
      <w:pPr>
        <w:pStyle w:val="NormalWeb"/>
      </w:pPr>
      <w:r>
        <w:t>It includes:</w:t>
      </w:r>
    </w:p>
    <w:p w14:paraId="4CBA6832" w14:textId="77777777" w:rsidR="00E7442E" w:rsidRDefault="00E7442E" w:rsidP="00E7442E">
      <w:pPr>
        <w:pStyle w:val="NormalWeb"/>
        <w:numPr>
          <w:ilvl w:val="0"/>
          <w:numId w:val="167"/>
        </w:numPr>
      </w:pPr>
      <w:r>
        <w:t>Market landscape</w:t>
      </w:r>
    </w:p>
    <w:p w14:paraId="263C337D" w14:textId="77777777" w:rsidR="00E7442E" w:rsidRDefault="00E7442E" w:rsidP="00E7442E">
      <w:pPr>
        <w:pStyle w:val="NormalWeb"/>
        <w:numPr>
          <w:ilvl w:val="0"/>
          <w:numId w:val="167"/>
        </w:numPr>
      </w:pPr>
      <w:r>
        <w:t>Competitor comparison</w:t>
      </w:r>
    </w:p>
    <w:p w14:paraId="6E8FF668" w14:textId="77777777" w:rsidR="00E7442E" w:rsidRDefault="00E7442E" w:rsidP="00E7442E">
      <w:pPr>
        <w:pStyle w:val="NormalWeb"/>
        <w:numPr>
          <w:ilvl w:val="0"/>
          <w:numId w:val="167"/>
        </w:numPr>
      </w:pPr>
      <w:r>
        <w:t>SWOT</w:t>
      </w:r>
    </w:p>
    <w:p w14:paraId="23ECF63C" w14:textId="77777777" w:rsidR="00E7442E" w:rsidRDefault="00E7442E" w:rsidP="00E7442E">
      <w:pPr>
        <w:pStyle w:val="NormalWeb"/>
        <w:numPr>
          <w:ilvl w:val="0"/>
          <w:numId w:val="167"/>
        </w:numPr>
      </w:pPr>
      <w:r>
        <w:t>Positioning map</w:t>
      </w:r>
    </w:p>
    <w:p w14:paraId="54AF186A" w14:textId="77777777" w:rsidR="00E7442E" w:rsidRDefault="00E7442E" w:rsidP="00E7442E">
      <w:pPr>
        <w:pStyle w:val="NormalWeb"/>
        <w:numPr>
          <w:ilvl w:val="0"/>
          <w:numId w:val="167"/>
        </w:numPr>
      </w:pPr>
      <w:r>
        <w:t>Feature gap analysis</w:t>
      </w:r>
    </w:p>
    <w:p w14:paraId="5C487253" w14:textId="77777777" w:rsidR="00E7442E" w:rsidRDefault="00E7442E" w:rsidP="00E7442E">
      <w:pPr>
        <w:pStyle w:val="NormalWeb"/>
        <w:numPr>
          <w:ilvl w:val="0"/>
          <w:numId w:val="167"/>
        </w:numPr>
      </w:pPr>
      <w:r>
        <w:t>Opportunity summary</w:t>
      </w:r>
    </w:p>
    <w:p w14:paraId="6256AF7E" w14:textId="77777777" w:rsidR="00E7442E" w:rsidRDefault="00E7442E" w:rsidP="00E7442E">
      <w:pPr>
        <w:pStyle w:val="NormalWeb"/>
      </w:pPr>
      <w:r>
        <w:t xml:space="preserve">Everything is </w:t>
      </w:r>
      <w:r>
        <w:rPr>
          <w:rStyle w:val="Strong"/>
        </w:rPr>
        <w:t>Notion-ready</w:t>
      </w:r>
      <w:r>
        <w:t xml:space="preserve"> and can be directly inserted into a pitch deck or strategy document.</w:t>
      </w:r>
    </w:p>
    <w:p w14:paraId="329770B5" w14:textId="77777777" w:rsidR="00E7442E" w:rsidRDefault="00E902FA" w:rsidP="00E7442E">
      <w:r>
        <w:rPr>
          <w:noProof/>
        </w:rPr>
        <w:pict w14:anchorId="48C3BC5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6CB93DC" w14:textId="77777777" w:rsidR="00E7442E" w:rsidRDefault="00E7442E" w:rsidP="00E7442E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SECTION 7 — TALENTRANK AI COMPETITIVE ANALYSIS DECK</w:t>
      </w:r>
    </w:p>
    <w:p w14:paraId="7AF46364" w14:textId="77777777" w:rsidR="00E7442E" w:rsidRDefault="00E902FA" w:rsidP="00E7442E">
      <w:r>
        <w:rPr>
          <w:noProof/>
        </w:rPr>
        <w:pict w14:anchorId="5994E0A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C95F8EE" w14:textId="77777777" w:rsidR="00E7442E" w:rsidRDefault="00E7442E" w:rsidP="00E7442E">
      <w:pPr>
        <w:pStyle w:val="Heading1"/>
      </w:pPr>
      <w:r>
        <w:rPr>
          <w:rFonts w:ascii="Apple Color Emoji" w:hAnsi="Apple Color Emoji" w:cs="Apple Color Emoji"/>
        </w:rPr>
        <w:t>🎯</w:t>
      </w:r>
      <w:r>
        <w:t xml:space="preserve"> </w:t>
      </w:r>
      <w:r>
        <w:rPr>
          <w:rStyle w:val="Strong"/>
          <w:b/>
          <w:bCs/>
        </w:rPr>
        <w:t>Slide 1 — Market Overview</w:t>
      </w:r>
    </w:p>
    <w:p w14:paraId="707B70D7" w14:textId="77777777" w:rsidR="00E7442E" w:rsidRDefault="00E7442E" w:rsidP="00E7442E">
      <w:pPr>
        <w:pStyle w:val="Heading3"/>
      </w:pPr>
      <w:r>
        <w:rPr>
          <w:rStyle w:val="Strong"/>
          <w:b w:val="0"/>
          <w:bCs w:val="0"/>
        </w:rPr>
        <w:t>Industry Context</w:t>
      </w:r>
    </w:p>
    <w:p w14:paraId="4AA4D2A7" w14:textId="77777777" w:rsidR="00E7442E" w:rsidRDefault="00E7442E" w:rsidP="00E7442E">
      <w:pPr>
        <w:pStyle w:val="NormalWeb"/>
      </w:pPr>
      <w:r>
        <w:t>Recruiting technology is evolving rapidly:</w:t>
      </w:r>
    </w:p>
    <w:p w14:paraId="303235BF" w14:textId="77777777" w:rsidR="00E7442E" w:rsidRDefault="00E7442E" w:rsidP="00E7442E">
      <w:pPr>
        <w:pStyle w:val="NormalWeb"/>
        <w:numPr>
          <w:ilvl w:val="0"/>
          <w:numId w:val="168"/>
        </w:numPr>
      </w:pPr>
      <w:r>
        <w:t>AI-driven hiring is now mainstream</w:t>
      </w:r>
    </w:p>
    <w:p w14:paraId="1144BB81" w14:textId="77777777" w:rsidR="00E7442E" w:rsidRDefault="00E7442E" w:rsidP="00E7442E">
      <w:pPr>
        <w:pStyle w:val="NormalWeb"/>
        <w:numPr>
          <w:ilvl w:val="0"/>
          <w:numId w:val="168"/>
        </w:numPr>
      </w:pPr>
      <w:r>
        <w:t>Companies want faster time-to-fill</w:t>
      </w:r>
    </w:p>
    <w:p w14:paraId="14D9F28C" w14:textId="77777777" w:rsidR="00E7442E" w:rsidRDefault="00E7442E" w:rsidP="00E7442E">
      <w:pPr>
        <w:pStyle w:val="NormalWeb"/>
        <w:numPr>
          <w:ilvl w:val="0"/>
          <w:numId w:val="168"/>
        </w:numPr>
      </w:pPr>
      <w:r>
        <w:t>Recruiters face resume overload</w:t>
      </w:r>
    </w:p>
    <w:p w14:paraId="083A9E8F" w14:textId="77777777" w:rsidR="00E7442E" w:rsidRDefault="00E7442E" w:rsidP="00E7442E">
      <w:pPr>
        <w:pStyle w:val="NormalWeb"/>
        <w:numPr>
          <w:ilvl w:val="0"/>
          <w:numId w:val="168"/>
        </w:numPr>
      </w:pPr>
      <w:r>
        <w:t>ATS systems are powerful but slow</w:t>
      </w:r>
    </w:p>
    <w:p w14:paraId="4BE1822E" w14:textId="77777777" w:rsidR="00E7442E" w:rsidRDefault="00E7442E" w:rsidP="00E7442E">
      <w:pPr>
        <w:pStyle w:val="NormalWeb"/>
        <w:numPr>
          <w:ilvl w:val="0"/>
          <w:numId w:val="168"/>
        </w:numPr>
      </w:pPr>
      <w:r>
        <w:t>Most AI hiring tools are expensive or inaccurate</w:t>
      </w:r>
    </w:p>
    <w:p w14:paraId="254BFB53" w14:textId="77777777" w:rsidR="00E7442E" w:rsidRDefault="00E7442E" w:rsidP="00E7442E">
      <w:pPr>
        <w:pStyle w:val="Heading3"/>
      </w:pPr>
      <w:r>
        <w:rPr>
          <w:rStyle w:val="Strong"/>
          <w:b w:val="0"/>
          <w:bCs w:val="0"/>
        </w:rPr>
        <w:t>TalentRank AI Opportunity</w:t>
      </w:r>
    </w:p>
    <w:p w14:paraId="6EF5661B" w14:textId="77777777" w:rsidR="00E7442E" w:rsidRDefault="00E7442E" w:rsidP="00E7442E">
      <w:pPr>
        <w:pStyle w:val="NormalWeb"/>
      </w:pPr>
      <w:r>
        <w:t>A fast, lightweight, affordable AI resume screening tool that:</w:t>
      </w:r>
    </w:p>
    <w:p w14:paraId="575B1A89" w14:textId="77777777" w:rsidR="00E7442E" w:rsidRDefault="00E7442E" w:rsidP="00E7442E">
      <w:pPr>
        <w:pStyle w:val="NormalWeb"/>
        <w:numPr>
          <w:ilvl w:val="0"/>
          <w:numId w:val="169"/>
        </w:numPr>
      </w:pPr>
      <w:r>
        <w:t xml:space="preserve">Requires </w:t>
      </w:r>
      <w:r>
        <w:rPr>
          <w:rStyle w:val="Strong"/>
        </w:rPr>
        <w:t>no ATS integration</w:t>
      </w:r>
    </w:p>
    <w:p w14:paraId="5D15D5DB" w14:textId="77777777" w:rsidR="00E7442E" w:rsidRDefault="00E7442E" w:rsidP="00E7442E">
      <w:pPr>
        <w:pStyle w:val="NormalWeb"/>
        <w:numPr>
          <w:ilvl w:val="0"/>
          <w:numId w:val="169"/>
        </w:numPr>
      </w:pPr>
      <w:r>
        <w:t xml:space="preserve">Works </w:t>
      </w:r>
      <w:r>
        <w:rPr>
          <w:rStyle w:val="Strong"/>
        </w:rPr>
        <w:t>out of the box</w:t>
      </w:r>
    </w:p>
    <w:p w14:paraId="29BA1577" w14:textId="77777777" w:rsidR="00E7442E" w:rsidRDefault="00E7442E" w:rsidP="00E7442E">
      <w:pPr>
        <w:pStyle w:val="NormalWeb"/>
        <w:numPr>
          <w:ilvl w:val="0"/>
          <w:numId w:val="169"/>
        </w:numPr>
      </w:pPr>
      <w:r>
        <w:t xml:space="preserve">Screens </w:t>
      </w:r>
      <w:r>
        <w:rPr>
          <w:rStyle w:val="Strong"/>
        </w:rPr>
        <w:t>hundreds of resumes instantly</w:t>
      </w:r>
    </w:p>
    <w:p w14:paraId="62D64714" w14:textId="77777777" w:rsidR="00E7442E" w:rsidRDefault="00E7442E" w:rsidP="00E7442E">
      <w:pPr>
        <w:pStyle w:val="NormalWeb"/>
        <w:numPr>
          <w:ilvl w:val="0"/>
          <w:numId w:val="169"/>
        </w:numPr>
      </w:pPr>
      <w:r>
        <w:t xml:space="preserve">Generates </w:t>
      </w:r>
      <w:r>
        <w:rPr>
          <w:rStyle w:val="Strong"/>
        </w:rPr>
        <w:t>clear summaries and ranking</w:t>
      </w:r>
    </w:p>
    <w:p w14:paraId="5171A3BB" w14:textId="77777777" w:rsidR="00E7442E" w:rsidRDefault="00E902FA" w:rsidP="00E7442E">
      <w:r>
        <w:rPr>
          <w:noProof/>
        </w:rPr>
        <w:pict w14:anchorId="5F643C7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FA31221" w14:textId="77777777" w:rsidR="00E7442E" w:rsidRDefault="00E7442E" w:rsidP="00E7442E">
      <w:pPr>
        <w:pStyle w:val="Heading1"/>
      </w:pPr>
      <w:r>
        <w:rPr>
          <w:rFonts w:ascii="Apple Color Emoji" w:hAnsi="Apple Color Emoji" w:cs="Apple Color Emoji"/>
        </w:rPr>
        <w:lastRenderedPageBreak/>
        <w:t>👥</w:t>
      </w:r>
      <w:r>
        <w:t xml:space="preserve"> </w:t>
      </w:r>
      <w:r>
        <w:rPr>
          <w:rStyle w:val="Strong"/>
          <w:b/>
          <w:bCs/>
        </w:rPr>
        <w:t>Slide 2 — Competitor Landscape (Categories)</w:t>
      </w:r>
    </w:p>
    <w:p w14:paraId="7DFB439E" w14:textId="77777777" w:rsidR="00E7442E" w:rsidRDefault="00E7442E" w:rsidP="00E7442E">
      <w:pPr>
        <w:pStyle w:val="Heading3"/>
      </w:pPr>
      <w:r>
        <w:rPr>
          <w:rStyle w:val="Strong"/>
          <w:b w:val="0"/>
          <w:bCs w:val="0"/>
        </w:rPr>
        <w:t>1. ATS Systems (Indirect Competitors)</w:t>
      </w:r>
    </w:p>
    <w:p w14:paraId="2B5DF71E" w14:textId="77777777" w:rsidR="00E7442E" w:rsidRDefault="00E7442E" w:rsidP="00E7442E">
      <w:pPr>
        <w:pStyle w:val="NormalWeb"/>
      </w:pPr>
      <w:r>
        <w:t>Not built for resume ranking or rapid screening.</w:t>
      </w:r>
    </w:p>
    <w:p w14:paraId="4EDDF0F8" w14:textId="77777777" w:rsidR="00E7442E" w:rsidRDefault="00E7442E" w:rsidP="00E7442E">
      <w:pPr>
        <w:pStyle w:val="NormalWeb"/>
        <w:numPr>
          <w:ilvl w:val="0"/>
          <w:numId w:val="170"/>
        </w:numPr>
      </w:pPr>
      <w:r>
        <w:t>Greenhouse</w:t>
      </w:r>
    </w:p>
    <w:p w14:paraId="33724757" w14:textId="77777777" w:rsidR="00E7442E" w:rsidRDefault="00E7442E" w:rsidP="00E7442E">
      <w:pPr>
        <w:pStyle w:val="NormalWeb"/>
        <w:numPr>
          <w:ilvl w:val="0"/>
          <w:numId w:val="170"/>
        </w:numPr>
      </w:pPr>
      <w:r>
        <w:t>Lever</w:t>
      </w:r>
    </w:p>
    <w:p w14:paraId="4227A800" w14:textId="77777777" w:rsidR="00E7442E" w:rsidRDefault="00E7442E" w:rsidP="00E7442E">
      <w:pPr>
        <w:pStyle w:val="NormalWeb"/>
        <w:numPr>
          <w:ilvl w:val="0"/>
          <w:numId w:val="170"/>
        </w:numPr>
      </w:pPr>
      <w:r>
        <w:t>Workday</w:t>
      </w:r>
    </w:p>
    <w:p w14:paraId="0664E836" w14:textId="77777777" w:rsidR="00E7442E" w:rsidRDefault="00E7442E" w:rsidP="00E7442E">
      <w:pPr>
        <w:pStyle w:val="NormalWeb"/>
        <w:numPr>
          <w:ilvl w:val="0"/>
          <w:numId w:val="170"/>
        </w:numPr>
      </w:pPr>
      <w:r>
        <w:t>Taleo</w:t>
      </w:r>
    </w:p>
    <w:p w14:paraId="682D1BC8" w14:textId="77777777" w:rsidR="00E7442E" w:rsidRDefault="00E7442E" w:rsidP="00E7442E">
      <w:pPr>
        <w:pStyle w:val="NormalWeb"/>
        <w:numPr>
          <w:ilvl w:val="0"/>
          <w:numId w:val="170"/>
        </w:numPr>
      </w:pPr>
      <w:r>
        <w:t>BambooHR</w:t>
      </w:r>
    </w:p>
    <w:p w14:paraId="258FC264" w14:textId="77777777" w:rsidR="00E7442E" w:rsidRDefault="00E7442E" w:rsidP="00E7442E">
      <w:pPr>
        <w:pStyle w:val="Heading3"/>
      </w:pPr>
      <w:r>
        <w:rPr>
          <w:rStyle w:val="Strong"/>
          <w:b w:val="0"/>
          <w:bCs w:val="0"/>
        </w:rPr>
        <w:t>2. AI Screening Tools (Direct Competitors)</w:t>
      </w:r>
    </w:p>
    <w:p w14:paraId="17213E0A" w14:textId="77777777" w:rsidR="00E7442E" w:rsidRDefault="00E7442E" w:rsidP="00E7442E">
      <w:pPr>
        <w:pStyle w:val="NormalWeb"/>
      </w:pPr>
      <w:r>
        <w:t>Closest to our space.</w:t>
      </w:r>
    </w:p>
    <w:p w14:paraId="7155B296" w14:textId="77777777" w:rsidR="00E7442E" w:rsidRDefault="00E7442E" w:rsidP="00E7442E">
      <w:pPr>
        <w:pStyle w:val="NormalWeb"/>
        <w:numPr>
          <w:ilvl w:val="0"/>
          <w:numId w:val="171"/>
        </w:numPr>
      </w:pPr>
      <w:r>
        <w:t>HireEZ</w:t>
      </w:r>
    </w:p>
    <w:p w14:paraId="7FB12417" w14:textId="77777777" w:rsidR="00E7442E" w:rsidRDefault="00E7442E" w:rsidP="00E7442E">
      <w:pPr>
        <w:pStyle w:val="NormalWeb"/>
        <w:numPr>
          <w:ilvl w:val="0"/>
          <w:numId w:val="171"/>
        </w:numPr>
      </w:pPr>
      <w:r>
        <w:t>Paradox Olivia</w:t>
      </w:r>
    </w:p>
    <w:p w14:paraId="49C29372" w14:textId="77777777" w:rsidR="00E7442E" w:rsidRDefault="00E7442E" w:rsidP="00E7442E">
      <w:pPr>
        <w:pStyle w:val="NormalWeb"/>
        <w:numPr>
          <w:ilvl w:val="0"/>
          <w:numId w:val="171"/>
        </w:numPr>
      </w:pPr>
      <w:r>
        <w:t>Humanly</w:t>
      </w:r>
    </w:p>
    <w:p w14:paraId="489F5774" w14:textId="77777777" w:rsidR="00E7442E" w:rsidRDefault="00E7442E" w:rsidP="00E7442E">
      <w:pPr>
        <w:pStyle w:val="NormalWeb"/>
        <w:numPr>
          <w:ilvl w:val="0"/>
          <w:numId w:val="171"/>
        </w:numPr>
      </w:pPr>
      <w:r>
        <w:t>Fetcher</w:t>
      </w:r>
    </w:p>
    <w:p w14:paraId="23EACB38" w14:textId="77777777" w:rsidR="00E7442E" w:rsidRDefault="00E7442E" w:rsidP="00E7442E">
      <w:pPr>
        <w:pStyle w:val="NormalWeb"/>
        <w:numPr>
          <w:ilvl w:val="0"/>
          <w:numId w:val="171"/>
        </w:numPr>
      </w:pPr>
      <w:r>
        <w:t>Findem</w:t>
      </w:r>
    </w:p>
    <w:p w14:paraId="0182E12A" w14:textId="77777777" w:rsidR="00E7442E" w:rsidRDefault="00E7442E" w:rsidP="00E7442E">
      <w:pPr>
        <w:pStyle w:val="NormalWeb"/>
        <w:numPr>
          <w:ilvl w:val="0"/>
          <w:numId w:val="171"/>
        </w:numPr>
      </w:pPr>
      <w:r>
        <w:t>Ceipal AI</w:t>
      </w:r>
    </w:p>
    <w:p w14:paraId="1504B61E" w14:textId="77777777" w:rsidR="00E7442E" w:rsidRDefault="00E7442E" w:rsidP="00E7442E">
      <w:pPr>
        <w:pStyle w:val="Heading3"/>
      </w:pPr>
      <w:r>
        <w:rPr>
          <w:rStyle w:val="Strong"/>
          <w:b w:val="0"/>
          <w:bCs w:val="0"/>
        </w:rPr>
        <w:t>3. Basic Resume Scanners (Low-end Competitors)</w:t>
      </w:r>
    </w:p>
    <w:p w14:paraId="70CB56AB" w14:textId="77777777" w:rsidR="00E7442E" w:rsidRDefault="00E7442E" w:rsidP="00E7442E">
      <w:pPr>
        <w:pStyle w:val="NormalWeb"/>
      </w:pPr>
      <w:r>
        <w:t>Cheap, mostly consumer-level.</w:t>
      </w:r>
    </w:p>
    <w:p w14:paraId="43C8C52F" w14:textId="77777777" w:rsidR="00E7442E" w:rsidRDefault="00E7442E" w:rsidP="00E7442E">
      <w:pPr>
        <w:pStyle w:val="NormalWeb"/>
        <w:numPr>
          <w:ilvl w:val="0"/>
          <w:numId w:val="172"/>
        </w:numPr>
      </w:pPr>
      <w:r>
        <w:t>ResyMatch</w:t>
      </w:r>
    </w:p>
    <w:p w14:paraId="08418341" w14:textId="77777777" w:rsidR="00E7442E" w:rsidRDefault="00E7442E" w:rsidP="00E7442E">
      <w:pPr>
        <w:pStyle w:val="NormalWeb"/>
        <w:numPr>
          <w:ilvl w:val="0"/>
          <w:numId w:val="172"/>
        </w:numPr>
      </w:pPr>
      <w:r>
        <w:t>Jobscan</w:t>
      </w:r>
    </w:p>
    <w:p w14:paraId="54550CA9" w14:textId="77777777" w:rsidR="00E7442E" w:rsidRDefault="00E7442E" w:rsidP="00E7442E">
      <w:pPr>
        <w:pStyle w:val="NormalWeb"/>
        <w:numPr>
          <w:ilvl w:val="0"/>
          <w:numId w:val="172"/>
        </w:numPr>
      </w:pPr>
      <w:r>
        <w:t>Skillate</w:t>
      </w:r>
    </w:p>
    <w:p w14:paraId="5DD38423" w14:textId="77777777" w:rsidR="00E7442E" w:rsidRDefault="00E7442E" w:rsidP="00E7442E">
      <w:pPr>
        <w:pStyle w:val="Heading3"/>
      </w:pPr>
      <w:r>
        <w:rPr>
          <w:rStyle w:val="Strong"/>
          <w:b w:val="0"/>
          <w:bCs w:val="0"/>
        </w:rPr>
        <w:t>4. Recruitment Outsourcing Tools (Adjacent Competition)</w:t>
      </w:r>
    </w:p>
    <w:p w14:paraId="16811D44" w14:textId="77777777" w:rsidR="00E7442E" w:rsidRDefault="00E7442E" w:rsidP="00E7442E">
      <w:pPr>
        <w:pStyle w:val="NormalWeb"/>
      </w:pPr>
      <w:r>
        <w:t>Agency tools.</w:t>
      </w:r>
    </w:p>
    <w:p w14:paraId="724C786A" w14:textId="77777777" w:rsidR="00E7442E" w:rsidRDefault="00E7442E" w:rsidP="00E7442E">
      <w:pPr>
        <w:pStyle w:val="NormalWeb"/>
        <w:numPr>
          <w:ilvl w:val="0"/>
          <w:numId w:val="173"/>
        </w:numPr>
      </w:pPr>
      <w:r>
        <w:t>Deel hiring</w:t>
      </w:r>
    </w:p>
    <w:p w14:paraId="7AB47BFB" w14:textId="77777777" w:rsidR="00E7442E" w:rsidRDefault="00E7442E" w:rsidP="00E7442E">
      <w:pPr>
        <w:pStyle w:val="NormalWeb"/>
        <w:numPr>
          <w:ilvl w:val="0"/>
          <w:numId w:val="173"/>
        </w:numPr>
      </w:pPr>
      <w:r>
        <w:t>Rippling recruiting</w:t>
      </w:r>
    </w:p>
    <w:p w14:paraId="79054796" w14:textId="77777777" w:rsidR="00E7442E" w:rsidRDefault="00E7442E" w:rsidP="00E7442E">
      <w:pPr>
        <w:pStyle w:val="NormalWeb"/>
        <w:numPr>
          <w:ilvl w:val="0"/>
          <w:numId w:val="173"/>
        </w:numPr>
      </w:pPr>
      <w:r>
        <w:t>Ashby</w:t>
      </w:r>
    </w:p>
    <w:p w14:paraId="5A984BFD" w14:textId="77777777" w:rsidR="00E7442E" w:rsidRDefault="00E902FA" w:rsidP="00E7442E">
      <w:r>
        <w:rPr>
          <w:noProof/>
        </w:rPr>
        <w:pict w14:anchorId="7456265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FA8048D" w14:textId="77777777" w:rsidR="00E7442E" w:rsidRDefault="00E7442E" w:rsidP="00E7442E">
      <w:pPr>
        <w:pStyle w:val="Heading1"/>
      </w:pPr>
      <w:r>
        <w:rPr>
          <w:rFonts w:ascii="Apple Color Emoji" w:hAnsi="Apple Color Emoji" w:cs="Apple Color Emoji"/>
        </w:rPr>
        <w:lastRenderedPageBreak/>
        <w:t>⭐</w:t>
      </w:r>
      <w:r>
        <w:t xml:space="preserve"> </w:t>
      </w:r>
      <w:r>
        <w:rPr>
          <w:rStyle w:val="Strong"/>
          <w:b/>
          <w:bCs/>
        </w:rPr>
        <w:t>Slide 3 — Competitive Matrix (Feature Comparison)</w:t>
      </w:r>
    </w:p>
    <w:p w14:paraId="0BC34E52" w14:textId="77777777" w:rsidR="00E7442E" w:rsidRDefault="00E7442E" w:rsidP="00E7442E">
      <w:pPr>
        <w:pStyle w:val="NormalWeb"/>
      </w:pPr>
      <w:r>
        <w:rPr>
          <w:rStyle w:val="Emphasis"/>
        </w:rPr>
        <w:t>1–5 scale for strength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1614"/>
        <w:gridCol w:w="1160"/>
        <w:gridCol w:w="1140"/>
        <w:gridCol w:w="1169"/>
        <w:gridCol w:w="1302"/>
      </w:tblGrid>
      <w:tr w:rsidR="00E7442E" w14:paraId="167EEA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06300" w14:textId="77777777" w:rsidR="00E7442E" w:rsidRDefault="00E744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02CE37" w14:textId="77777777" w:rsidR="00E7442E" w:rsidRDefault="00E744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TalentRank AI</w:t>
            </w:r>
          </w:p>
        </w:tc>
        <w:tc>
          <w:tcPr>
            <w:tcW w:w="0" w:type="auto"/>
            <w:vAlign w:val="center"/>
            <w:hideMark/>
          </w:tcPr>
          <w:p w14:paraId="68ADFE4D" w14:textId="77777777" w:rsidR="00E7442E" w:rsidRDefault="00E744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Jobscan</w:t>
            </w:r>
          </w:p>
        </w:tc>
        <w:tc>
          <w:tcPr>
            <w:tcW w:w="0" w:type="auto"/>
            <w:vAlign w:val="center"/>
            <w:hideMark/>
          </w:tcPr>
          <w:p w14:paraId="7601C682" w14:textId="77777777" w:rsidR="00E7442E" w:rsidRDefault="00E744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HireEZ</w:t>
            </w:r>
          </w:p>
        </w:tc>
        <w:tc>
          <w:tcPr>
            <w:tcW w:w="0" w:type="auto"/>
            <w:vAlign w:val="center"/>
            <w:hideMark/>
          </w:tcPr>
          <w:p w14:paraId="3D2950B4" w14:textId="77777777" w:rsidR="00E7442E" w:rsidRDefault="00E744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Ashby</w:t>
            </w:r>
          </w:p>
        </w:tc>
        <w:tc>
          <w:tcPr>
            <w:tcW w:w="0" w:type="auto"/>
            <w:vAlign w:val="center"/>
            <w:hideMark/>
          </w:tcPr>
          <w:p w14:paraId="7509DD62" w14:textId="77777777" w:rsidR="00E7442E" w:rsidRDefault="00E744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Greenhouse</w:t>
            </w:r>
          </w:p>
        </w:tc>
      </w:tr>
      <w:tr w:rsidR="00E7442E" w14:paraId="19317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41BB" w14:textId="77777777" w:rsidR="00E7442E" w:rsidRDefault="00E7442E">
            <w:r>
              <w:t>Multi-resume upload</w:t>
            </w:r>
          </w:p>
        </w:tc>
        <w:tc>
          <w:tcPr>
            <w:tcW w:w="0" w:type="auto"/>
            <w:vAlign w:val="center"/>
            <w:hideMark/>
          </w:tcPr>
          <w:p w14:paraId="654553EF" w14:textId="77777777" w:rsidR="00E7442E" w:rsidRDefault="00E7442E">
            <w:r>
              <w:rPr>
                <w:rStyle w:val="Strong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B1F016" w14:textId="77777777" w:rsidR="00E7442E" w:rsidRDefault="00E7442E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85443EC" w14:textId="77777777" w:rsidR="00E7442E" w:rsidRDefault="00E7442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3BE9CF6" w14:textId="77777777" w:rsidR="00E7442E" w:rsidRDefault="00E7442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298563F" w14:textId="77777777" w:rsidR="00E7442E" w:rsidRDefault="00E7442E">
            <w:r>
              <w:t>2</w:t>
            </w:r>
          </w:p>
        </w:tc>
      </w:tr>
      <w:tr w:rsidR="00E7442E" w14:paraId="453B9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E0368" w14:textId="77777777" w:rsidR="00E7442E" w:rsidRDefault="00E7442E">
            <w:r>
              <w:t>AI ranking</w:t>
            </w:r>
          </w:p>
        </w:tc>
        <w:tc>
          <w:tcPr>
            <w:tcW w:w="0" w:type="auto"/>
            <w:vAlign w:val="center"/>
            <w:hideMark/>
          </w:tcPr>
          <w:p w14:paraId="66C5608E" w14:textId="77777777" w:rsidR="00E7442E" w:rsidRDefault="00E7442E">
            <w:r>
              <w:rPr>
                <w:rStyle w:val="Strong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161522" w14:textId="77777777" w:rsidR="00E7442E" w:rsidRDefault="00E7442E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3358243" w14:textId="77777777" w:rsidR="00E7442E" w:rsidRDefault="00E7442E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6D2EDB4" w14:textId="77777777" w:rsidR="00E7442E" w:rsidRDefault="00E7442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4F5D00E" w14:textId="77777777" w:rsidR="00E7442E" w:rsidRDefault="00E7442E">
            <w:r>
              <w:t>2</w:t>
            </w:r>
          </w:p>
        </w:tc>
      </w:tr>
      <w:tr w:rsidR="00E7442E" w14:paraId="69179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C0F50" w14:textId="77777777" w:rsidR="00E7442E" w:rsidRDefault="00E7442E">
            <w:r>
              <w:t>Candidate summaries</w:t>
            </w:r>
          </w:p>
        </w:tc>
        <w:tc>
          <w:tcPr>
            <w:tcW w:w="0" w:type="auto"/>
            <w:vAlign w:val="center"/>
            <w:hideMark/>
          </w:tcPr>
          <w:p w14:paraId="10142484" w14:textId="77777777" w:rsidR="00E7442E" w:rsidRDefault="00E7442E">
            <w:r>
              <w:rPr>
                <w:rStyle w:val="Strong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C9951F" w14:textId="77777777" w:rsidR="00E7442E" w:rsidRDefault="00E7442E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36AB6CE" w14:textId="77777777" w:rsidR="00E7442E" w:rsidRDefault="00E7442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FF3CFEE" w14:textId="77777777" w:rsidR="00E7442E" w:rsidRDefault="00E7442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77CC828" w14:textId="77777777" w:rsidR="00E7442E" w:rsidRDefault="00E7442E">
            <w:r>
              <w:t>1</w:t>
            </w:r>
          </w:p>
        </w:tc>
      </w:tr>
      <w:tr w:rsidR="00E7442E" w14:paraId="248DF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A62BB" w14:textId="77777777" w:rsidR="00E7442E" w:rsidRDefault="00E7442E">
            <w:r>
              <w:t>Strength/weakness extraction</w:t>
            </w:r>
          </w:p>
        </w:tc>
        <w:tc>
          <w:tcPr>
            <w:tcW w:w="0" w:type="auto"/>
            <w:vAlign w:val="center"/>
            <w:hideMark/>
          </w:tcPr>
          <w:p w14:paraId="115A75BB" w14:textId="77777777" w:rsidR="00E7442E" w:rsidRDefault="00E7442E">
            <w:r>
              <w:rPr>
                <w:rStyle w:val="Stron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633996" w14:textId="77777777" w:rsidR="00E7442E" w:rsidRDefault="00E7442E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7A5013D" w14:textId="77777777" w:rsidR="00E7442E" w:rsidRDefault="00E7442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02D6184" w14:textId="77777777" w:rsidR="00E7442E" w:rsidRDefault="00E7442E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802F56B" w14:textId="77777777" w:rsidR="00E7442E" w:rsidRDefault="00E7442E">
            <w:r>
              <w:t>1</w:t>
            </w:r>
          </w:p>
        </w:tc>
      </w:tr>
      <w:tr w:rsidR="00E7442E" w14:paraId="1E4A9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7443D" w14:textId="77777777" w:rsidR="00E7442E" w:rsidRDefault="00E7442E">
            <w:r>
              <w:t>Heatmap skill match</w:t>
            </w:r>
          </w:p>
        </w:tc>
        <w:tc>
          <w:tcPr>
            <w:tcW w:w="0" w:type="auto"/>
            <w:vAlign w:val="center"/>
            <w:hideMark/>
          </w:tcPr>
          <w:p w14:paraId="75A1CACC" w14:textId="77777777" w:rsidR="00E7442E" w:rsidRDefault="00E7442E">
            <w:r>
              <w:rPr>
                <w:rStyle w:val="Stron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EDF0DD" w14:textId="77777777" w:rsidR="00E7442E" w:rsidRDefault="00E7442E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53E38C1" w14:textId="77777777" w:rsidR="00E7442E" w:rsidRDefault="00E7442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F144895" w14:textId="77777777" w:rsidR="00E7442E" w:rsidRDefault="00E7442E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83181B9" w14:textId="77777777" w:rsidR="00E7442E" w:rsidRDefault="00E7442E">
            <w:r>
              <w:t>2</w:t>
            </w:r>
          </w:p>
        </w:tc>
      </w:tr>
      <w:tr w:rsidR="00E7442E" w14:paraId="6AE69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94B0" w14:textId="77777777" w:rsidR="00E7442E" w:rsidRDefault="00E7442E">
            <w:r>
              <w:t>ATS integration needed?</w:t>
            </w:r>
          </w:p>
        </w:tc>
        <w:tc>
          <w:tcPr>
            <w:tcW w:w="0" w:type="auto"/>
            <w:vAlign w:val="center"/>
            <w:hideMark/>
          </w:tcPr>
          <w:p w14:paraId="2A15E99F" w14:textId="77777777" w:rsidR="00E7442E" w:rsidRDefault="00E7442E">
            <w:r>
              <w:rPr>
                <w:rStyle w:val="Strong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B04FC1" w14:textId="77777777" w:rsidR="00E7442E" w:rsidRDefault="00E7442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77F07487" w14:textId="77777777" w:rsidR="00E7442E" w:rsidRDefault="00E7442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5EB361F1" w14:textId="77777777" w:rsidR="00E7442E" w:rsidRDefault="00E7442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22C140FB" w14:textId="77777777" w:rsidR="00E7442E" w:rsidRDefault="00E7442E">
            <w:r>
              <w:t>Yes</w:t>
            </w:r>
          </w:p>
        </w:tc>
      </w:tr>
      <w:tr w:rsidR="00E7442E" w14:paraId="65E22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0106" w14:textId="77777777" w:rsidR="00E7442E" w:rsidRDefault="00E7442E">
            <w:r>
              <w:t>Startup cost</w:t>
            </w:r>
          </w:p>
        </w:tc>
        <w:tc>
          <w:tcPr>
            <w:tcW w:w="0" w:type="auto"/>
            <w:vAlign w:val="center"/>
            <w:hideMark/>
          </w:tcPr>
          <w:p w14:paraId="7D6203B1" w14:textId="77777777" w:rsidR="00E7442E" w:rsidRDefault="00E7442E">
            <w:r>
              <w:rPr>
                <w:rStyle w:val="Strong"/>
              </w:rPr>
              <w:t>$0–$49/mo</w:t>
            </w:r>
          </w:p>
        </w:tc>
        <w:tc>
          <w:tcPr>
            <w:tcW w:w="0" w:type="auto"/>
            <w:vAlign w:val="center"/>
            <w:hideMark/>
          </w:tcPr>
          <w:p w14:paraId="34348634" w14:textId="77777777" w:rsidR="00E7442E" w:rsidRDefault="00E7442E">
            <w:r>
              <w:t>$89/mo</w:t>
            </w:r>
          </w:p>
        </w:tc>
        <w:tc>
          <w:tcPr>
            <w:tcW w:w="0" w:type="auto"/>
            <w:vAlign w:val="center"/>
            <w:hideMark/>
          </w:tcPr>
          <w:p w14:paraId="5E0D37C1" w14:textId="77777777" w:rsidR="00E7442E" w:rsidRDefault="00E7442E">
            <w:r>
              <w:t>$300/mo</w:t>
            </w:r>
          </w:p>
        </w:tc>
        <w:tc>
          <w:tcPr>
            <w:tcW w:w="0" w:type="auto"/>
            <w:vAlign w:val="center"/>
            <w:hideMark/>
          </w:tcPr>
          <w:p w14:paraId="3C20D02A" w14:textId="77777777" w:rsidR="00E7442E" w:rsidRDefault="00E7442E">
            <w:r>
              <w:t>$1000+/mo</w:t>
            </w:r>
          </w:p>
        </w:tc>
        <w:tc>
          <w:tcPr>
            <w:tcW w:w="0" w:type="auto"/>
            <w:vAlign w:val="center"/>
            <w:hideMark/>
          </w:tcPr>
          <w:p w14:paraId="51DEA80F" w14:textId="77777777" w:rsidR="00E7442E" w:rsidRDefault="00E7442E">
            <w:r>
              <w:t>$1000+/mo</w:t>
            </w:r>
          </w:p>
        </w:tc>
      </w:tr>
      <w:tr w:rsidR="00E7442E" w14:paraId="41777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3987" w14:textId="77777777" w:rsidR="00E7442E" w:rsidRDefault="00E7442E">
            <w:r>
              <w:t>Speed of analysis</w:t>
            </w:r>
          </w:p>
        </w:tc>
        <w:tc>
          <w:tcPr>
            <w:tcW w:w="0" w:type="auto"/>
            <w:vAlign w:val="center"/>
            <w:hideMark/>
          </w:tcPr>
          <w:p w14:paraId="1EBEC9CF" w14:textId="77777777" w:rsidR="00E7442E" w:rsidRDefault="00E7442E">
            <w:r>
              <w:rPr>
                <w:rStyle w:val="Strong"/>
              </w:rPr>
              <w:t>Instant</w:t>
            </w:r>
          </w:p>
        </w:tc>
        <w:tc>
          <w:tcPr>
            <w:tcW w:w="0" w:type="auto"/>
            <w:vAlign w:val="center"/>
            <w:hideMark/>
          </w:tcPr>
          <w:p w14:paraId="1850D4E8" w14:textId="77777777" w:rsidR="00E7442E" w:rsidRDefault="00E7442E">
            <w:r>
              <w:t>Slow</w:t>
            </w:r>
          </w:p>
        </w:tc>
        <w:tc>
          <w:tcPr>
            <w:tcW w:w="0" w:type="auto"/>
            <w:vAlign w:val="center"/>
            <w:hideMark/>
          </w:tcPr>
          <w:p w14:paraId="70047F6D" w14:textId="77777777" w:rsidR="00E7442E" w:rsidRDefault="00E7442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77996CCF" w14:textId="77777777" w:rsidR="00E7442E" w:rsidRDefault="00E7442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53F036E9" w14:textId="77777777" w:rsidR="00E7442E" w:rsidRDefault="00E7442E">
            <w:r>
              <w:t>Slow</w:t>
            </w:r>
          </w:p>
        </w:tc>
      </w:tr>
      <w:tr w:rsidR="00E7442E" w14:paraId="1D63C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AE8ED" w14:textId="77777777" w:rsidR="00E7442E" w:rsidRDefault="00E7442E">
            <w:r>
              <w:t>Target user</w:t>
            </w:r>
          </w:p>
        </w:tc>
        <w:tc>
          <w:tcPr>
            <w:tcW w:w="0" w:type="auto"/>
            <w:vAlign w:val="center"/>
            <w:hideMark/>
          </w:tcPr>
          <w:p w14:paraId="0966881E" w14:textId="77777777" w:rsidR="00E7442E" w:rsidRDefault="00E7442E">
            <w:r>
              <w:t>Recruiters</w:t>
            </w:r>
          </w:p>
        </w:tc>
        <w:tc>
          <w:tcPr>
            <w:tcW w:w="0" w:type="auto"/>
            <w:vAlign w:val="center"/>
            <w:hideMark/>
          </w:tcPr>
          <w:p w14:paraId="3D80AD55" w14:textId="77777777" w:rsidR="00E7442E" w:rsidRDefault="00E7442E">
            <w:r>
              <w:t>Job seekers</w:t>
            </w:r>
          </w:p>
        </w:tc>
        <w:tc>
          <w:tcPr>
            <w:tcW w:w="0" w:type="auto"/>
            <w:vAlign w:val="center"/>
            <w:hideMark/>
          </w:tcPr>
          <w:p w14:paraId="0C8665D5" w14:textId="77777777" w:rsidR="00E7442E" w:rsidRDefault="00E7442E">
            <w:r>
              <w:t>Enterprises</w:t>
            </w:r>
          </w:p>
        </w:tc>
        <w:tc>
          <w:tcPr>
            <w:tcW w:w="0" w:type="auto"/>
            <w:vAlign w:val="center"/>
            <w:hideMark/>
          </w:tcPr>
          <w:p w14:paraId="1AFD4897" w14:textId="77777777" w:rsidR="00E7442E" w:rsidRDefault="00E7442E">
            <w:r>
              <w:t>Enterprises</w:t>
            </w:r>
          </w:p>
        </w:tc>
        <w:tc>
          <w:tcPr>
            <w:tcW w:w="0" w:type="auto"/>
            <w:vAlign w:val="center"/>
            <w:hideMark/>
          </w:tcPr>
          <w:p w14:paraId="01D682C7" w14:textId="77777777" w:rsidR="00E7442E" w:rsidRDefault="00E7442E">
            <w:r>
              <w:t>Enterprises</w:t>
            </w:r>
          </w:p>
        </w:tc>
      </w:tr>
    </w:tbl>
    <w:p w14:paraId="19197F37" w14:textId="77777777" w:rsidR="00E7442E" w:rsidRDefault="00E902FA" w:rsidP="00E7442E">
      <w:r>
        <w:rPr>
          <w:noProof/>
        </w:rPr>
        <w:pict w14:anchorId="046C8C6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23219B5" w14:textId="77777777" w:rsidR="00E7442E" w:rsidRDefault="00E7442E" w:rsidP="00E7442E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Summary: TalentRank’s Strength</w:t>
      </w:r>
    </w:p>
    <w:p w14:paraId="5710D51F" w14:textId="77777777" w:rsidR="00E7442E" w:rsidRDefault="00E7442E" w:rsidP="00E7442E">
      <w:pPr>
        <w:pStyle w:val="NormalWeb"/>
      </w:pPr>
      <w:r>
        <w:t>TalentRank AI is the:</w:t>
      </w:r>
    </w:p>
    <w:p w14:paraId="3BCCF216" w14:textId="77777777" w:rsidR="00E7442E" w:rsidRDefault="00E7442E" w:rsidP="00E7442E">
      <w:pPr>
        <w:pStyle w:val="NormalWeb"/>
      </w:pPr>
      <w:r>
        <w:rPr>
          <w:rStyle w:val="Strong"/>
        </w:rPr>
        <w:t>Fastest, simplest, and most recruiter-centric resume ranking tool on the market.</w:t>
      </w:r>
    </w:p>
    <w:p w14:paraId="40700F15" w14:textId="77777777" w:rsidR="00E7442E" w:rsidRDefault="00E902FA" w:rsidP="00E7442E">
      <w:r>
        <w:rPr>
          <w:noProof/>
        </w:rPr>
        <w:pict w14:anchorId="1A4148B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5FF7159" w14:textId="77777777" w:rsidR="00E7442E" w:rsidRDefault="00E7442E" w:rsidP="00E7442E">
      <w:pPr>
        <w:pStyle w:val="Heading1"/>
      </w:pPr>
      <w:r>
        <w:rPr>
          <w:rFonts w:ascii="Apple Color Emoji" w:hAnsi="Apple Color Emoji" w:cs="Apple Color Emoji"/>
        </w:rPr>
        <w:t>🔍</w:t>
      </w:r>
      <w:r>
        <w:t xml:space="preserve"> </w:t>
      </w:r>
      <w:r>
        <w:rPr>
          <w:rStyle w:val="Strong"/>
          <w:b/>
          <w:bCs/>
        </w:rPr>
        <w:t>Slide 4 — Detailed Competitor Breakdown</w:t>
      </w:r>
    </w:p>
    <w:p w14:paraId="53AC1934" w14:textId="77777777" w:rsidR="00E7442E" w:rsidRDefault="00E7442E" w:rsidP="00E7442E">
      <w:pPr>
        <w:pStyle w:val="Heading2"/>
      </w:pPr>
      <w:r>
        <w:rPr>
          <w:rStyle w:val="Strong"/>
          <w:b w:val="0"/>
          <w:bCs w:val="0"/>
        </w:rPr>
        <w:t>1. Jobscan</w:t>
      </w:r>
    </w:p>
    <w:p w14:paraId="0C4FD0BC" w14:textId="77777777" w:rsidR="00E7442E" w:rsidRDefault="00E7442E" w:rsidP="00E7442E">
      <w:pPr>
        <w:pStyle w:val="NormalWeb"/>
        <w:numPr>
          <w:ilvl w:val="0"/>
          <w:numId w:val="174"/>
        </w:numPr>
      </w:pPr>
      <w:r>
        <w:t>Built for job applicants</w:t>
      </w:r>
    </w:p>
    <w:p w14:paraId="6D0784E6" w14:textId="77777777" w:rsidR="00E7442E" w:rsidRDefault="00E7442E" w:rsidP="00E7442E">
      <w:pPr>
        <w:pStyle w:val="NormalWeb"/>
        <w:numPr>
          <w:ilvl w:val="0"/>
          <w:numId w:val="174"/>
        </w:numPr>
      </w:pPr>
      <w:r>
        <w:t>Not for recruiters</w:t>
      </w:r>
    </w:p>
    <w:p w14:paraId="54826C21" w14:textId="77777777" w:rsidR="00E7442E" w:rsidRDefault="00E7442E" w:rsidP="00E7442E">
      <w:pPr>
        <w:pStyle w:val="NormalWeb"/>
        <w:numPr>
          <w:ilvl w:val="0"/>
          <w:numId w:val="174"/>
        </w:numPr>
      </w:pPr>
      <w:r>
        <w:t>No multi-resume upload</w:t>
      </w:r>
    </w:p>
    <w:p w14:paraId="2A7B2281" w14:textId="77777777" w:rsidR="00E7442E" w:rsidRDefault="00E7442E" w:rsidP="00E7442E">
      <w:pPr>
        <w:pStyle w:val="NormalWeb"/>
        <w:numPr>
          <w:ilvl w:val="0"/>
          <w:numId w:val="174"/>
        </w:numPr>
      </w:pPr>
      <w:r>
        <w:t>Slow, inaccurate</w:t>
      </w:r>
    </w:p>
    <w:p w14:paraId="50E773A6" w14:textId="77777777" w:rsidR="00E7442E" w:rsidRDefault="00E7442E" w:rsidP="00E7442E">
      <w:pPr>
        <w:pStyle w:val="NormalWeb"/>
        <w:numPr>
          <w:ilvl w:val="0"/>
          <w:numId w:val="174"/>
        </w:numPr>
      </w:pPr>
      <w:r>
        <w:t>Not a competitor for B2B recruiting</w:t>
      </w:r>
    </w:p>
    <w:p w14:paraId="5A4C7767" w14:textId="77777777" w:rsidR="00E7442E" w:rsidRDefault="00E7442E" w:rsidP="00E7442E">
      <w:pPr>
        <w:pStyle w:val="Heading3"/>
      </w:pPr>
      <w:r>
        <w:rPr>
          <w:rStyle w:val="Strong"/>
          <w:b w:val="0"/>
          <w:bCs w:val="0"/>
        </w:rPr>
        <w:t>Opportunity</w:t>
      </w:r>
    </w:p>
    <w:p w14:paraId="428D8AED" w14:textId="77777777" w:rsidR="00E7442E" w:rsidRDefault="00E7442E" w:rsidP="00E7442E">
      <w:pPr>
        <w:pStyle w:val="NormalWeb"/>
      </w:pPr>
      <w:r>
        <w:t xml:space="preserve">TalentRank is the </w:t>
      </w:r>
      <w:r>
        <w:rPr>
          <w:rStyle w:val="Strong"/>
        </w:rPr>
        <w:t>Jobscan for Recruiters</w:t>
      </w:r>
      <w:r>
        <w:t>, not job seekers.</w:t>
      </w:r>
    </w:p>
    <w:p w14:paraId="4B177E23" w14:textId="77777777" w:rsidR="00E7442E" w:rsidRDefault="00E902FA" w:rsidP="00E7442E">
      <w:r>
        <w:rPr>
          <w:noProof/>
        </w:rPr>
        <w:lastRenderedPageBreak/>
        <w:pict w14:anchorId="41998D9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F4EEEF6" w14:textId="77777777" w:rsidR="00E7442E" w:rsidRDefault="00E7442E" w:rsidP="00E7442E">
      <w:pPr>
        <w:pStyle w:val="Heading2"/>
      </w:pPr>
      <w:r>
        <w:rPr>
          <w:rStyle w:val="Strong"/>
          <w:b w:val="0"/>
          <w:bCs w:val="0"/>
        </w:rPr>
        <w:t>2. HireEZ</w:t>
      </w:r>
    </w:p>
    <w:p w14:paraId="723242EF" w14:textId="77777777" w:rsidR="00E7442E" w:rsidRDefault="00E7442E" w:rsidP="00E7442E">
      <w:pPr>
        <w:pStyle w:val="NormalWeb"/>
        <w:numPr>
          <w:ilvl w:val="0"/>
          <w:numId w:val="175"/>
        </w:numPr>
      </w:pPr>
      <w:r>
        <w:t>Candidate sourcing + outreach</w:t>
      </w:r>
    </w:p>
    <w:p w14:paraId="0D3EB66D" w14:textId="77777777" w:rsidR="00E7442E" w:rsidRDefault="00E7442E" w:rsidP="00E7442E">
      <w:pPr>
        <w:pStyle w:val="NormalWeb"/>
        <w:numPr>
          <w:ilvl w:val="0"/>
          <w:numId w:val="175"/>
        </w:numPr>
      </w:pPr>
      <w:r>
        <w:t>Some AI</w:t>
      </w:r>
    </w:p>
    <w:p w14:paraId="39E920C8" w14:textId="77777777" w:rsidR="00E7442E" w:rsidRDefault="00E7442E" w:rsidP="00E7442E">
      <w:pPr>
        <w:pStyle w:val="NormalWeb"/>
        <w:numPr>
          <w:ilvl w:val="0"/>
          <w:numId w:val="175"/>
        </w:numPr>
      </w:pPr>
      <w:r>
        <w:t>Expensive ($12k+/year)</w:t>
      </w:r>
    </w:p>
    <w:p w14:paraId="3F9B6070" w14:textId="77777777" w:rsidR="00E7442E" w:rsidRDefault="00E7442E" w:rsidP="00E7442E">
      <w:pPr>
        <w:pStyle w:val="NormalWeb"/>
        <w:numPr>
          <w:ilvl w:val="0"/>
          <w:numId w:val="175"/>
        </w:numPr>
      </w:pPr>
      <w:r>
        <w:t>Heavy enterprise solution</w:t>
      </w:r>
    </w:p>
    <w:p w14:paraId="46CF82FA" w14:textId="77777777" w:rsidR="00E7442E" w:rsidRDefault="00E7442E" w:rsidP="00E7442E">
      <w:pPr>
        <w:pStyle w:val="NormalWeb"/>
        <w:numPr>
          <w:ilvl w:val="0"/>
          <w:numId w:val="175"/>
        </w:numPr>
      </w:pPr>
      <w:r>
        <w:t>Not optimized for resume uploads</w:t>
      </w:r>
    </w:p>
    <w:p w14:paraId="21E085F1" w14:textId="77777777" w:rsidR="00E7442E" w:rsidRDefault="00E7442E" w:rsidP="00E7442E">
      <w:pPr>
        <w:pStyle w:val="Heading3"/>
      </w:pPr>
      <w:r>
        <w:rPr>
          <w:rStyle w:val="Strong"/>
          <w:b w:val="0"/>
          <w:bCs w:val="0"/>
        </w:rPr>
        <w:t>Opportunity</w:t>
      </w:r>
    </w:p>
    <w:p w14:paraId="3D7F2F37" w14:textId="77777777" w:rsidR="00E7442E" w:rsidRDefault="00E7442E" w:rsidP="00E7442E">
      <w:pPr>
        <w:pStyle w:val="NormalWeb"/>
      </w:pPr>
      <w:r>
        <w:t xml:space="preserve">TalentRank is </w:t>
      </w:r>
      <w:r>
        <w:rPr>
          <w:rStyle w:val="Strong"/>
        </w:rPr>
        <w:t>focused</w:t>
      </w:r>
      <w:r>
        <w:t>, not bloated.</w:t>
      </w:r>
    </w:p>
    <w:p w14:paraId="53432174" w14:textId="77777777" w:rsidR="00E7442E" w:rsidRDefault="00E902FA" w:rsidP="00E7442E">
      <w:r>
        <w:rPr>
          <w:noProof/>
        </w:rPr>
        <w:pict w14:anchorId="17DA9B2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1673C20" w14:textId="77777777" w:rsidR="00E7442E" w:rsidRDefault="00E7442E" w:rsidP="00E7442E">
      <w:pPr>
        <w:pStyle w:val="Heading2"/>
      </w:pPr>
      <w:r>
        <w:rPr>
          <w:rStyle w:val="Strong"/>
          <w:b w:val="0"/>
          <w:bCs w:val="0"/>
        </w:rPr>
        <w:t>3. Ashby</w:t>
      </w:r>
    </w:p>
    <w:p w14:paraId="007A816E" w14:textId="77777777" w:rsidR="00E7442E" w:rsidRDefault="00E7442E" w:rsidP="00E7442E">
      <w:pPr>
        <w:pStyle w:val="NormalWeb"/>
        <w:numPr>
          <w:ilvl w:val="0"/>
          <w:numId w:val="176"/>
        </w:numPr>
      </w:pPr>
      <w:r>
        <w:t>Elite ATS</w:t>
      </w:r>
    </w:p>
    <w:p w14:paraId="76C3F85A" w14:textId="77777777" w:rsidR="00E7442E" w:rsidRDefault="00E7442E" w:rsidP="00E7442E">
      <w:pPr>
        <w:pStyle w:val="NormalWeb"/>
        <w:numPr>
          <w:ilvl w:val="0"/>
          <w:numId w:val="176"/>
        </w:numPr>
      </w:pPr>
      <w:r>
        <w:t>Excellent analytics</w:t>
      </w:r>
    </w:p>
    <w:p w14:paraId="571B9905" w14:textId="77777777" w:rsidR="00E7442E" w:rsidRDefault="00E7442E" w:rsidP="00E7442E">
      <w:pPr>
        <w:pStyle w:val="NormalWeb"/>
        <w:numPr>
          <w:ilvl w:val="0"/>
          <w:numId w:val="176"/>
        </w:numPr>
      </w:pPr>
      <w:r>
        <w:t>Expensive</w:t>
      </w:r>
    </w:p>
    <w:p w14:paraId="58CA31A7" w14:textId="77777777" w:rsidR="00E7442E" w:rsidRDefault="00E7442E" w:rsidP="00E7442E">
      <w:pPr>
        <w:pStyle w:val="NormalWeb"/>
        <w:numPr>
          <w:ilvl w:val="0"/>
          <w:numId w:val="176"/>
        </w:numPr>
      </w:pPr>
      <w:r>
        <w:t>Requires system-wide adoption</w:t>
      </w:r>
    </w:p>
    <w:p w14:paraId="5FDFAF87" w14:textId="77777777" w:rsidR="00E7442E" w:rsidRDefault="00E7442E" w:rsidP="00E7442E">
      <w:pPr>
        <w:pStyle w:val="NormalWeb"/>
        <w:numPr>
          <w:ilvl w:val="0"/>
          <w:numId w:val="176"/>
        </w:numPr>
      </w:pPr>
      <w:r>
        <w:t>Not designed for bulk resume ranking</w:t>
      </w:r>
    </w:p>
    <w:p w14:paraId="235DC269" w14:textId="77777777" w:rsidR="00E7442E" w:rsidRDefault="00E7442E" w:rsidP="00E7442E">
      <w:pPr>
        <w:pStyle w:val="Heading3"/>
      </w:pPr>
      <w:r>
        <w:rPr>
          <w:rStyle w:val="Strong"/>
          <w:b w:val="0"/>
          <w:bCs w:val="0"/>
        </w:rPr>
        <w:t>Opportunity</w:t>
      </w:r>
    </w:p>
    <w:p w14:paraId="5EF7ECFE" w14:textId="77777777" w:rsidR="00E7442E" w:rsidRDefault="00E7442E" w:rsidP="00E7442E">
      <w:pPr>
        <w:pStyle w:val="NormalWeb"/>
      </w:pPr>
      <w:r>
        <w:t xml:space="preserve">TalentRank becomes a </w:t>
      </w:r>
      <w:r>
        <w:rPr>
          <w:rStyle w:val="Strong"/>
        </w:rPr>
        <w:t>bolt-on AI screening layer</w:t>
      </w:r>
      <w:r>
        <w:t>, not a replacement.</w:t>
      </w:r>
    </w:p>
    <w:p w14:paraId="684BA49D" w14:textId="77777777" w:rsidR="00E7442E" w:rsidRDefault="00E902FA" w:rsidP="00E7442E">
      <w:r>
        <w:rPr>
          <w:noProof/>
        </w:rPr>
        <w:pict w14:anchorId="5BE6B9E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8F6FACB" w14:textId="77777777" w:rsidR="00E7442E" w:rsidRDefault="00E7442E" w:rsidP="00E7442E">
      <w:pPr>
        <w:pStyle w:val="Heading2"/>
      </w:pPr>
      <w:r>
        <w:rPr>
          <w:rStyle w:val="Strong"/>
          <w:b w:val="0"/>
          <w:bCs w:val="0"/>
        </w:rPr>
        <w:t>4. Greenhouse / Lever</w:t>
      </w:r>
    </w:p>
    <w:p w14:paraId="76001CD4" w14:textId="77777777" w:rsidR="00E7442E" w:rsidRDefault="00E7442E" w:rsidP="00E7442E">
      <w:pPr>
        <w:pStyle w:val="NormalWeb"/>
        <w:numPr>
          <w:ilvl w:val="0"/>
          <w:numId w:val="177"/>
        </w:numPr>
      </w:pPr>
      <w:r>
        <w:t>Powerful ATS systems</w:t>
      </w:r>
    </w:p>
    <w:p w14:paraId="7D5EDE1C" w14:textId="77777777" w:rsidR="00E7442E" w:rsidRDefault="00E7442E" w:rsidP="00E7442E">
      <w:pPr>
        <w:pStyle w:val="NormalWeb"/>
        <w:numPr>
          <w:ilvl w:val="0"/>
          <w:numId w:val="177"/>
        </w:numPr>
      </w:pPr>
      <w:r>
        <w:t>Slow to operate</w:t>
      </w:r>
    </w:p>
    <w:p w14:paraId="3B7BC3FF" w14:textId="77777777" w:rsidR="00E7442E" w:rsidRDefault="00E7442E" w:rsidP="00E7442E">
      <w:pPr>
        <w:pStyle w:val="NormalWeb"/>
        <w:numPr>
          <w:ilvl w:val="0"/>
          <w:numId w:val="177"/>
        </w:numPr>
      </w:pPr>
      <w:r>
        <w:t>Designed for enterprise workflows</w:t>
      </w:r>
    </w:p>
    <w:p w14:paraId="161ACFCD" w14:textId="77777777" w:rsidR="00E7442E" w:rsidRDefault="00E7442E" w:rsidP="00E7442E">
      <w:pPr>
        <w:pStyle w:val="NormalWeb"/>
        <w:numPr>
          <w:ilvl w:val="0"/>
          <w:numId w:val="177"/>
        </w:numPr>
      </w:pPr>
      <w:r>
        <w:t>Resume screening still manual</w:t>
      </w:r>
    </w:p>
    <w:p w14:paraId="1DA2ADDD" w14:textId="77777777" w:rsidR="00E7442E" w:rsidRDefault="00E7442E" w:rsidP="00E7442E">
      <w:pPr>
        <w:pStyle w:val="Heading3"/>
      </w:pPr>
      <w:r>
        <w:rPr>
          <w:rStyle w:val="Strong"/>
          <w:b w:val="0"/>
          <w:bCs w:val="0"/>
        </w:rPr>
        <w:t>Opportunity</w:t>
      </w:r>
    </w:p>
    <w:p w14:paraId="04F4A838" w14:textId="77777777" w:rsidR="00E7442E" w:rsidRDefault="00E7442E" w:rsidP="00E7442E">
      <w:pPr>
        <w:pStyle w:val="NormalWeb"/>
      </w:pPr>
      <w:r>
        <w:t xml:space="preserve">TalentRank acts as a </w:t>
      </w:r>
      <w:r>
        <w:rPr>
          <w:rStyle w:val="Strong"/>
        </w:rPr>
        <w:t>speed booster</w:t>
      </w:r>
      <w:r>
        <w:t xml:space="preserve"> to ATS.</w:t>
      </w:r>
    </w:p>
    <w:p w14:paraId="38E610E9" w14:textId="77777777" w:rsidR="00E7442E" w:rsidRDefault="00E902FA" w:rsidP="00E7442E">
      <w:r>
        <w:rPr>
          <w:noProof/>
        </w:rPr>
        <w:pict w14:anchorId="3252C97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D2386B2" w14:textId="77777777" w:rsidR="00E7442E" w:rsidRDefault="00E7442E" w:rsidP="00E7442E">
      <w:pPr>
        <w:pStyle w:val="Heading2"/>
      </w:pPr>
      <w:r>
        <w:rPr>
          <w:rStyle w:val="Strong"/>
          <w:b w:val="0"/>
          <w:bCs w:val="0"/>
        </w:rPr>
        <w:t>5. Paradox, Findem, Ceipal</w:t>
      </w:r>
    </w:p>
    <w:p w14:paraId="06F34285" w14:textId="77777777" w:rsidR="00E7442E" w:rsidRDefault="00E7442E" w:rsidP="00E7442E">
      <w:pPr>
        <w:pStyle w:val="NormalWeb"/>
        <w:numPr>
          <w:ilvl w:val="0"/>
          <w:numId w:val="178"/>
        </w:numPr>
      </w:pPr>
      <w:r>
        <w:t>AI assistants</w:t>
      </w:r>
    </w:p>
    <w:p w14:paraId="3D4B925A" w14:textId="77777777" w:rsidR="00E7442E" w:rsidRDefault="00E7442E" w:rsidP="00E7442E">
      <w:pPr>
        <w:pStyle w:val="NormalWeb"/>
        <w:numPr>
          <w:ilvl w:val="0"/>
          <w:numId w:val="178"/>
        </w:numPr>
      </w:pPr>
      <w:r>
        <w:t>Mostly sourcing/chat automation</w:t>
      </w:r>
    </w:p>
    <w:p w14:paraId="173A5CB7" w14:textId="77777777" w:rsidR="00E7442E" w:rsidRDefault="00E7442E" w:rsidP="00E7442E">
      <w:pPr>
        <w:pStyle w:val="NormalWeb"/>
        <w:numPr>
          <w:ilvl w:val="0"/>
          <w:numId w:val="178"/>
        </w:numPr>
      </w:pPr>
      <w:r>
        <w:t>Resume ranking is weak</w:t>
      </w:r>
    </w:p>
    <w:p w14:paraId="3503A00A" w14:textId="77777777" w:rsidR="00E7442E" w:rsidRDefault="00E7442E" w:rsidP="00E7442E">
      <w:pPr>
        <w:pStyle w:val="Heading3"/>
      </w:pPr>
      <w:r>
        <w:rPr>
          <w:rStyle w:val="Strong"/>
          <w:b w:val="0"/>
          <w:bCs w:val="0"/>
        </w:rPr>
        <w:lastRenderedPageBreak/>
        <w:t>Opportunity</w:t>
      </w:r>
    </w:p>
    <w:p w14:paraId="671F6504" w14:textId="77777777" w:rsidR="00E7442E" w:rsidRDefault="00E7442E" w:rsidP="00E7442E">
      <w:pPr>
        <w:pStyle w:val="NormalWeb"/>
      </w:pPr>
      <w:r>
        <w:t xml:space="preserve">TalentRank is the </w:t>
      </w:r>
      <w:r>
        <w:rPr>
          <w:rStyle w:val="Strong"/>
        </w:rPr>
        <w:t>best-in-class for resume ranking accuracy + speed</w:t>
      </w:r>
      <w:r>
        <w:t>.</w:t>
      </w:r>
    </w:p>
    <w:p w14:paraId="3A732BEF" w14:textId="77777777" w:rsidR="00E7442E" w:rsidRDefault="00E902FA" w:rsidP="00E7442E">
      <w:r>
        <w:rPr>
          <w:noProof/>
        </w:rPr>
        <w:pict w14:anchorId="0312C8E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F6955B9" w14:textId="77777777" w:rsidR="00E7442E" w:rsidRDefault="00E7442E" w:rsidP="00E7442E">
      <w:pPr>
        <w:pStyle w:val="Heading1"/>
      </w:pPr>
      <w:r>
        <w:rPr>
          <w:rFonts w:ascii="Apple Color Emoji" w:hAnsi="Apple Color Emoji" w:cs="Apple Color Emoji"/>
        </w:rPr>
        <w:t>🚀</w:t>
      </w:r>
      <w:r>
        <w:t xml:space="preserve"> </w:t>
      </w:r>
      <w:r>
        <w:rPr>
          <w:rStyle w:val="Strong"/>
          <w:b/>
          <w:bCs/>
        </w:rPr>
        <w:t>Slide 5 — Positioning Map</w:t>
      </w:r>
    </w:p>
    <w:p w14:paraId="370A9B9C" w14:textId="77777777" w:rsidR="00E7442E" w:rsidRDefault="00E7442E" w:rsidP="00E7442E">
      <w:pPr>
        <w:pStyle w:val="NormalWeb"/>
      </w:pPr>
      <w:r>
        <w:rPr>
          <w:rStyle w:val="Emphasis"/>
        </w:rPr>
        <w:t>(Text version, map inference)</w:t>
      </w:r>
    </w:p>
    <w:p w14:paraId="2D007DD3" w14:textId="77777777" w:rsidR="00E7442E" w:rsidRDefault="00E7442E" w:rsidP="00E7442E">
      <w:pPr>
        <w:pStyle w:val="NormalWeb"/>
      </w:pPr>
      <w:r>
        <w:t>X-axis: Speed</w:t>
      </w:r>
      <w:r>
        <w:br/>
        <w:t>Y-axis: Accuracy</w:t>
      </w:r>
    </w:p>
    <w:p w14:paraId="06E7CC71" w14:textId="77777777" w:rsidR="00E7442E" w:rsidRDefault="00E7442E" w:rsidP="00E7442E">
      <w:pPr>
        <w:pStyle w:val="HTMLPreformatted"/>
        <w:rPr>
          <w:rStyle w:val="HTMLCode"/>
        </w:rPr>
      </w:pPr>
      <w:r>
        <w:rPr>
          <w:rStyle w:val="hljs-variable"/>
        </w:rPr>
        <w:t>High</w:t>
      </w:r>
      <w:r>
        <w:rPr>
          <w:rStyle w:val="HTMLCode"/>
        </w:rPr>
        <w:t xml:space="preserve"> </w:t>
      </w:r>
      <w:r>
        <w:rPr>
          <w:rStyle w:val="hljs-builtin"/>
        </w:rPr>
        <w:t>Accuracy</w:t>
      </w:r>
      <w:r>
        <w:rPr>
          <w:rStyle w:val="hljs-operator"/>
        </w:rPr>
        <w:t>,</w:t>
      </w:r>
      <w:r>
        <w:rPr>
          <w:rStyle w:val="HTMLCode"/>
        </w:rPr>
        <w:t xml:space="preserve"> </w:t>
      </w:r>
      <w:r>
        <w:rPr>
          <w:rStyle w:val="hljs-variable"/>
        </w:rPr>
        <w:t>High</w:t>
      </w:r>
      <w:r>
        <w:rPr>
          <w:rStyle w:val="HTMLCode"/>
        </w:rPr>
        <w:t xml:space="preserve"> </w:t>
      </w:r>
      <w:r>
        <w:rPr>
          <w:rStyle w:val="hljs-variable"/>
        </w:rPr>
        <w:t>Speed</w:t>
      </w:r>
      <w:r>
        <w:rPr>
          <w:rStyle w:val="HTMLCode"/>
        </w:rPr>
        <w:t xml:space="preserve">  →  </w:t>
      </w:r>
      <w:r>
        <w:rPr>
          <w:rStyle w:val="hljs-variable"/>
        </w:rPr>
        <w:t>TalentRank</w:t>
      </w:r>
      <w:r>
        <w:rPr>
          <w:rStyle w:val="HTMLCode"/>
        </w:rPr>
        <w:t xml:space="preserve"> </w:t>
      </w:r>
      <w:r>
        <w:rPr>
          <w:rStyle w:val="hljs-variable"/>
        </w:rPr>
        <w:t>AI</w:t>
      </w:r>
      <w:r>
        <w:rPr>
          <w:rStyle w:val="HTMLCode"/>
        </w:rPr>
        <w:t xml:space="preserve"> </w:t>
      </w:r>
      <w:r>
        <w:rPr>
          <w:rStyle w:val="hljs-punctuation"/>
        </w:rPr>
        <w:t>(</w:t>
      </w:r>
      <w:r>
        <w:rPr>
          <w:rStyle w:val="hljs-variable"/>
        </w:rPr>
        <w:t>Ideal</w:t>
      </w:r>
      <w:r>
        <w:rPr>
          <w:rStyle w:val="HTMLCode"/>
        </w:rPr>
        <w:t xml:space="preserve"> </w:t>
      </w:r>
      <w:r>
        <w:rPr>
          <w:rStyle w:val="hljs-variable"/>
        </w:rPr>
        <w:t>Zone</w:t>
      </w:r>
      <w:r>
        <w:rPr>
          <w:rStyle w:val="hljs-punctuation"/>
        </w:rPr>
        <w:t>)</w:t>
      </w:r>
    </w:p>
    <w:p w14:paraId="059AB4CA" w14:textId="77777777" w:rsidR="00E7442E" w:rsidRDefault="00E7442E" w:rsidP="00E7442E">
      <w:pPr>
        <w:pStyle w:val="HTMLPreformatted"/>
        <w:rPr>
          <w:rStyle w:val="HTMLCode"/>
        </w:rPr>
      </w:pPr>
      <w:r>
        <w:rPr>
          <w:rStyle w:val="hljs-variable"/>
        </w:rPr>
        <w:t>High</w:t>
      </w:r>
      <w:r>
        <w:rPr>
          <w:rStyle w:val="HTMLCode"/>
        </w:rPr>
        <w:t xml:space="preserve"> </w:t>
      </w:r>
      <w:r>
        <w:rPr>
          <w:rStyle w:val="hljs-builtin"/>
        </w:rPr>
        <w:t>Accuracy</w:t>
      </w:r>
      <w:r>
        <w:rPr>
          <w:rStyle w:val="hljs-operator"/>
        </w:rPr>
        <w:t>,</w:t>
      </w:r>
      <w:r>
        <w:rPr>
          <w:rStyle w:val="HTMLCode"/>
        </w:rPr>
        <w:t xml:space="preserve"> </w:t>
      </w:r>
      <w:r>
        <w:rPr>
          <w:rStyle w:val="hljs-variable"/>
        </w:rPr>
        <w:t>Low</w:t>
      </w:r>
      <w:r>
        <w:rPr>
          <w:rStyle w:val="HTMLCode"/>
        </w:rPr>
        <w:t xml:space="preserve"> </w:t>
      </w:r>
      <w:r>
        <w:rPr>
          <w:rStyle w:val="hljs-variable"/>
        </w:rPr>
        <w:t>Speed</w:t>
      </w:r>
      <w:r>
        <w:rPr>
          <w:rStyle w:val="HTMLCode"/>
        </w:rPr>
        <w:t xml:space="preserve">   →  </w:t>
      </w:r>
      <w:r>
        <w:rPr>
          <w:rStyle w:val="hljs-variable"/>
        </w:rPr>
        <w:t>Ashby</w:t>
      </w:r>
    </w:p>
    <w:p w14:paraId="1B166388" w14:textId="77777777" w:rsidR="00E7442E" w:rsidRDefault="00E7442E" w:rsidP="00E7442E">
      <w:pPr>
        <w:pStyle w:val="HTMLPreformatted"/>
        <w:rPr>
          <w:rStyle w:val="HTMLCode"/>
        </w:rPr>
      </w:pPr>
      <w:r>
        <w:rPr>
          <w:rStyle w:val="hljs-variable"/>
        </w:rPr>
        <w:t>Low</w:t>
      </w:r>
      <w:r>
        <w:rPr>
          <w:rStyle w:val="HTMLCode"/>
        </w:rPr>
        <w:t xml:space="preserve"> </w:t>
      </w:r>
      <w:r>
        <w:rPr>
          <w:rStyle w:val="hljs-builtin"/>
        </w:rPr>
        <w:t>Accuracy</w:t>
      </w:r>
      <w:r>
        <w:rPr>
          <w:rStyle w:val="hljs-operator"/>
        </w:rPr>
        <w:t>,</w:t>
      </w:r>
      <w:r>
        <w:rPr>
          <w:rStyle w:val="HTMLCode"/>
        </w:rPr>
        <w:t xml:space="preserve"> </w:t>
      </w:r>
      <w:r>
        <w:rPr>
          <w:rStyle w:val="hljs-variable"/>
        </w:rPr>
        <w:t>High</w:t>
      </w:r>
      <w:r>
        <w:rPr>
          <w:rStyle w:val="HTMLCode"/>
        </w:rPr>
        <w:t xml:space="preserve"> </w:t>
      </w:r>
      <w:r>
        <w:rPr>
          <w:rStyle w:val="hljs-variable"/>
        </w:rPr>
        <w:t>Speed</w:t>
      </w:r>
      <w:r>
        <w:rPr>
          <w:rStyle w:val="HTMLCode"/>
        </w:rPr>
        <w:t xml:space="preserve">   →  </w:t>
      </w:r>
      <w:r>
        <w:rPr>
          <w:rStyle w:val="hljs-variable"/>
        </w:rPr>
        <w:t>Jobscan</w:t>
      </w:r>
    </w:p>
    <w:p w14:paraId="44F50A15" w14:textId="77777777" w:rsidR="00E7442E" w:rsidRDefault="00E7442E" w:rsidP="00E7442E">
      <w:pPr>
        <w:pStyle w:val="HTMLPreformatted"/>
        <w:rPr>
          <w:rStyle w:val="HTMLCode"/>
        </w:rPr>
      </w:pPr>
      <w:r>
        <w:rPr>
          <w:rStyle w:val="hljs-variable"/>
        </w:rPr>
        <w:t>Low</w:t>
      </w:r>
      <w:r>
        <w:rPr>
          <w:rStyle w:val="HTMLCode"/>
        </w:rPr>
        <w:t xml:space="preserve"> </w:t>
      </w:r>
      <w:r>
        <w:rPr>
          <w:rStyle w:val="hljs-builtin"/>
        </w:rPr>
        <w:t>Accuracy</w:t>
      </w:r>
      <w:r>
        <w:rPr>
          <w:rStyle w:val="hljs-operator"/>
        </w:rPr>
        <w:t>,</w:t>
      </w:r>
      <w:r>
        <w:rPr>
          <w:rStyle w:val="HTMLCode"/>
        </w:rPr>
        <w:t xml:space="preserve"> </w:t>
      </w:r>
      <w:r>
        <w:rPr>
          <w:rStyle w:val="hljs-variable"/>
        </w:rPr>
        <w:t>Low</w:t>
      </w:r>
      <w:r>
        <w:rPr>
          <w:rStyle w:val="HTMLCode"/>
        </w:rPr>
        <w:t xml:space="preserve"> </w:t>
      </w:r>
      <w:r>
        <w:rPr>
          <w:rStyle w:val="hljs-variable"/>
        </w:rPr>
        <w:t>Speed</w:t>
      </w:r>
      <w:r>
        <w:rPr>
          <w:rStyle w:val="HTMLCode"/>
        </w:rPr>
        <w:t xml:space="preserve">    →  </w:t>
      </w:r>
      <w:r>
        <w:rPr>
          <w:rStyle w:val="hljs-builtin"/>
        </w:rPr>
        <w:t>Most</w:t>
      </w:r>
      <w:r>
        <w:rPr>
          <w:rStyle w:val="HTMLCode"/>
        </w:rPr>
        <w:t xml:space="preserve"> </w:t>
      </w:r>
      <w:r>
        <w:rPr>
          <w:rStyle w:val="hljs-variable"/>
        </w:rPr>
        <w:t>ATS</w:t>
      </w:r>
      <w:r>
        <w:rPr>
          <w:rStyle w:val="HTMLCode"/>
        </w:rPr>
        <w:t xml:space="preserve"> </w:t>
      </w:r>
      <w:r>
        <w:rPr>
          <w:rStyle w:val="hljs-variable"/>
        </w:rPr>
        <w:t>systems</w:t>
      </w:r>
    </w:p>
    <w:p w14:paraId="0790B1E2" w14:textId="77777777" w:rsidR="00E7442E" w:rsidRDefault="00E7442E" w:rsidP="00E7442E">
      <w:pPr>
        <w:pStyle w:val="NormalWeb"/>
      </w:pPr>
      <w:r>
        <w:t xml:space="preserve">TalentRank sits in the </w:t>
      </w:r>
      <w:r>
        <w:rPr>
          <w:rStyle w:val="Strong"/>
        </w:rPr>
        <w:t>top-right quadrant</w:t>
      </w:r>
      <w:r>
        <w:t xml:space="preserve"> — the desired position.</w:t>
      </w:r>
    </w:p>
    <w:p w14:paraId="5504CDF1" w14:textId="77777777" w:rsidR="00E7442E" w:rsidRDefault="00E902FA" w:rsidP="00E7442E">
      <w:r>
        <w:rPr>
          <w:noProof/>
        </w:rPr>
        <w:pict w14:anchorId="7CA7839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45D8226" w14:textId="77777777" w:rsidR="00E7442E" w:rsidRDefault="00E7442E" w:rsidP="00E7442E">
      <w:pPr>
        <w:pStyle w:val="Heading1"/>
      </w:pPr>
      <w:r>
        <w:rPr>
          <w:rFonts w:ascii="Apple Color Emoji" w:hAnsi="Apple Color Emoji" w:cs="Apple Color Emoji"/>
        </w:rPr>
        <w:t>🔥</w:t>
      </w:r>
      <w:r>
        <w:t xml:space="preserve"> </w:t>
      </w:r>
      <w:r>
        <w:rPr>
          <w:rStyle w:val="Strong"/>
          <w:b/>
          <w:bCs/>
        </w:rPr>
        <w:t>Slide 6 — SWOT Analysis (TalentRank AI)</w:t>
      </w:r>
    </w:p>
    <w:p w14:paraId="0256BF5B" w14:textId="77777777" w:rsidR="00E7442E" w:rsidRDefault="00E7442E" w:rsidP="00E7442E">
      <w:pPr>
        <w:pStyle w:val="Heading2"/>
      </w:pPr>
      <w:r>
        <w:rPr>
          <w:rStyle w:val="Strong"/>
          <w:b w:val="0"/>
          <w:bCs w:val="0"/>
        </w:rPr>
        <w:t>Strengths</w:t>
      </w:r>
    </w:p>
    <w:p w14:paraId="54F7A77A" w14:textId="77777777" w:rsidR="00E7442E" w:rsidRDefault="00E7442E" w:rsidP="00E7442E">
      <w:pPr>
        <w:pStyle w:val="NormalWeb"/>
        <w:numPr>
          <w:ilvl w:val="0"/>
          <w:numId w:val="179"/>
        </w:numPr>
      </w:pPr>
      <w:r>
        <w:t>Lightning-fast resume parsing</w:t>
      </w:r>
    </w:p>
    <w:p w14:paraId="3BE0CD9D" w14:textId="77777777" w:rsidR="00E7442E" w:rsidRDefault="00E7442E" w:rsidP="00E7442E">
      <w:pPr>
        <w:pStyle w:val="NormalWeb"/>
        <w:numPr>
          <w:ilvl w:val="0"/>
          <w:numId w:val="179"/>
        </w:numPr>
      </w:pPr>
      <w:r>
        <w:t>AI ranking with clear scoring</w:t>
      </w:r>
    </w:p>
    <w:p w14:paraId="3A3CC5CB" w14:textId="77777777" w:rsidR="00E7442E" w:rsidRDefault="00E7442E" w:rsidP="00E7442E">
      <w:pPr>
        <w:pStyle w:val="NormalWeb"/>
        <w:numPr>
          <w:ilvl w:val="0"/>
          <w:numId w:val="179"/>
        </w:numPr>
      </w:pPr>
      <w:r>
        <w:t>Beautiful UX</w:t>
      </w:r>
    </w:p>
    <w:p w14:paraId="487CDAB5" w14:textId="77777777" w:rsidR="00E7442E" w:rsidRDefault="00E7442E" w:rsidP="00E7442E">
      <w:pPr>
        <w:pStyle w:val="NormalWeb"/>
        <w:numPr>
          <w:ilvl w:val="0"/>
          <w:numId w:val="179"/>
        </w:numPr>
      </w:pPr>
      <w:r>
        <w:t>No ATS dependencies</w:t>
      </w:r>
    </w:p>
    <w:p w14:paraId="78DF230C" w14:textId="77777777" w:rsidR="00E7442E" w:rsidRDefault="00E7442E" w:rsidP="00E7442E">
      <w:pPr>
        <w:pStyle w:val="NormalWeb"/>
        <w:numPr>
          <w:ilvl w:val="0"/>
          <w:numId w:val="179"/>
        </w:numPr>
      </w:pPr>
      <w:r>
        <w:t>Affordable subscription</w:t>
      </w:r>
    </w:p>
    <w:p w14:paraId="235086A3" w14:textId="77777777" w:rsidR="00E7442E" w:rsidRDefault="00E7442E" w:rsidP="00E7442E">
      <w:pPr>
        <w:pStyle w:val="NormalWeb"/>
        <w:numPr>
          <w:ilvl w:val="0"/>
          <w:numId w:val="179"/>
        </w:numPr>
      </w:pPr>
      <w:r>
        <w:t>Easy onboarding (Google login)</w:t>
      </w:r>
    </w:p>
    <w:p w14:paraId="6349D7AE" w14:textId="77777777" w:rsidR="00E7442E" w:rsidRDefault="00E7442E" w:rsidP="00E7442E">
      <w:pPr>
        <w:pStyle w:val="NormalWeb"/>
        <w:numPr>
          <w:ilvl w:val="0"/>
          <w:numId w:val="179"/>
        </w:numPr>
      </w:pPr>
      <w:r>
        <w:t>10–200 resume upload in seconds</w:t>
      </w:r>
    </w:p>
    <w:p w14:paraId="22E41E75" w14:textId="77777777" w:rsidR="00E7442E" w:rsidRDefault="00E7442E" w:rsidP="00E7442E">
      <w:pPr>
        <w:pStyle w:val="Heading2"/>
      </w:pPr>
      <w:r>
        <w:rPr>
          <w:rStyle w:val="Strong"/>
          <w:b w:val="0"/>
          <w:bCs w:val="0"/>
        </w:rPr>
        <w:t>Weaknesses</w:t>
      </w:r>
    </w:p>
    <w:p w14:paraId="247125BA" w14:textId="77777777" w:rsidR="00E7442E" w:rsidRDefault="00E7442E" w:rsidP="00E7442E">
      <w:pPr>
        <w:pStyle w:val="NormalWeb"/>
        <w:numPr>
          <w:ilvl w:val="0"/>
          <w:numId w:val="180"/>
        </w:numPr>
      </w:pPr>
      <w:r>
        <w:t>New brand</w:t>
      </w:r>
    </w:p>
    <w:p w14:paraId="23C12564" w14:textId="77777777" w:rsidR="00E7442E" w:rsidRDefault="00E7442E" w:rsidP="00E7442E">
      <w:pPr>
        <w:pStyle w:val="NormalWeb"/>
        <w:numPr>
          <w:ilvl w:val="0"/>
          <w:numId w:val="180"/>
        </w:numPr>
      </w:pPr>
      <w:r>
        <w:t>No ATS integration (initially)</w:t>
      </w:r>
    </w:p>
    <w:p w14:paraId="43C4387B" w14:textId="77777777" w:rsidR="00E7442E" w:rsidRDefault="00E7442E" w:rsidP="00E7442E">
      <w:pPr>
        <w:pStyle w:val="NormalWeb"/>
        <w:numPr>
          <w:ilvl w:val="0"/>
          <w:numId w:val="180"/>
        </w:numPr>
      </w:pPr>
      <w:r>
        <w:t>AI accuracy depends on resume quality</w:t>
      </w:r>
    </w:p>
    <w:p w14:paraId="59B7A7A4" w14:textId="77777777" w:rsidR="00E7442E" w:rsidRDefault="00E7442E" w:rsidP="00E7442E">
      <w:pPr>
        <w:pStyle w:val="Heading2"/>
      </w:pPr>
      <w:r>
        <w:rPr>
          <w:rStyle w:val="Strong"/>
          <w:b w:val="0"/>
          <w:bCs w:val="0"/>
        </w:rPr>
        <w:t>Opportunities</w:t>
      </w:r>
    </w:p>
    <w:p w14:paraId="75A71A10" w14:textId="77777777" w:rsidR="00E7442E" w:rsidRDefault="00E7442E" w:rsidP="00E7442E">
      <w:pPr>
        <w:pStyle w:val="NormalWeb"/>
        <w:numPr>
          <w:ilvl w:val="0"/>
          <w:numId w:val="181"/>
        </w:numPr>
      </w:pPr>
      <w:r>
        <w:t>Massive global recruiting market</w:t>
      </w:r>
    </w:p>
    <w:p w14:paraId="269FCFB3" w14:textId="77777777" w:rsidR="00E7442E" w:rsidRDefault="00E7442E" w:rsidP="00E7442E">
      <w:pPr>
        <w:pStyle w:val="NormalWeb"/>
        <w:numPr>
          <w:ilvl w:val="0"/>
          <w:numId w:val="181"/>
        </w:numPr>
      </w:pPr>
      <w:r>
        <w:t>Partner with ATS companies</w:t>
      </w:r>
    </w:p>
    <w:p w14:paraId="5BEFD17B" w14:textId="77777777" w:rsidR="00E7442E" w:rsidRDefault="00E7442E" w:rsidP="00E7442E">
      <w:pPr>
        <w:pStyle w:val="NormalWeb"/>
        <w:numPr>
          <w:ilvl w:val="0"/>
          <w:numId w:val="181"/>
        </w:numPr>
      </w:pPr>
      <w:r>
        <w:lastRenderedPageBreak/>
        <w:t>Sell to recruiting agencies</w:t>
      </w:r>
    </w:p>
    <w:p w14:paraId="1A443227" w14:textId="77777777" w:rsidR="00E7442E" w:rsidRDefault="00E7442E" w:rsidP="00E7442E">
      <w:pPr>
        <w:pStyle w:val="NormalWeb"/>
        <w:numPr>
          <w:ilvl w:val="0"/>
          <w:numId w:val="181"/>
        </w:numPr>
      </w:pPr>
      <w:r>
        <w:t>Team collaboration features</w:t>
      </w:r>
    </w:p>
    <w:p w14:paraId="4544CD2C" w14:textId="77777777" w:rsidR="00E7442E" w:rsidRDefault="00E7442E" w:rsidP="00E7442E">
      <w:pPr>
        <w:pStyle w:val="NormalWeb"/>
        <w:numPr>
          <w:ilvl w:val="0"/>
          <w:numId w:val="181"/>
        </w:numPr>
      </w:pPr>
      <w:r>
        <w:t>AI interview assistant later</w:t>
      </w:r>
    </w:p>
    <w:p w14:paraId="7B7FE400" w14:textId="77777777" w:rsidR="00E7442E" w:rsidRDefault="00E7442E" w:rsidP="00E7442E">
      <w:pPr>
        <w:pStyle w:val="Heading2"/>
      </w:pPr>
      <w:r>
        <w:rPr>
          <w:rStyle w:val="Strong"/>
          <w:b w:val="0"/>
          <w:bCs w:val="0"/>
        </w:rPr>
        <w:t>Threats</w:t>
      </w:r>
    </w:p>
    <w:p w14:paraId="745ADE17" w14:textId="77777777" w:rsidR="00E7442E" w:rsidRDefault="00E7442E" w:rsidP="00E7442E">
      <w:pPr>
        <w:pStyle w:val="NormalWeb"/>
        <w:numPr>
          <w:ilvl w:val="0"/>
          <w:numId w:val="182"/>
        </w:numPr>
      </w:pPr>
      <w:r>
        <w:t>ATS vendors adding more AI</w:t>
      </w:r>
    </w:p>
    <w:p w14:paraId="5D070F91" w14:textId="77777777" w:rsidR="00E7442E" w:rsidRDefault="00E7442E" w:rsidP="00E7442E">
      <w:pPr>
        <w:pStyle w:val="NormalWeb"/>
        <w:numPr>
          <w:ilvl w:val="0"/>
          <w:numId w:val="182"/>
        </w:numPr>
      </w:pPr>
      <w:r>
        <w:t>Cheaper offshore tools</w:t>
      </w:r>
    </w:p>
    <w:p w14:paraId="72ED0736" w14:textId="77777777" w:rsidR="00E7442E" w:rsidRDefault="00E7442E" w:rsidP="00E7442E">
      <w:pPr>
        <w:pStyle w:val="NormalWeb"/>
        <w:numPr>
          <w:ilvl w:val="0"/>
          <w:numId w:val="182"/>
        </w:numPr>
      </w:pPr>
      <w:r>
        <w:t>LLM cost fluctuations</w:t>
      </w:r>
    </w:p>
    <w:p w14:paraId="0A3AA525" w14:textId="77777777" w:rsidR="00E7442E" w:rsidRDefault="00E7442E" w:rsidP="00E7442E">
      <w:pPr>
        <w:pStyle w:val="NormalWeb"/>
        <w:numPr>
          <w:ilvl w:val="0"/>
          <w:numId w:val="182"/>
        </w:numPr>
      </w:pPr>
      <w:r>
        <w:t>Privacy concerns</w:t>
      </w:r>
    </w:p>
    <w:p w14:paraId="06DE3FF5" w14:textId="77777777" w:rsidR="00E7442E" w:rsidRDefault="00E902FA" w:rsidP="00E7442E">
      <w:r>
        <w:rPr>
          <w:noProof/>
        </w:rPr>
        <w:pict w14:anchorId="2EB2E20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748405F" w14:textId="77777777" w:rsidR="00E7442E" w:rsidRDefault="00E7442E" w:rsidP="00E7442E">
      <w:pPr>
        <w:pStyle w:val="Heading1"/>
      </w:pPr>
      <w:r>
        <w:rPr>
          <w:rFonts w:ascii="Apple Color Emoji" w:hAnsi="Apple Color Emoji" w:cs="Apple Color Emoji"/>
        </w:rPr>
        <w:t>🎯</w:t>
      </w:r>
      <w:r>
        <w:t xml:space="preserve"> </w:t>
      </w:r>
      <w:r>
        <w:rPr>
          <w:rStyle w:val="Strong"/>
          <w:b/>
          <w:bCs/>
        </w:rPr>
        <w:t>Slide 7 — TalentRank AI’s Competitive Advantage</w:t>
      </w:r>
    </w:p>
    <w:p w14:paraId="49DA2FFD" w14:textId="77777777" w:rsidR="00E7442E" w:rsidRDefault="00E7442E" w:rsidP="00E7442E">
      <w:pPr>
        <w:pStyle w:val="NormalWeb"/>
      </w:pPr>
      <w:r>
        <w:t>Your unique value proposition (UVP):</w:t>
      </w:r>
    </w:p>
    <w:p w14:paraId="526FCE95" w14:textId="77777777" w:rsidR="00E7442E" w:rsidRDefault="00E7442E" w:rsidP="00E7442E">
      <w:pPr>
        <w:pStyle w:val="NormalWeb"/>
      </w:pPr>
      <w:r>
        <w:rPr>
          <w:rStyle w:val="Strong"/>
        </w:rPr>
        <w:t>“The fastest way for recruiters to shortlist top candidates using AI.”</w:t>
      </w:r>
    </w:p>
    <w:p w14:paraId="26550385" w14:textId="77777777" w:rsidR="00E7442E" w:rsidRDefault="00E7442E" w:rsidP="00E7442E">
      <w:pPr>
        <w:pStyle w:val="Heading3"/>
      </w:pPr>
      <w:r>
        <w:t>Why this wins:</w:t>
      </w:r>
    </w:p>
    <w:p w14:paraId="2674D38B" w14:textId="77777777" w:rsidR="00E7442E" w:rsidRDefault="00E7442E" w:rsidP="00E7442E">
      <w:pPr>
        <w:pStyle w:val="NormalWeb"/>
        <w:numPr>
          <w:ilvl w:val="0"/>
          <w:numId w:val="183"/>
        </w:numPr>
      </w:pPr>
      <w:r>
        <w:t xml:space="preserve">Recruiters want </w:t>
      </w:r>
      <w:r>
        <w:rPr>
          <w:rStyle w:val="Strong"/>
        </w:rPr>
        <w:t>speed</w:t>
      </w:r>
    </w:p>
    <w:p w14:paraId="6AE4473F" w14:textId="77777777" w:rsidR="00E7442E" w:rsidRDefault="00E7442E" w:rsidP="00E7442E">
      <w:pPr>
        <w:pStyle w:val="NormalWeb"/>
        <w:numPr>
          <w:ilvl w:val="0"/>
          <w:numId w:val="183"/>
        </w:numPr>
      </w:pPr>
      <w:r>
        <w:t xml:space="preserve">Hiring managers want </w:t>
      </w:r>
      <w:r>
        <w:rPr>
          <w:rStyle w:val="Strong"/>
        </w:rPr>
        <w:t>clarity</w:t>
      </w:r>
    </w:p>
    <w:p w14:paraId="528E2E3A" w14:textId="77777777" w:rsidR="00E7442E" w:rsidRDefault="00E7442E" w:rsidP="00E7442E">
      <w:pPr>
        <w:pStyle w:val="NormalWeb"/>
        <w:numPr>
          <w:ilvl w:val="0"/>
          <w:numId w:val="183"/>
        </w:numPr>
      </w:pPr>
      <w:r>
        <w:t xml:space="preserve">Leaders want </w:t>
      </w:r>
      <w:r>
        <w:rPr>
          <w:rStyle w:val="Strong"/>
        </w:rPr>
        <w:t>efficiency</w:t>
      </w:r>
    </w:p>
    <w:p w14:paraId="339047F4" w14:textId="77777777" w:rsidR="00E7442E" w:rsidRDefault="00E7442E" w:rsidP="00E7442E">
      <w:pPr>
        <w:pStyle w:val="NormalWeb"/>
        <w:numPr>
          <w:ilvl w:val="0"/>
          <w:numId w:val="183"/>
        </w:numPr>
      </w:pPr>
      <w:r>
        <w:t>ATS systems are slow and bloated</w:t>
      </w:r>
    </w:p>
    <w:p w14:paraId="41253029" w14:textId="77777777" w:rsidR="00E7442E" w:rsidRDefault="00E7442E" w:rsidP="00E7442E">
      <w:pPr>
        <w:pStyle w:val="NormalWeb"/>
      </w:pPr>
      <w:r>
        <w:t xml:space="preserve">TalentRank AI is </w:t>
      </w:r>
      <w:r>
        <w:rPr>
          <w:rStyle w:val="Strong"/>
        </w:rPr>
        <w:t>simple, elegant, and laser-focused</w:t>
      </w:r>
      <w:r>
        <w:t xml:space="preserve"> on the biggest pain:</w:t>
      </w:r>
      <w:r>
        <w:br/>
      </w:r>
      <w:r>
        <w:rPr>
          <w:rStyle w:val="Strong"/>
        </w:rPr>
        <w:t>manual resume screening.</w:t>
      </w:r>
    </w:p>
    <w:p w14:paraId="4AB56A8A" w14:textId="77777777" w:rsidR="00E7442E" w:rsidRDefault="00E902FA" w:rsidP="00E7442E">
      <w:r>
        <w:rPr>
          <w:noProof/>
        </w:rPr>
        <w:pict w14:anchorId="1293B45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CC4FB36" w14:textId="77777777" w:rsidR="00E7442E" w:rsidRDefault="00E7442E" w:rsidP="00E7442E">
      <w:pPr>
        <w:pStyle w:val="Heading1"/>
      </w:pPr>
      <w:r>
        <w:rPr>
          <w:rFonts w:ascii="Apple Color Emoji" w:hAnsi="Apple Color Emoji" w:cs="Apple Color Emoji"/>
        </w:rPr>
        <w:t>🚀</w:t>
      </w:r>
      <w:r>
        <w:t xml:space="preserve"> </w:t>
      </w:r>
      <w:r>
        <w:rPr>
          <w:rStyle w:val="Strong"/>
          <w:b/>
          <w:bCs/>
        </w:rPr>
        <w:t>Slide 8 — Strategic Positioning Summary</w:t>
      </w:r>
    </w:p>
    <w:p w14:paraId="1BE6209C" w14:textId="77777777" w:rsidR="00E7442E" w:rsidRDefault="00E7442E" w:rsidP="00E7442E">
      <w:pPr>
        <w:pStyle w:val="Heading3"/>
      </w:pPr>
      <w:r>
        <w:t>TalentRank AI stands out because it is:</w:t>
      </w:r>
    </w:p>
    <w:p w14:paraId="667DB9EA" w14:textId="77777777" w:rsidR="00E7442E" w:rsidRDefault="00E7442E" w:rsidP="00E7442E">
      <w:pPr>
        <w:pStyle w:val="NormalWeb"/>
        <w:numPr>
          <w:ilvl w:val="0"/>
          <w:numId w:val="184"/>
        </w:numPr>
      </w:pPr>
      <w:r>
        <w:rPr>
          <w:rStyle w:val="Strong"/>
        </w:rPr>
        <w:t>Purpose-built</w:t>
      </w:r>
      <w:r>
        <w:t xml:space="preserve"> for resume ranking</w:t>
      </w:r>
    </w:p>
    <w:p w14:paraId="00523D86" w14:textId="77777777" w:rsidR="00E7442E" w:rsidRDefault="00E7442E" w:rsidP="00E7442E">
      <w:pPr>
        <w:pStyle w:val="NormalWeb"/>
        <w:numPr>
          <w:ilvl w:val="0"/>
          <w:numId w:val="184"/>
        </w:numPr>
      </w:pPr>
      <w:r>
        <w:rPr>
          <w:rStyle w:val="Strong"/>
        </w:rPr>
        <w:t>10× faster</w:t>
      </w:r>
      <w:r>
        <w:t xml:space="preserve"> than ATS systems</w:t>
      </w:r>
    </w:p>
    <w:p w14:paraId="6E0EE64A" w14:textId="77777777" w:rsidR="00E7442E" w:rsidRDefault="00E7442E" w:rsidP="00E7442E">
      <w:pPr>
        <w:pStyle w:val="NormalWeb"/>
        <w:numPr>
          <w:ilvl w:val="0"/>
          <w:numId w:val="184"/>
        </w:numPr>
      </w:pPr>
      <w:r>
        <w:rPr>
          <w:rStyle w:val="Strong"/>
        </w:rPr>
        <w:t>More accurate</w:t>
      </w:r>
      <w:r>
        <w:t xml:space="preserve"> than Jobscan / basic AI tools</w:t>
      </w:r>
    </w:p>
    <w:p w14:paraId="4CA58FF5" w14:textId="77777777" w:rsidR="00E7442E" w:rsidRDefault="00E7442E" w:rsidP="00E7442E">
      <w:pPr>
        <w:pStyle w:val="NormalWeb"/>
        <w:numPr>
          <w:ilvl w:val="0"/>
          <w:numId w:val="184"/>
        </w:numPr>
      </w:pPr>
      <w:r>
        <w:rPr>
          <w:rStyle w:val="Strong"/>
        </w:rPr>
        <w:t>Affordable</w:t>
      </w:r>
      <w:r>
        <w:t xml:space="preserve"> for small teams</w:t>
      </w:r>
    </w:p>
    <w:p w14:paraId="06908173" w14:textId="77777777" w:rsidR="00E7442E" w:rsidRDefault="00E7442E" w:rsidP="00E7442E">
      <w:pPr>
        <w:pStyle w:val="NormalWeb"/>
        <w:numPr>
          <w:ilvl w:val="0"/>
          <w:numId w:val="184"/>
        </w:numPr>
      </w:pPr>
      <w:r>
        <w:rPr>
          <w:rStyle w:val="Strong"/>
        </w:rPr>
        <w:t>Powerful</w:t>
      </w:r>
      <w:r>
        <w:t xml:space="preserve"> enough for enterprises</w:t>
      </w:r>
    </w:p>
    <w:p w14:paraId="70C2CB47" w14:textId="77777777" w:rsidR="00E7442E" w:rsidRDefault="00E7442E" w:rsidP="00E7442E">
      <w:pPr>
        <w:pStyle w:val="NormalWeb"/>
        <w:numPr>
          <w:ilvl w:val="0"/>
          <w:numId w:val="184"/>
        </w:numPr>
      </w:pPr>
      <w:r>
        <w:rPr>
          <w:rStyle w:val="Strong"/>
        </w:rPr>
        <w:t>Not a full ATS</w:t>
      </w:r>
      <w:r>
        <w:t xml:space="preserve"> → easy adoption</w:t>
      </w:r>
    </w:p>
    <w:p w14:paraId="3B278FD0" w14:textId="77777777" w:rsidR="00653545" w:rsidRPr="00E7442E" w:rsidRDefault="00653545" w:rsidP="00E7442E"/>
    <w:sectPr w:rsidR="00653545" w:rsidRPr="00E7442E" w:rsidSect="008D3AA7">
      <w:headerReference w:type="default" r:id="rId8"/>
      <w:footerReference w:type="even" r:id="rId9"/>
      <w:footerReference w:type="default" r:id="rId10"/>
      <w:pgSz w:w="12240" w:h="15840"/>
      <w:pgMar w:top="1440" w:right="1440" w:bottom="80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03B7E" w14:textId="77777777" w:rsidR="00E902FA" w:rsidRPr="00D47CDD" w:rsidRDefault="00E902FA">
      <w:r w:rsidRPr="00D47CDD">
        <w:separator/>
      </w:r>
    </w:p>
  </w:endnote>
  <w:endnote w:type="continuationSeparator" w:id="0">
    <w:p w14:paraId="6E41A712" w14:textId="77777777" w:rsidR="00E902FA" w:rsidRPr="00D47CDD" w:rsidRDefault="00E902FA">
      <w:r w:rsidRPr="00D47C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55710613"/>
      <w:docPartObj>
        <w:docPartGallery w:val="Page Numbers (Bottom of Page)"/>
        <w:docPartUnique/>
      </w:docPartObj>
    </w:sdtPr>
    <w:sdtContent>
      <w:p w14:paraId="3F748D62" w14:textId="77777777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end"/>
        </w:r>
      </w:p>
    </w:sdtContent>
  </w:sdt>
  <w:p w14:paraId="7560B2ED" w14:textId="77777777" w:rsidR="006E5A37" w:rsidRPr="00D47CDD" w:rsidRDefault="006E5A37" w:rsidP="00571E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62722710"/>
      <w:docPartObj>
        <w:docPartGallery w:val="Page Numbers (Bottom of Page)"/>
        <w:docPartUnique/>
      </w:docPartObj>
    </w:sdtPr>
    <w:sdtContent>
      <w:p w14:paraId="0ABA054F" w14:textId="411AF92B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separate"/>
        </w:r>
        <w:r w:rsidR="000C1AA4" w:rsidRPr="00D47CDD">
          <w:rPr>
            <w:rStyle w:val="PageNumber"/>
          </w:rPr>
          <w:t>24</w:t>
        </w:r>
        <w:r w:rsidRPr="00D47CDD">
          <w:rPr>
            <w:rStyle w:val="PageNumber"/>
          </w:rPr>
          <w:fldChar w:fldCharType="end"/>
        </w:r>
      </w:p>
    </w:sdtContent>
  </w:sdt>
  <w:p w14:paraId="1D6A55B5" w14:textId="77777777" w:rsidR="006E5A37" w:rsidRPr="00D47CDD" w:rsidRDefault="006E5A37" w:rsidP="00571E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5E8C3" w14:textId="77777777" w:rsidR="00E902FA" w:rsidRPr="00D47CDD" w:rsidRDefault="00E902FA">
      <w:r w:rsidRPr="00D47CDD">
        <w:separator/>
      </w:r>
    </w:p>
  </w:footnote>
  <w:footnote w:type="continuationSeparator" w:id="0">
    <w:p w14:paraId="3D2CF456" w14:textId="77777777" w:rsidR="00E902FA" w:rsidRPr="00D47CDD" w:rsidRDefault="00E902FA">
      <w:r w:rsidRPr="00D47CD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687E" w14:textId="42A8A831" w:rsidR="006E5A37" w:rsidRPr="00D47CDD" w:rsidRDefault="006E5A37" w:rsidP="002867E7">
    <w:pPr>
      <w:pStyle w:val="Header"/>
    </w:pPr>
    <w:del w:id="0" w:author="Pamidi,Sushma" w:date="2025-12-08T09:36:00Z" w16du:dateUtc="2025-12-08T15:36:00Z">
      <w:r w:rsidRPr="00D47CDD" w:rsidDel="002867E7">
        <w:rPr>
          <w:noProof/>
          <w:lang w:eastAsia="es-ES"/>
        </w:rPr>
        <w:drawing>
          <wp:inline distT="0" distB="0" distL="0" distR="0" wp14:anchorId="51D04CAD" wp14:editId="145D2250">
            <wp:extent cx="808938" cy="914400"/>
            <wp:effectExtent l="0" t="0" r="0" b="0"/>
            <wp:docPr id="15" name="Picture 15" descr="Description: Description: sig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sig_logo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38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DF2FB1C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Wingdings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Wingdings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5724F5"/>
    <w:multiLevelType w:val="multilevel"/>
    <w:tmpl w:val="2338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4685A"/>
    <w:multiLevelType w:val="multilevel"/>
    <w:tmpl w:val="3DA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A11E1"/>
    <w:multiLevelType w:val="multilevel"/>
    <w:tmpl w:val="1E66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33282"/>
    <w:multiLevelType w:val="multilevel"/>
    <w:tmpl w:val="DB0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505BB"/>
    <w:multiLevelType w:val="hybridMultilevel"/>
    <w:tmpl w:val="F22643CA"/>
    <w:lvl w:ilvl="0" w:tplc="7C5EAE4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1CC0BA1"/>
    <w:multiLevelType w:val="multilevel"/>
    <w:tmpl w:val="C452F58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6B03C3"/>
    <w:multiLevelType w:val="multilevel"/>
    <w:tmpl w:val="EFF42D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33F47EA"/>
    <w:multiLevelType w:val="multilevel"/>
    <w:tmpl w:val="194A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EE6227"/>
    <w:multiLevelType w:val="multilevel"/>
    <w:tmpl w:val="6518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02629C"/>
    <w:multiLevelType w:val="hybridMultilevel"/>
    <w:tmpl w:val="8850DE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480413F"/>
    <w:multiLevelType w:val="multilevel"/>
    <w:tmpl w:val="95D0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E444BB"/>
    <w:multiLevelType w:val="multilevel"/>
    <w:tmpl w:val="1CE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E85662"/>
    <w:multiLevelType w:val="multilevel"/>
    <w:tmpl w:val="8C4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60672E"/>
    <w:multiLevelType w:val="multilevel"/>
    <w:tmpl w:val="27B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20832"/>
    <w:multiLevelType w:val="multilevel"/>
    <w:tmpl w:val="459A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A066AA"/>
    <w:multiLevelType w:val="hybridMultilevel"/>
    <w:tmpl w:val="B0A40E7A"/>
    <w:lvl w:ilvl="0" w:tplc="02ACE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B6D7EF0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BDB7F92"/>
    <w:multiLevelType w:val="multilevel"/>
    <w:tmpl w:val="D6A0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A80852"/>
    <w:multiLevelType w:val="multilevel"/>
    <w:tmpl w:val="D19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B75977"/>
    <w:multiLevelType w:val="multilevel"/>
    <w:tmpl w:val="E540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7F5BDB"/>
    <w:multiLevelType w:val="hybridMultilevel"/>
    <w:tmpl w:val="3814E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ED64C87"/>
    <w:multiLevelType w:val="multilevel"/>
    <w:tmpl w:val="5190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3D49C6"/>
    <w:multiLevelType w:val="multilevel"/>
    <w:tmpl w:val="0D5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6B7B3D"/>
    <w:multiLevelType w:val="multilevel"/>
    <w:tmpl w:val="64F0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4F2B0A"/>
    <w:multiLevelType w:val="multilevel"/>
    <w:tmpl w:val="D3EC97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1DE379C"/>
    <w:multiLevelType w:val="multilevel"/>
    <w:tmpl w:val="596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D81972"/>
    <w:multiLevelType w:val="multilevel"/>
    <w:tmpl w:val="B898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A11EB4"/>
    <w:multiLevelType w:val="multilevel"/>
    <w:tmpl w:val="1D48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EC5B3A"/>
    <w:multiLevelType w:val="multilevel"/>
    <w:tmpl w:val="379820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7624EDA"/>
    <w:multiLevelType w:val="hybridMultilevel"/>
    <w:tmpl w:val="A500A1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8204137"/>
    <w:multiLevelType w:val="multilevel"/>
    <w:tmpl w:val="3472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7B4D89"/>
    <w:multiLevelType w:val="multilevel"/>
    <w:tmpl w:val="9BF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A04EB7"/>
    <w:multiLevelType w:val="multilevel"/>
    <w:tmpl w:val="2BC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D406CD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AE62D4B"/>
    <w:multiLevelType w:val="multilevel"/>
    <w:tmpl w:val="9592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053F2A"/>
    <w:multiLevelType w:val="multilevel"/>
    <w:tmpl w:val="F5A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292621"/>
    <w:multiLevelType w:val="multilevel"/>
    <w:tmpl w:val="CE8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473972"/>
    <w:multiLevelType w:val="multilevel"/>
    <w:tmpl w:val="098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8E4E54"/>
    <w:multiLevelType w:val="hybridMultilevel"/>
    <w:tmpl w:val="D18445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C60536E"/>
    <w:multiLevelType w:val="multilevel"/>
    <w:tmpl w:val="ECBA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E70D88"/>
    <w:multiLevelType w:val="multilevel"/>
    <w:tmpl w:val="A9A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0B7089"/>
    <w:multiLevelType w:val="multilevel"/>
    <w:tmpl w:val="F0F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7248AB"/>
    <w:multiLevelType w:val="multilevel"/>
    <w:tmpl w:val="0B9A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767838"/>
    <w:multiLevelType w:val="hybridMultilevel"/>
    <w:tmpl w:val="A468CE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F1A5480"/>
    <w:multiLevelType w:val="multilevel"/>
    <w:tmpl w:val="F236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496C05"/>
    <w:multiLevelType w:val="multilevel"/>
    <w:tmpl w:val="7E40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621D5D"/>
    <w:multiLevelType w:val="multilevel"/>
    <w:tmpl w:val="779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9839C4"/>
    <w:multiLevelType w:val="hybridMultilevel"/>
    <w:tmpl w:val="178469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1CE1AA4"/>
    <w:multiLevelType w:val="multilevel"/>
    <w:tmpl w:val="6F70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AF3978"/>
    <w:multiLevelType w:val="multilevel"/>
    <w:tmpl w:val="E1D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D34016"/>
    <w:multiLevelType w:val="multilevel"/>
    <w:tmpl w:val="BE1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232B97"/>
    <w:multiLevelType w:val="multilevel"/>
    <w:tmpl w:val="FC0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373340"/>
    <w:multiLevelType w:val="multilevel"/>
    <w:tmpl w:val="C740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605834"/>
    <w:multiLevelType w:val="hybridMultilevel"/>
    <w:tmpl w:val="22C095EA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43E1280"/>
    <w:multiLevelType w:val="multilevel"/>
    <w:tmpl w:val="FDA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2A6694"/>
    <w:multiLevelType w:val="multilevel"/>
    <w:tmpl w:val="E5A6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F60EAB"/>
    <w:multiLevelType w:val="multilevel"/>
    <w:tmpl w:val="BB20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0554BF"/>
    <w:multiLevelType w:val="multilevel"/>
    <w:tmpl w:val="D72E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0D6C24"/>
    <w:multiLevelType w:val="multilevel"/>
    <w:tmpl w:val="DA3C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22658E"/>
    <w:multiLevelType w:val="multilevel"/>
    <w:tmpl w:val="6466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9028C0"/>
    <w:multiLevelType w:val="multilevel"/>
    <w:tmpl w:val="089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D626D3"/>
    <w:multiLevelType w:val="multilevel"/>
    <w:tmpl w:val="38A4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4728DF"/>
    <w:multiLevelType w:val="multilevel"/>
    <w:tmpl w:val="410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71785E"/>
    <w:multiLevelType w:val="multilevel"/>
    <w:tmpl w:val="E47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774A66"/>
    <w:multiLevelType w:val="multilevel"/>
    <w:tmpl w:val="D48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0463FA"/>
    <w:multiLevelType w:val="multilevel"/>
    <w:tmpl w:val="7214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3A0C32"/>
    <w:multiLevelType w:val="multilevel"/>
    <w:tmpl w:val="3046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6445DA"/>
    <w:multiLevelType w:val="multilevel"/>
    <w:tmpl w:val="1B8E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BD65D3"/>
    <w:multiLevelType w:val="multilevel"/>
    <w:tmpl w:val="4CCECD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E357637"/>
    <w:multiLevelType w:val="multilevel"/>
    <w:tmpl w:val="D678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D00C53"/>
    <w:multiLevelType w:val="multilevel"/>
    <w:tmpl w:val="EF62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3946D5"/>
    <w:multiLevelType w:val="multilevel"/>
    <w:tmpl w:val="25E8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403535"/>
    <w:multiLevelType w:val="hybridMultilevel"/>
    <w:tmpl w:val="04A0C3BA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4" w15:restartNumberingAfterBreak="0">
    <w:nsid w:val="31250CD2"/>
    <w:multiLevelType w:val="multilevel"/>
    <w:tmpl w:val="171C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F25C8C"/>
    <w:multiLevelType w:val="multilevel"/>
    <w:tmpl w:val="46C4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354FA8"/>
    <w:multiLevelType w:val="hybridMultilevel"/>
    <w:tmpl w:val="56F086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2871EE6"/>
    <w:multiLevelType w:val="multilevel"/>
    <w:tmpl w:val="091C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0B5FFE"/>
    <w:multiLevelType w:val="multilevel"/>
    <w:tmpl w:val="A0B8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836A95"/>
    <w:multiLevelType w:val="multilevel"/>
    <w:tmpl w:val="59822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42A7354"/>
    <w:multiLevelType w:val="multilevel"/>
    <w:tmpl w:val="81E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051CCA"/>
    <w:multiLevelType w:val="multilevel"/>
    <w:tmpl w:val="56D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367D75"/>
    <w:multiLevelType w:val="hybridMultilevel"/>
    <w:tmpl w:val="885A8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37980EEF"/>
    <w:multiLevelType w:val="multilevel"/>
    <w:tmpl w:val="1776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9B308B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3A0F0C7D"/>
    <w:multiLevelType w:val="multilevel"/>
    <w:tmpl w:val="7C3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BD0EAC"/>
    <w:multiLevelType w:val="multilevel"/>
    <w:tmpl w:val="2DD0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C637CB"/>
    <w:multiLevelType w:val="hybridMultilevel"/>
    <w:tmpl w:val="70EED7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E2C50C0"/>
    <w:multiLevelType w:val="multilevel"/>
    <w:tmpl w:val="2290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E405119"/>
    <w:multiLevelType w:val="multilevel"/>
    <w:tmpl w:val="DF7A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504656"/>
    <w:multiLevelType w:val="multilevel"/>
    <w:tmpl w:val="2CC0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FB6EB9"/>
    <w:multiLevelType w:val="multilevel"/>
    <w:tmpl w:val="FAC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167AE0"/>
    <w:multiLevelType w:val="multilevel"/>
    <w:tmpl w:val="8C90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F14CDA"/>
    <w:multiLevelType w:val="multilevel"/>
    <w:tmpl w:val="F68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3B5F0F"/>
    <w:multiLevelType w:val="multilevel"/>
    <w:tmpl w:val="041E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B91A42"/>
    <w:multiLevelType w:val="multilevel"/>
    <w:tmpl w:val="084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0B4FB1"/>
    <w:multiLevelType w:val="multilevel"/>
    <w:tmpl w:val="E044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1C0075"/>
    <w:multiLevelType w:val="multilevel"/>
    <w:tmpl w:val="7A6C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2C131C8"/>
    <w:multiLevelType w:val="multilevel"/>
    <w:tmpl w:val="EC0A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5A1547"/>
    <w:multiLevelType w:val="multilevel"/>
    <w:tmpl w:val="00B2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41946B8"/>
    <w:multiLevelType w:val="multilevel"/>
    <w:tmpl w:val="6AB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E707E9"/>
    <w:multiLevelType w:val="multilevel"/>
    <w:tmpl w:val="4FD4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F51DC9"/>
    <w:multiLevelType w:val="multilevel"/>
    <w:tmpl w:val="B30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4C4630"/>
    <w:multiLevelType w:val="multilevel"/>
    <w:tmpl w:val="B8C0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C13C03"/>
    <w:multiLevelType w:val="multilevel"/>
    <w:tmpl w:val="F9C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6F630E"/>
    <w:multiLevelType w:val="multilevel"/>
    <w:tmpl w:val="DCA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B0202A"/>
    <w:multiLevelType w:val="multilevel"/>
    <w:tmpl w:val="6242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BA141A"/>
    <w:multiLevelType w:val="multilevel"/>
    <w:tmpl w:val="98B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6FB504B"/>
    <w:multiLevelType w:val="hybridMultilevel"/>
    <w:tmpl w:val="3DDC7C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47583261"/>
    <w:multiLevelType w:val="multilevel"/>
    <w:tmpl w:val="EF48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A3173B8"/>
    <w:multiLevelType w:val="multilevel"/>
    <w:tmpl w:val="337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ACE7B65"/>
    <w:multiLevelType w:val="multilevel"/>
    <w:tmpl w:val="6B3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B9141E2"/>
    <w:multiLevelType w:val="multilevel"/>
    <w:tmpl w:val="5478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C063B69"/>
    <w:multiLevelType w:val="multilevel"/>
    <w:tmpl w:val="F84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C6745B7"/>
    <w:multiLevelType w:val="multilevel"/>
    <w:tmpl w:val="8918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770F2F"/>
    <w:multiLevelType w:val="multilevel"/>
    <w:tmpl w:val="7CB2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2366A9"/>
    <w:multiLevelType w:val="multilevel"/>
    <w:tmpl w:val="64B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EC10773"/>
    <w:multiLevelType w:val="multilevel"/>
    <w:tmpl w:val="E560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F054067"/>
    <w:multiLevelType w:val="hybridMultilevel"/>
    <w:tmpl w:val="B594A55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506E5D98"/>
    <w:multiLevelType w:val="multilevel"/>
    <w:tmpl w:val="B7F8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0CB44E8"/>
    <w:multiLevelType w:val="multilevel"/>
    <w:tmpl w:val="89DA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1113136"/>
    <w:multiLevelType w:val="hybridMultilevel"/>
    <w:tmpl w:val="E894FAA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51160292"/>
    <w:multiLevelType w:val="multilevel"/>
    <w:tmpl w:val="B868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183462B"/>
    <w:multiLevelType w:val="multilevel"/>
    <w:tmpl w:val="656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36649E1"/>
    <w:multiLevelType w:val="multilevel"/>
    <w:tmpl w:val="DF0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3AD490A"/>
    <w:multiLevelType w:val="multilevel"/>
    <w:tmpl w:val="A8B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3AF3269"/>
    <w:multiLevelType w:val="multilevel"/>
    <w:tmpl w:val="2F12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4D4583"/>
    <w:multiLevelType w:val="multilevel"/>
    <w:tmpl w:val="F67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48F405E"/>
    <w:multiLevelType w:val="multilevel"/>
    <w:tmpl w:val="517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4F75595"/>
    <w:multiLevelType w:val="multilevel"/>
    <w:tmpl w:val="E9F2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4FC1101"/>
    <w:multiLevelType w:val="multilevel"/>
    <w:tmpl w:val="0AC2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5D47582"/>
    <w:multiLevelType w:val="multilevel"/>
    <w:tmpl w:val="B3DA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616574C"/>
    <w:multiLevelType w:val="hybridMultilevel"/>
    <w:tmpl w:val="B54E06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564150B5"/>
    <w:multiLevelType w:val="multilevel"/>
    <w:tmpl w:val="E1EE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9CA70D4"/>
    <w:multiLevelType w:val="multilevel"/>
    <w:tmpl w:val="71D0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A111267"/>
    <w:multiLevelType w:val="multilevel"/>
    <w:tmpl w:val="6C6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BBF08EE"/>
    <w:multiLevelType w:val="multilevel"/>
    <w:tmpl w:val="A7BE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BE76858"/>
    <w:multiLevelType w:val="multilevel"/>
    <w:tmpl w:val="AFE4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D7A63EC"/>
    <w:multiLevelType w:val="multilevel"/>
    <w:tmpl w:val="2E14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E510FDC"/>
    <w:multiLevelType w:val="hybridMultilevel"/>
    <w:tmpl w:val="3E3A9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5F0B7A01"/>
    <w:multiLevelType w:val="multilevel"/>
    <w:tmpl w:val="A0B83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FC60C00"/>
    <w:multiLevelType w:val="multilevel"/>
    <w:tmpl w:val="F8EC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00B4590"/>
    <w:multiLevelType w:val="multilevel"/>
    <w:tmpl w:val="C02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0D80DE1"/>
    <w:multiLevelType w:val="multilevel"/>
    <w:tmpl w:val="532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0DC2393"/>
    <w:multiLevelType w:val="hybridMultilevel"/>
    <w:tmpl w:val="C3A4F87C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61D022BA"/>
    <w:multiLevelType w:val="multilevel"/>
    <w:tmpl w:val="0692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39D4EA6"/>
    <w:multiLevelType w:val="multilevel"/>
    <w:tmpl w:val="DC0C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4334304"/>
    <w:multiLevelType w:val="multilevel"/>
    <w:tmpl w:val="5BB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44C73F4"/>
    <w:multiLevelType w:val="multilevel"/>
    <w:tmpl w:val="3502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5164CF4"/>
    <w:multiLevelType w:val="multilevel"/>
    <w:tmpl w:val="C6A4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56E7BD1"/>
    <w:multiLevelType w:val="multilevel"/>
    <w:tmpl w:val="C378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6F6256A"/>
    <w:multiLevelType w:val="multilevel"/>
    <w:tmpl w:val="0BA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9506508"/>
    <w:multiLevelType w:val="multilevel"/>
    <w:tmpl w:val="500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9C74AB5"/>
    <w:multiLevelType w:val="multilevel"/>
    <w:tmpl w:val="8938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A754F32"/>
    <w:multiLevelType w:val="hybridMultilevel"/>
    <w:tmpl w:val="ACE2D49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6AA45979"/>
    <w:multiLevelType w:val="multilevel"/>
    <w:tmpl w:val="7FB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BF3239C"/>
    <w:multiLevelType w:val="multilevel"/>
    <w:tmpl w:val="C0028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DFC3E43"/>
    <w:multiLevelType w:val="multilevel"/>
    <w:tmpl w:val="A3BE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E3C302E"/>
    <w:multiLevelType w:val="hybridMultilevel"/>
    <w:tmpl w:val="CCF8DF10"/>
    <w:lvl w:ilvl="0" w:tplc="045A6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6F276B79"/>
    <w:multiLevelType w:val="multilevel"/>
    <w:tmpl w:val="B1D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FFB3E31"/>
    <w:multiLevelType w:val="hybridMultilevel"/>
    <w:tmpl w:val="2B5485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7057063D"/>
    <w:multiLevelType w:val="multilevel"/>
    <w:tmpl w:val="F07E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4524EB3"/>
    <w:multiLevelType w:val="multilevel"/>
    <w:tmpl w:val="FBD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47D24DB"/>
    <w:multiLevelType w:val="multilevel"/>
    <w:tmpl w:val="2B8C04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7141DF9"/>
    <w:multiLevelType w:val="hybridMultilevel"/>
    <w:tmpl w:val="0B8EA8A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5" w15:restartNumberingAfterBreak="0">
    <w:nsid w:val="771B1899"/>
    <w:multiLevelType w:val="hybridMultilevel"/>
    <w:tmpl w:val="1C426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775D08CD"/>
    <w:multiLevelType w:val="multilevel"/>
    <w:tmpl w:val="AD06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75E20B4"/>
    <w:multiLevelType w:val="multilevel"/>
    <w:tmpl w:val="C870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7D203BF"/>
    <w:multiLevelType w:val="multilevel"/>
    <w:tmpl w:val="AB5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82A3ECF"/>
    <w:multiLevelType w:val="multilevel"/>
    <w:tmpl w:val="BC52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9005396"/>
    <w:multiLevelType w:val="multilevel"/>
    <w:tmpl w:val="BF9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94A6F5F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2" w15:restartNumberingAfterBreak="0">
    <w:nsid w:val="795B5D5D"/>
    <w:multiLevelType w:val="multilevel"/>
    <w:tmpl w:val="E19EF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A5E388C"/>
    <w:multiLevelType w:val="multilevel"/>
    <w:tmpl w:val="0384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AA01619"/>
    <w:multiLevelType w:val="multilevel"/>
    <w:tmpl w:val="C19A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B1D6CD5"/>
    <w:multiLevelType w:val="multilevel"/>
    <w:tmpl w:val="126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B8F6546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7" w15:restartNumberingAfterBreak="0">
    <w:nsid w:val="7C0104F3"/>
    <w:multiLevelType w:val="multilevel"/>
    <w:tmpl w:val="200C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C187346"/>
    <w:multiLevelType w:val="multilevel"/>
    <w:tmpl w:val="0562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C9F2408"/>
    <w:multiLevelType w:val="multilevel"/>
    <w:tmpl w:val="F3F4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E6408E2"/>
    <w:multiLevelType w:val="hybridMultilevel"/>
    <w:tmpl w:val="549E910A"/>
    <w:lvl w:ilvl="0" w:tplc="65FA91F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1" w15:restartNumberingAfterBreak="0">
    <w:nsid w:val="7E863D00"/>
    <w:multiLevelType w:val="multilevel"/>
    <w:tmpl w:val="B7D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EBC4C9F"/>
    <w:multiLevelType w:val="hybridMultilevel"/>
    <w:tmpl w:val="9DCACFB4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7FAE0E24"/>
    <w:multiLevelType w:val="hybridMultilevel"/>
    <w:tmpl w:val="3B8A7C0E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794598041">
    <w:abstractNumId w:val="0"/>
  </w:num>
  <w:num w:numId="2" w16cid:durableId="164634071">
    <w:abstractNumId w:val="44"/>
  </w:num>
  <w:num w:numId="3" w16cid:durableId="962152676">
    <w:abstractNumId w:val="139"/>
  </w:num>
  <w:num w:numId="4" w16cid:durableId="630750203">
    <w:abstractNumId w:val="48"/>
  </w:num>
  <w:num w:numId="5" w16cid:durableId="1526560654">
    <w:abstractNumId w:val="34"/>
  </w:num>
  <w:num w:numId="6" w16cid:durableId="1112092250">
    <w:abstractNumId w:val="180"/>
  </w:num>
  <w:num w:numId="7" w16cid:durableId="485511225">
    <w:abstractNumId w:val="17"/>
  </w:num>
  <w:num w:numId="8" w16cid:durableId="2065525263">
    <w:abstractNumId w:val="30"/>
  </w:num>
  <w:num w:numId="9" w16cid:durableId="252204504">
    <w:abstractNumId w:val="21"/>
  </w:num>
  <w:num w:numId="10" w16cid:durableId="1346445656">
    <w:abstractNumId w:val="158"/>
  </w:num>
  <w:num w:numId="11" w16cid:durableId="1889024011">
    <w:abstractNumId w:val="7"/>
  </w:num>
  <w:num w:numId="12" w16cid:durableId="1555776804">
    <w:abstractNumId w:val="84"/>
  </w:num>
  <w:num w:numId="13" w16cid:durableId="2137944354">
    <w:abstractNumId w:val="176"/>
  </w:num>
  <w:num w:numId="14" w16cid:durableId="1239094937">
    <w:abstractNumId w:val="118"/>
  </w:num>
  <w:num w:numId="15" w16cid:durableId="1979341165">
    <w:abstractNumId w:val="154"/>
  </w:num>
  <w:num w:numId="16" w16cid:durableId="141508119">
    <w:abstractNumId w:val="182"/>
  </w:num>
  <w:num w:numId="17" w16cid:durableId="898130955">
    <w:abstractNumId w:val="144"/>
  </w:num>
  <w:num w:numId="18" w16cid:durableId="840513385">
    <w:abstractNumId w:val="54"/>
  </w:num>
  <w:num w:numId="19" w16cid:durableId="2029024088">
    <w:abstractNumId w:val="121"/>
  </w:num>
  <w:num w:numId="20" w16cid:durableId="2142962563">
    <w:abstractNumId w:val="87"/>
  </w:num>
  <w:num w:numId="21" w16cid:durableId="963074604">
    <w:abstractNumId w:val="76"/>
  </w:num>
  <w:num w:numId="22" w16cid:durableId="1283418312">
    <w:abstractNumId w:val="108"/>
  </w:num>
  <w:num w:numId="23" w16cid:durableId="400175237">
    <w:abstractNumId w:val="10"/>
  </w:num>
  <w:num w:numId="24" w16cid:durableId="999383817">
    <w:abstractNumId w:val="171"/>
  </w:num>
  <w:num w:numId="25" w16cid:durableId="818232561">
    <w:abstractNumId w:val="160"/>
  </w:num>
  <w:num w:numId="26" w16cid:durableId="1564557369">
    <w:abstractNumId w:val="39"/>
  </w:num>
  <w:num w:numId="27" w16cid:durableId="1513298000">
    <w:abstractNumId w:val="164"/>
  </w:num>
  <w:num w:numId="28" w16cid:durableId="793599529">
    <w:abstractNumId w:val="82"/>
  </w:num>
  <w:num w:numId="29" w16cid:durableId="1092163138">
    <w:abstractNumId w:val="125"/>
  </w:num>
  <w:num w:numId="30" w16cid:durableId="218052560">
    <w:abstractNumId w:val="97"/>
  </w:num>
  <w:num w:numId="31" w16cid:durableId="538977876">
    <w:abstractNumId w:val="165"/>
  </w:num>
  <w:num w:numId="32" w16cid:durableId="1625312565">
    <w:abstractNumId w:val="123"/>
  </w:num>
  <w:num w:numId="33" w16cid:durableId="1867599244">
    <w:abstractNumId w:val="56"/>
  </w:num>
  <w:num w:numId="34" w16cid:durableId="1971546004">
    <w:abstractNumId w:val="91"/>
  </w:num>
  <w:num w:numId="35" w16cid:durableId="393742597">
    <w:abstractNumId w:val="130"/>
  </w:num>
  <w:num w:numId="36" w16cid:durableId="167524243">
    <w:abstractNumId w:val="107"/>
  </w:num>
  <w:num w:numId="37" w16cid:durableId="889994090">
    <w:abstractNumId w:val="104"/>
  </w:num>
  <w:num w:numId="38" w16cid:durableId="1141845826">
    <w:abstractNumId w:val="36"/>
  </w:num>
  <w:num w:numId="39" w16cid:durableId="1748529134">
    <w:abstractNumId w:val="132"/>
  </w:num>
  <w:num w:numId="40" w16cid:durableId="1960136204">
    <w:abstractNumId w:val="1"/>
  </w:num>
  <w:num w:numId="41" w16cid:durableId="1815636838">
    <w:abstractNumId w:val="159"/>
  </w:num>
  <w:num w:numId="42" w16cid:durableId="1721828451">
    <w:abstractNumId w:val="16"/>
  </w:num>
  <w:num w:numId="43" w16cid:durableId="385683966">
    <w:abstractNumId w:val="183"/>
  </w:num>
  <w:num w:numId="44" w16cid:durableId="1671592255">
    <w:abstractNumId w:val="73"/>
  </w:num>
  <w:num w:numId="45" w16cid:durableId="2061709705">
    <w:abstractNumId w:val="105"/>
  </w:num>
  <w:num w:numId="46" w16cid:durableId="1367874400">
    <w:abstractNumId w:val="26"/>
  </w:num>
  <w:num w:numId="47" w16cid:durableId="1098527905">
    <w:abstractNumId w:val="170"/>
  </w:num>
  <w:num w:numId="48" w16cid:durableId="1793130627">
    <w:abstractNumId w:val="80"/>
  </w:num>
  <w:num w:numId="49" w16cid:durableId="974457434">
    <w:abstractNumId w:val="95"/>
  </w:num>
  <w:num w:numId="50" w16cid:durableId="901406162">
    <w:abstractNumId w:val="99"/>
  </w:num>
  <w:num w:numId="51" w16cid:durableId="658728153">
    <w:abstractNumId w:val="151"/>
  </w:num>
  <w:num w:numId="52" w16cid:durableId="494033920">
    <w:abstractNumId w:val="52"/>
  </w:num>
  <w:num w:numId="53" w16cid:durableId="464658305">
    <w:abstractNumId w:val="55"/>
  </w:num>
  <w:num w:numId="54" w16cid:durableId="1940404654">
    <w:abstractNumId w:val="100"/>
  </w:num>
  <w:num w:numId="55" w16cid:durableId="63377785">
    <w:abstractNumId w:val="175"/>
  </w:num>
  <w:num w:numId="56" w16cid:durableId="1876195449">
    <w:abstractNumId w:val="19"/>
  </w:num>
  <w:num w:numId="57" w16cid:durableId="703289344">
    <w:abstractNumId w:val="5"/>
  </w:num>
  <w:num w:numId="58" w16cid:durableId="588730310">
    <w:abstractNumId w:val="62"/>
  </w:num>
  <w:num w:numId="59" w16cid:durableId="1619992996">
    <w:abstractNumId w:val="63"/>
  </w:num>
  <w:num w:numId="60" w16cid:durableId="73669226">
    <w:abstractNumId w:val="128"/>
  </w:num>
  <w:num w:numId="61" w16cid:durableId="1295798072">
    <w:abstractNumId w:val="20"/>
  </w:num>
  <w:num w:numId="62" w16cid:durableId="1880627956">
    <w:abstractNumId w:val="110"/>
  </w:num>
  <w:num w:numId="63" w16cid:durableId="1873299521">
    <w:abstractNumId w:val="68"/>
  </w:num>
  <w:num w:numId="64" w16cid:durableId="1939361124">
    <w:abstractNumId w:val="41"/>
  </w:num>
  <w:num w:numId="65" w16cid:durableId="2052533817">
    <w:abstractNumId w:val="85"/>
  </w:num>
  <w:num w:numId="66" w16cid:durableId="278798578">
    <w:abstractNumId w:val="9"/>
  </w:num>
  <w:num w:numId="67" w16cid:durableId="1601523714">
    <w:abstractNumId w:val="61"/>
  </w:num>
  <w:num w:numId="68" w16cid:durableId="642854469">
    <w:abstractNumId w:val="33"/>
  </w:num>
  <w:num w:numId="69" w16cid:durableId="1246915779">
    <w:abstractNumId w:val="113"/>
  </w:num>
  <w:num w:numId="70" w16cid:durableId="51541732">
    <w:abstractNumId w:val="86"/>
  </w:num>
  <w:num w:numId="71" w16cid:durableId="1928615415">
    <w:abstractNumId w:val="152"/>
  </w:num>
  <w:num w:numId="72" w16cid:durableId="601766935">
    <w:abstractNumId w:val="37"/>
  </w:num>
  <w:num w:numId="73" w16cid:durableId="623194625">
    <w:abstractNumId w:val="168"/>
  </w:num>
  <w:num w:numId="74" w16cid:durableId="482430334">
    <w:abstractNumId w:val="174"/>
  </w:num>
  <w:num w:numId="75" w16cid:durableId="1393961295">
    <w:abstractNumId w:val="47"/>
  </w:num>
  <w:num w:numId="76" w16cid:durableId="156966173">
    <w:abstractNumId w:val="2"/>
  </w:num>
  <w:num w:numId="77" w16cid:durableId="1513911696">
    <w:abstractNumId w:val="4"/>
  </w:num>
  <w:num w:numId="78" w16cid:durableId="565259662">
    <w:abstractNumId w:val="147"/>
  </w:num>
  <w:num w:numId="79" w16cid:durableId="581305048">
    <w:abstractNumId w:val="143"/>
  </w:num>
  <w:num w:numId="80" w16cid:durableId="163471837">
    <w:abstractNumId w:val="181"/>
  </w:num>
  <w:num w:numId="81" w16cid:durableId="2099716362">
    <w:abstractNumId w:val="64"/>
  </w:num>
  <w:num w:numId="82" w16cid:durableId="325207714">
    <w:abstractNumId w:val="50"/>
  </w:num>
  <w:num w:numId="83" w16cid:durableId="1111363536">
    <w:abstractNumId w:val="12"/>
  </w:num>
  <w:num w:numId="84" w16cid:durableId="1962956939">
    <w:abstractNumId w:val="124"/>
  </w:num>
  <w:num w:numId="85" w16cid:durableId="856886757">
    <w:abstractNumId w:val="14"/>
  </w:num>
  <w:num w:numId="86" w16cid:durableId="697584014">
    <w:abstractNumId w:val="111"/>
  </w:num>
  <w:num w:numId="87" w16cid:durableId="1611430673">
    <w:abstractNumId w:val="51"/>
  </w:num>
  <w:num w:numId="88" w16cid:durableId="1166673662">
    <w:abstractNumId w:val="22"/>
  </w:num>
  <w:num w:numId="89" w16cid:durableId="532502243">
    <w:abstractNumId w:val="167"/>
  </w:num>
  <w:num w:numId="90" w16cid:durableId="808939574">
    <w:abstractNumId w:val="32"/>
  </w:num>
  <w:num w:numId="91" w16cid:durableId="1714764660">
    <w:abstractNumId w:val="42"/>
  </w:num>
  <w:num w:numId="92" w16cid:durableId="319501986">
    <w:abstractNumId w:val="13"/>
  </w:num>
  <w:num w:numId="93" w16cid:durableId="825172951">
    <w:abstractNumId w:val="81"/>
  </w:num>
  <w:num w:numId="94" w16cid:durableId="1540166621">
    <w:abstractNumId w:val="115"/>
  </w:num>
  <w:num w:numId="95" w16cid:durableId="230580103">
    <w:abstractNumId w:val="98"/>
  </w:num>
  <w:num w:numId="96" w16cid:durableId="1121418557">
    <w:abstractNumId w:val="3"/>
  </w:num>
  <w:num w:numId="97" w16cid:durableId="438647448">
    <w:abstractNumId w:val="117"/>
  </w:num>
  <w:num w:numId="98" w16cid:durableId="894464265">
    <w:abstractNumId w:val="35"/>
  </w:num>
  <w:num w:numId="99" w16cid:durableId="1032806419">
    <w:abstractNumId w:val="94"/>
  </w:num>
  <w:num w:numId="100" w16cid:durableId="1653212899">
    <w:abstractNumId w:val="15"/>
  </w:num>
  <w:num w:numId="101" w16cid:durableId="116023347">
    <w:abstractNumId w:val="146"/>
  </w:num>
  <w:num w:numId="102" w16cid:durableId="847016685">
    <w:abstractNumId w:val="133"/>
  </w:num>
  <w:num w:numId="103" w16cid:durableId="260650916">
    <w:abstractNumId w:val="71"/>
  </w:num>
  <w:num w:numId="104" w16cid:durableId="1025787222">
    <w:abstractNumId w:val="126"/>
  </w:num>
  <w:num w:numId="105" w16cid:durableId="1460415107">
    <w:abstractNumId w:val="75"/>
  </w:num>
  <w:num w:numId="106" w16cid:durableId="1753158116">
    <w:abstractNumId w:val="40"/>
  </w:num>
  <w:num w:numId="107" w16cid:durableId="892624178">
    <w:abstractNumId w:val="31"/>
  </w:num>
  <w:num w:numId="108" w16cid:durableId="359280614">
    <w:abstractNumId w:val="11"/>
  </w:num>
  <w:num w:numId="109" w16cid:durableId="713315656">
    <w:abstractNumId w:val="92"/>
  </w:num>
  <w:num w:numId="110" w16cid:durableId="949703232">
    <w:abstractNumId w:val="24"/>
  </w:num>
  <w:num w:numId="111" w16cid:durableId="15036660">
    <w:abstractNumId w:val="70"/>
  </w:num>
  <w:num w:numId="112" w16cid:durableId="1673752768">
    <w:abstractNumId w:val="18"/>
  </w:num>
  <w:num w:numId="113" w16cid:durableId="1133064366">
    <w:abstractNumId w:val="129"/>
  </w:num>
  <w:num w:numId="114" w16cid:durableId="1863745368">
    <w:abstractNumId w:val="102"/>
  </w:num>
  <w:num w:numId="115" w16cid:durableId="1204174534">
    <w:abstractNumId w:val="83"/>
  </w:num>
  <w:num w:numId="116" w16cid:durableId="402072812">
    <w:abstractNumId w:val="169"/>
  </w:num>
  <w:num w:numId="117" w16cid:durableId="1560750243">
    <w:abstractNumId w:val="78"/>
  </w:num>
  <w:num w:numId="118" w16cid:durableId="783572255">
    <w:abstractNumId w:val="66"/>
  </w:num>
  <w:num w:numId="119" w16cid:durableId="106316749">
    <w:abstractNumId w:val="89"/>
  </w:num>
  <w:num w:numId="120" w16cid:durableId="1173833993">
    <w:abstractNumId w:val="122"/>
  </w:num>
  <w:num w:numId="121" w16cid:durableId="2016609231">
    <w:abstractNumId w:val="53"/>
  </w:num>
  <w:num w:numId="122" w16cid:durableId="417098466">
    <w:abstractNumId w:val="138"/>
  </w:num>
  <w:num w:numId="123" w16cid:durableId="839933863">
    <w:abstractNumId w:val="38"/>
  </w:num>
  <w:num w:numId="124" w16cid:durableId="894632013">
    <w:abstractNumId w:val="150"/>
  </w:num>
  <w:num w:numId="125" w16cid:durableId="521363033">
    <w:abstractNumId w:val="57"/>
  </w:num>
  <w:num w:numId="126" w16cid:durableId="1385444479">
    <w:abstractNumId w:val="114"/>
  </w:num>
  <w:num w:numId="127" w16cid:durableId="1084955558">
    <w:abstractNumId w:val="60"/>
  </w:num>
  <w:num w:numId="128" w16cid:durableId="1952589027">
    <w:abstractNumId w:val="136"/>
  </w:num>
  <w:num w:numId="129" w16cid:durableId="50464795">
    <w:abstractNumId w:val="145"/>
  </w:num>
  <w:num w:numId="130" w16cid:durableId="1038892709">
    <w:abstractNumId w:val="58"/>
  </w:num>
  <w:num w:numId="131" w16cid:durableId="210458837">
    <w:abstractNumId w:val="27"/>
  </w:num>
  <w:num w:numId="132" w16cid:durableId="136188210">
    <w:abstractNumId w:val="67"/>
  </w:num>
  <w:num w:numId="133" w16cid:durableId="1017150433">
    <w:abstractNumId w:val="120"/>
  </w:num>
  <w:num w:numId="134" w16cid:durableId="1324967974">
    <w:abstractNumId w:val="103"/>
  </w:num>
  <w:num w:numId="135" w16cid:durableId="782502509">
    <w:abstractNumId w:val="178"/>
  </w:num>
  <w:num w:numId="136" w16cid:durableId="1653951312">
    <w:abstractNumId w:val="43"/>
  </w:num>
  <w:num w:numId="137" w16cid:durableId="1921987211">
    <w:abstractNumId w:val="179"/>
  </w:num>
  <w:num w:numId="138" w16cid:durableId="86967916">
    <w:abstractNumId w:val="74"/>
  </w:num>
  <w:num w:numId="139" w16cid:durableId="869682759">
    <w:abstractNumId w:val="177"/>
  </w:num>
  <w:num w:numId="140" w16cid:durableId="1661040267">
    <w:abstractNumId w:val="101"/>
  </w:num>
  <w:num w:numId="141" w16cid:durableId="600797487">
    <w:abstractNumId w:val="173"/>
  </w:num>
  <w:num w:numId="142" w16cid:durableId="365643755">
    <w:abstractNumId w:val="141"/>
  </w:num>
  <w:num w:numId="143" w16cid:durableId="797070483">
    <w:abstractNumId w:val="112"/>
  </w:num>
  <w:num w:numId="144" w16cid:durableId="184640119">
    <w:abstractNumId w:val="93"/>
  </w:num>
  <w:num w:numId="145" w16cid:durableId="982655695">
    <w:abstractNumId w:val="109"/>
  </w:num>
  <w:num w:numId="146" w16cid:durableId="1655066318">
    <w:abstractNumId w:val="23"/>
  </w:num>
  <w:num w:numId="147" w16cid:durableId="1452048000">
    <w:abstractNumId w:val="8"/>
  </w:num>
  <w:num w:numId="148" w16cid:durableId="1258557061">
    <w:abstractNumId w:val="127"/>
  </w:num>
  <w:num w:numId="149" w16cid:durableId="1947426185">
    <w:abstractNumId w:val="88"/>
  </w:num>
  <w:num w:numId="150" w16cid:durableId="1735279667">
    <w:abstractNumId w:val="46"/>
  </w:num>
  <w:num w:numId="151" w16cid:durableId="2059090596">
    <w:abstractNumId w:val="65"/>
  </w:num>
  <w:num w:numId="152" w16cid:durableId="1267612611">
    <w:abstractNumId w:val="155"/>
  </w:num>
  <w:num w:numId="153" w16cid:durableId="1121606500">
    <w:abstractNumId w:val="157"/>
  </w:num>
  <w:num w:numId="154" w16cid:durableId="1369332992">
    <w:abstractNumId w:val="142"/>
  </w:num>
  <w:num w:numId="155" w16cid:durableId="1747649034">
    <w:abstractNumId w:val="166"/>
  </w:num>
  <w:num w:numId="156" w16cid:durableId="1332492199">
    <w:abstractNumId w:val="134"/>
  </w:num>
  <w:num w:numId="157" w16cid:durableId="398866401">
    <w:abstractNumId w:val="79"/>
  </w:num>
  <w:num w:numId="158" w16cid:durableId="1182628831">
    <w:abstractNumId w:val="140"/>
  </w:num>
  <w:num w:numId="159" w16cid:durableId="313876236">
    <w:abstractNumId w:val="156"/>
  </w:num>
  <w:num w:numId="160" w16cid:durableId="739016028">
    <w:abstractNumId w:val="131"/>
  </w:num>
  <w:num w:numId="161" w16cid:durableId="165479277">
    <w:abstractNumId w:val="172"/>
  </w:num>
  <w:num w:numId="162" w16cid:durableId="1254360891">
    <w:abstractNumId w:val="29"/>
  </w:num>
  <w:num w:numId="163" w16cid:durableId="302932202">
    <w:abstractNumId w:val="25"/>
  </w:num>
  <w:num w:numId="164" w16cid:durableId="1335258612">
    <w:abstractNumId w:val="69"/>
  </w:num>
  <w:num w:numId="165" w16cid:durableId="1655838354">
    <w:abstractNumId w:val="163"/>
  </w:num>
  <w:num w:numId="166" w16cid:durableId="1757677134">
    <w:abstractNumId w:val="6"/>
  </w:num>
  <w:num w:numId="167" w16cid:durableId="969021239">
    <w:abstractNumId w:val="72"/>
  </w:num>
  <w:num w:numId="168" w16cid:durableId="1701474340">
    <w:abstractNumId w:val="137"/>
  </w:num>
  <w:num w:numId="169" w16cid:durableId="895551292">
    <w:abstractNumId w:val="135"/>
  </w:num>
  <w:num w:numId="170" w16cid:durableId="1653219196">
    <w:abstractNumId w:val="77"/>
  </w:num>
  <w:num w:numId="171" w16cid:durableId="1260529541">
    <w:abstractNumId w:val="45"/>
  </w:num>
  <w:num w:numId="172" w16cid:durableId="1253471809">
    <w:abstractNumId w:val="96"/>
  </w:num>
  <w:num w:numId="173" w16cid:durableId="1773813804">
    <w:abstractNumId w:val="148"/>
  </w:num>
  <w:num w:numId="174" w16cid:durableId="1335910568">
    <w:abstractNumId w:val="90"/>
  </w:num>
  <w:num w:numId="175" w16cid:durableId="1008872058">
    <w:abstractNumId w:val="153"/>
  </w:num>
  <w:num w:numId="176" w16cid:durableId="874536843">
    <w:abstractNumId w:val="106"/>
  </w:num>
  <w:num w:numId="177" w16cid:durableId="1902054064">
    <w:abstractNumId w:val="28"/>
  </w:num>
  <w:num w:numId="178" w16cid:durableId="1260486608">
    <w:abstractNumId w:val="49"/>
  </w:num>
  <w:num w:numId="179" w16cid:durableId="1036733998">
    <w:abstractNumId w:val="59"/>
  </w:num>
  <w:num w:numId="180" w16cid:durableId="1370452221">
    <w:abstractNumId w:val="162"/>
  </w:num>
  <w:num w:numId="181" w16cid:durableId="1814369853">
    <w:abstractNumId w:val="149"/>
  </w:num>
  <w:num w:numId="182" w16cid:durableId="292293081">
    <w:abstractNumId w:val="116"/>
  </w:num>
  <w:num w:numId="183" w16cid:durableId="1996756297">
    <w:abstractNumId w:val="161"/>
  </w:num>
  <w:num w:numId="184" w16cid:durableId="1395545800">
    <w:abstractNumId w:val="119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midi,Sushma">
    <w15:presenceInfo w15:providerId="AD" w15:userId="S::S546195@nwmissouri.edu::74ae047a-a3cb-448e-a038-6098511a77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2C"/>
    <w:rsid w:val="0000086F"/>
    <w:rsid w:val="00001CCD"/>
    <w:rsid w:val="00001E59"/>
    <w:rsid w:val="00002F63"/>
    <w:rsid w:val="00003BE6"/>
    <w:rsid w:val="0000418F"/>
    <w:rsid w:val="000044C0"/>
    <w:rsid w:val="00004D0B"/>
    <w:rsid w:val="000154FB"/>
    <w:rsid w:val="000164AA"/>
    <w:rsid w:val="00020DD5"/>
    <w:rsid w:val="00021181"/>
    <w:rsid w:val="0002484F"/>
    <w:rsid w:val="000248E7"/>
    <w:rsid w:val="000256F3"/>
    <w:rsid w:val="00025ADE"/>
    <w:rsid w:val="00027CBF"/>
    <w:rsid w:val="00030C0B"/>
    <w:rsid w:val="000310C6"/>
    <w:rsid w:val="0003125B"/>
    <w:rsid w:val="00031551"/>
    <w:rsid w:val="00032B25"/>
    <w:rsid w:val="00037DDD"/>
    <w:rsid w:val="00041F0B"/>
    <w:rsid w:val="0004283B"/>
    <w:rsid w:val="0004347F"/>
    <w:rsid w:val="00044050"/>
    <w:rsid w:val="00044611"/>
    <w:rsid w:val="00045C5E"/>
    <w:rsid w:val="0004773A"/>
    <w:rsid w:val="000509C7"/>
    <w:rsid w:val="0005337B"/>
    <w:rsid w:val="000553B1"/>
    <w:rsid w:val="00057155"/>
    <w:rsid w:val="0005796E"/>
    <w:rsid w:val="00057B32"/>
    <w:rsid w:val="00060912"/>
    <w:rsid w:val="0006178A"/>
    <w:rsid w:val="000622A3"/>
    <w:rsid w:val="00062D95"/>
    <w:rsid w:val="0006311E"/>
    <w:rsid w:val="00063B84"/>
    <w:rsid w:val="000641A2"/>
    <w:rsid w:val="00064BB0"/>
    <w:rsid w:val="0006633D"/>
    <w:rsid w:val="000669E2"/>
    <w:rsid w:val="0006737B"/>
    <w:rsid w:val="00070B02"/>
    <w:rsid w:val="000715E9"/>
    <w:rsid w:val="000729B4"/>
    <w:rsid w:val="00073F80"/>
    <w:rsid w:val="000766CB"/>
    <w:rsid w:val="00076771"/>
    <w:rsid w:val="00076881"/>
    <w:rsid w:val="00076B40"/>
    <w:rsid w:val="0008038C"/>
    <w:rsid w:val="00085BFE"/>
    <w:rsid w:val="00086051"/>
    <w:rsid w:val="00086349"/>
    <w:rsid w:val="00086598"/>
    <w:rsid w:val="00090C2E"/>
    <w:rsid w:val="00092FED"/>
    <w:rsid w:val="00093BEC"/>
    <w:rsid w:val="00094C62"/>
    <w:rsid w:val="00094DB9"/>
    <w:rsid w:val="0009538D"/>
    <w:rsid w:val="000954D4"/>
    <w:rsid w:val="00095A44"/>
    <w:rsid w:val="00096C59"/>
    <w:rsid w:val="00097C72"/>
    <w:rsid w:val="000A06DB"/>
    <w:rsid w:val="000A0850"/>
    <w:rsid w:val="000A14FE"/>
    <w:rsid w:val="000A421D"/>
    <w:rsid w:val="000A504D"/>
    <w:rsid w:val="000B0CB3"/>
    <w:rsid w:val="000B18C3"/>
    <w:rsid w:val="000B2088"/>
    <w:rsid w:val="000B21E9"/>
    <w:rsid w:val="000B2499"/>
    <w:rsid w:val="000B24CA"/>
    <w:rsid w:val="000B362D"/>
    <w:rsid w:val="000B39A8"/>
    <w:rsid w:val="000B5A14"/>
    <w:rsid w:val="000B6373"/>
    <w:rsid w:val="000B6BBC"/>
    <w:rsid w:val="000B7EF4"/>
    <w:rsid w:val="000C0333"/>
    <w:rsid w:val="000C0E68"/>
    <w:rsid w:val="000C11CF"/>
    <w:rsid w:val="000C1AA4"/>
    <w:rsid w:val="000C53BA"/>
    <w:rsid w:val="000C7DAC"/>
    <w:rsid w:val="000D199C"/>
    <w:rsid w:val="000D3F6F"/>
    <w:rsid w:val="000D423E"/>
    <w:rsid w:val="000D4420"/>
    <w:rsid w:val="000D45A9"/>
    <w:rsid w:val="000D4700"/>
    <w:rsid w:val="000D4D9D"/>
    <w:rsid w:val="000D5298"/>
    <w:rsid w:val="000D6F2A"/>
    <w:rsid w:val="000D7560"/>
    <w:rsid w:val="000D7D2C"/>
    <w:rsid w:val="000E1429"/>
    <w:rsid w:val="000E1B37"/>
    <w:rsid w:val="000E299D"/>
    <w:rsid w:val="000E4058"/>
    <w:rsid w:val="000E409B"/>
    <w:rsid w:val="000E47D2"/>
    <w:rsid w:val="000E5A2D"/>
    <w:rsid w:val="000E5A5E"/>
    <w:rsid w:val="000E5B03"/>
    <w:rsid w:val="000E701F"/>
    <w:rsid w:val="000E7447"/>
    <w:rsid w:val="000E7E07"/>
    <w:rsid w:val="000F097C"/>
    <w:rsid w:val="000F108C"/>
    <w:rsid w:val="000F10FF"/>
    <w:rsid w:val="000F12AD"/>
    <w:rsid w:val="000F1989"/>
    <w:rsid w:val="000F19F7"/>
    <w:rsid w:val="000F2523"/>
    <w:rsid w:val="000F278C"/>
    <w:rsid w:val="000F4CFD"/>
    <w:rsid w:val="000F6C89"/>
    <w:rsid w:val="000F78EE"/>
    <w:rsid w:val="000F7C14"/>
    <w:rsid w:val="000F7EE6"/>
    <w:rsid w:val="00100BBE"/>
    <w:rsid w:val="00101FC7"/>
    <w:rsid w:val="00103AAC"/>
    <w:rsid w:val="0010403E"/>
    <w:rsid w:val="001045E4"/>
    <w:rsid w:val="001047AD"/>
    <w:rsid w:val="00104803"/>
    <w:rsid w:val="00104B05"/>
    <w:rsid w:val="00104DE5"/>
    <w:rsid w:val="0010540F"/>
    <w:rsid w:val="00105BC5"/>
    <w:rsid w:val="00106ACF"/>
    <w:rsid w:val="00107F6D"/>
    <w:rsid w:val="001123AD"/>
    <w:rsid w:val="0011293A"/>
    <w:rsid w:val="001131FF"/>
    <w:rsid w:val="00113EF2"/>
    <w:rsid w:val="00114561"/>
    <w:rsid w:val="0011495F"/>
    <w:rsid w:val="001149C4"/>
    <w:rsid w:val="00114F1B"/>
    <w:rsid w:val="00115099"/>
    <w:rsid w:val="0011615B"/>
    <w:rsid w:val="0011677C"/>
    <w:rsid w:val="00116FE7"/>
    <w:rsid w:val="001175ED"/>
    <w:rsid w:val="00117B27"/>
    <w:rsid w:val="00122457"/>
    <w:rsid w:val="00122943"/>
    <w:rsid w:val="00125970"/>
    <w:rsid w:val="00126827"/>
    <w:rsid w:val="00126F74"/>
    <w:rsid w:val="00127D4A"/>
    <w:rsid w:val="00130DA0"/>
    <w:rsid w:val="00132418"/>
    <w:rsid w:val="00132AE0"/>
    <w:rsid w:val="00133297"/>
    <w:rsid w:val="001352BE"/>
    <w:rsid w:val="001363F8"/>
    <w:rsid w:val="00136B24"/>
    <w:rsid w:val="0014064F"/>
    <w:rsid w:val="0014066D"/>
    <w:rsid w:val="0014100D"/>
    <w:rsid w:val="001413E4"/>
    <w:rsid w:val="00142E00"/>
    <w:rsid w:val="00143705"/>
    <w:rsid w:val="0014545F"/>
    <w:rsid w:val="00146119"/>
    <w:rsid w:val="001471E6"/>
    <w:rsid w:val="00152013"/>
    <w:rsid w:val="001521F1"/>
    <w:rsid w:val="00152A3D"/>
    <w:rsid w:val="001538B9"/>
    <w:rsid w:val="00154405"/>
    <w:rsid w:val="00155A1E"/>
    <w:rsid w:val="00156A10"/>
    <w:rsid w:val="001601A0"/>
    <w:rsid w:val="001602F3"/>
    <w:rsid w:val="0016036D"/>
    <w:rsid w:val="00160B0A"/>
    <w:rsid w:val="00160F93"/>
    <w:rsid w:val="00161051"/>
    <w:rsid w:val="00164D48"/>
    <w:rsid w:val="00165E24"/>
    <w:rsid w:val="00167255"/>
    <w:rsid w:val="00167C84"/>
    <w:rsid w:val="0017012D"/>
    <w:rsid w:val="0017031A"/>
    <w:rsid w:val="001724F7"/>
    <w:rsid w:val="00174A0F"/>
    <w:rsid w:val="00175227"/>
    <w:rsid w:val="00175BEB"/>
    <w:rsid w:val="00175E90"/>
    <w:rsid w:val="001761A7"/>
    <w:rsid w:val="00176535"/>
    <w:rsid w:val="00177E86"/>
    <w:rsid w:val="001827DB"/>
    <w:rsid w:val="00183F2A"/>
    <w:rsid w:val="001845B8"/>
    <w:rsid w:val="0019233C"/>
    <w:rsid w:val="00193012"/>
    <w:rsid w:val="0019371B"/>
    <w:rsid w:val="0019403C"/>
    <w:rsid w:val="00194586"/>
    <w:rsid w:val="0019541D"/>
    <w:rsid w:val="00195997"/>
    <w:rsid w:val="00195A5B"/>
    <w:rsid w:val="00197A18"/>
    <w:rsid w:val="001A2421"/>
    <w:rsid w:val="001A3782"/>
    <w:rsid w:val="001A3FF0"/>
    <w:rsid w:val="001A44AC"/>
    <w:rsid w:val="001A4EA0"/>
    <w:rsid w:val="001A54F6"/>
    <w:rsid w:val="001A5A72"/>
    <w:rsid w:val="001A6C7E"/>
    <w:rsid w:val="001B0D02"/>
    <w:rsid w:val="001B0F39"/>
    <w:rsid w:val="001B191E"/>
    <w:rsid w:val="001B1B1B"/>
    <w:rsid w:val="001B1E07"/>
    <w:rsid w:val="001B2073"/>
    <w:rsid w:val="001B23FC"/>
    <w:rsid w:val="001B33DC"/>
    <w:rsid w:val="001B342A"/>
    <w:rsid w:val="001B3CCC"/>
    <w:rsid w:val="001B44D0"/>
    <w:rsid w:val="001B4B24"/>
    <w:rsid w:val="001B59E6"/>
    <w:rsid w:val="001B59EC"/>
    <w:rsid w:val="001B646D"/>
    <w:rsid w:val="001C10D8"/>
    <w:rsid w:val="001C2E57"/>
    <w:rsid w:val="001C3D5D"/>
    <w:rsid w:val="001C5A6B"/>
    <w:rsid w:val="001C63AE"/>
    <w:rsid w:val="001C6547"/>
    <w:rsid w:val="001C6BEB"/>
    <w:rsid w:val="001C6F4B"/>
    <w:rsid w:val="001D0337"/>
    <w:rsid w:val="001D1CC6"/>
    <w:rsid w:val="001D2C25"/>
    <w:rsid w:val="001D3977"/>
    <w:rsid w:val="001D5941"/>
    <w:rsid w:val="001D71E8"/>
    <w:rsid w:val="001E084D"/>
    <w:rsid w:val="001E1F81"/>
    <w:rsid w:val="001E1FCE"/>
    <w:rsid w:val="001E29B2"/>
    <w:rsid w:val="001E2D6F"/>
    <w:rsid w:val="001E34F7"/>
    <w:rsid w:val="001E368F"/>
    <w:rsid w:val="001E3FF2"/>
    <w:rsid w:val="001E48EE"/>
    <w:rsid w:val="001E6256"/>
    <w:rsid w:val="001F03A1"/>
    <w:rsid w:val="001F0C30"/>
    <w:rsid w:val="001F2CD6"/>
    <w:rsid w:val="001F46B5"/>
    <w:rsid w:val="001F518D"/>
    <w:rsid w:val="001F6C9C"/>
    <w:rsid w:val="001F7F92"/>
    <w:rsid w:val="002014F7"/>
    <w:rsid w:val="002028EE"/>
    <w:rsid w:val="00202A91"/>
    <w:rsid w:val="0020632E"/>
    <w:rsid w:val="00210C55"/>
    <w:rsid w:val="00211333"/>
    <w:rsid w:val="002117D7"/>
    <w:rsid w:val="002149D8"/>
    <w:rsid w:val="00216FC8"/>
    <w:rsid w:val="00217361"/>
    <w:rsid w:val="00217855"/>
    <w:rsid w:val="00220115"/>
    <w:rsid w:val="00220360"/>
    <w:rsid w:val="0022199E"/>
    <w:rsid w:val="00221B28"/>
    <w:rsid w:val="00221B7A"/>
    <w:rsid w:val="00222EC2"/>
    <w:rsid w:val="00223623"/>
    <w:rsid w:val="00223ED6"/>
    <w:rsid w:val="00224DBB"/>
    <w:rsid w:val="00227DEB"/>
    <w:rsid w:val="00230EEB"/>
    <w:rsid w:val="002313F9"/>
    <w:rsid w:val="00232A5D"/>
    <w:rsid w:val="0023332E"/>
    <w:rsid w:val="00233533"/>
    <w:rsid w:val="00233821"/>
    <w:rsid w:val="00233E08"/>
    <w:rsid w:val="00234713"/>
    <w:rsid w:val="0023523A"/>
    <w:rsid w:val="0023542E"/>
    <w:rsid w:val="002355BA"/>
    <w:rsid w:val="0023669A"/>
    <w:rsid w:val="00236ABF"/>
    <w:rsid w:val="00237395"/>
    <w:rsid w:val="00237A5E"/>
    <w:rsid w:val="002402B7"/>
    <w:rsid w:val="00240629"/>
    <w:rsid w:val="00240A9F"/>
    <w:rsid w:val="00241F4E"/>
    <w:rsid w:val="0024221F"/>
    <w:rsid w:val="00242599"/>
    <w:rsid w:val="002430C7"/>
    <w:rsid w:val="002431FA"/>
    <w:rsid w:val="00245998"/>
    <w:rsid w:val="00246840"/>
    <w:rsid w:val="00247FBA"/>
    <w:rsid w:val="00250F80"/>
    <w:rsid w:val="00251DBE"/>
    <w:rsid w:val="002541E3"/>
    <w:rsid w:val="0025571C"/>
    <w:rsid w:val="002607B3"/>
    <w:rsid w:val="00261520"/>
    <w:rsid w:val="002630D4"/>
    <w:rsid w:val="002630FA"/>
    <w:rsid w:val="00263FBD"/>
    <w:rsid w:val="00265747"/>
    <w:rsid w:val="00267611"/>
    <w:rsid w:val="00267BDF"/>
    <w:rsid w:val="00270E46"/>
    <w:rsid w:val="00271A6E"/>
    <w:rsid w:val="00272230"/>
    <w:rsid w:val="00272408"/>
    <w:rsid w:val="0027247A"/>
    <w:rsid w:val="00272C72"/>
    <w:rsid w:val="002732D2"/>
    <w:rsid w:val="002738FD"/>
    <w:rsid w:val="00273E36"/>
    <w:rsid w:val="00275B52"/>
    <w:rsid w:val="00275B7D"/>
    <w:rsid w:val="00276849"/>
    <w:rsid w:val="00276A16"/>
    <w:rsid w:val="00277721"/>
    <w:rsid w:val="0028052A"/>
    <w:rsid w:val="00280A3C"/>
    <w:rsid w:val="00280B93"/>
    <w:rsid w:val="00280D46"/>
    <w:rsid w:val="0028133C"/>
    <w:rsid w:val="00281448"/>
    <w:rsid w:val="00281BC9"/>
    <w:rsid w:val="00283C2A"/>
    <w:rsid w:val="002847E7"/>
    <w:rsid w:val="002867E7"/>
    <w:rsid w:val="0028683C"/>
    <w:rsid w:val="00286EDB"/>
    <w:rsid w:val="00286F36"/>
    <w:rsid w:val="002900A4"/>
    <w:rsid w:val="00290139"/>
    <w:rsid w:val="00290A4F"/>
    <w:rsid w:val="00290F9E"/>
    <w:rsid w:val="00291C08"/>
    <w:rsid w:val="002922A5"/>
    <w:rsid w:val="002927C1"/>
    <w:rsid w:val="002929EE"/>
    <w:rsid w:val="00293729"/>
    <w:rsid w:val="00295C52"/>
    <w:rsid w:val="00296998"/>
    <w:rsid w:val="0029732B"/>
    <w:rsid w:val="002A0065"/>
    <w:rsid w:val="002A0103"/>
    <w:rsid w:val="002A1B21"/>
    <w:rsid w:val="002A3031"/>
    <w:rsid w:val="002A334A"/>
    <w:rsid w:val="002A5C18"/>
    <w:rsid w:val="002A6557"/>
    <w:rsid w:val="002A6E83"/>
    <w:rsid w:val="002A7F1B"/>
    <w:rsid w:val="002B0A40"/>
    <w:rsid w:val="002B0C06"/>
    <w:rsid w:val="002B1D4E"/>
    <w:rsid w:val="002B45F0"/>
    <w:rsid w:val="002B4CD2"/>
    <w:rsid w:val="002C0099"/>
    <w:rsid w:val="002C36DC"/>
    <w:rsid w:val="002C4773"/>
    <w:rsid w:val="002C4A79"/>
    <w:rsid w:val="002C5598"/>
    <w:rsid w:val="002C5783"/>
    <w:rsid w:val="002C5C7C"/>
    <w:rsid w:val="002C61AA"/>
    <w:rsid w:val="002C6266"/>
    <w:rsid w:val="002C6333"/>
    <w:rsid w:val="002C74B2"/>
    <w:rsid w:val="002C7588"/>
    <w:rsid w:val="002C76E8"/>
    <w:rsid w:val="002D00C5"/>
    <w:rsid w:val="002D0AE7"/>
    <w:rsid w:val="002D1C0C"/>
    <w:rsid w:val="002D28DA"/>
    <w:rsid w:val="002D2B6F"/>
    <w:rsid w:val="002D32E4"/>
    <w:rsid w:val="002D40BB"/>
    <w:rsid w:val="002D6BB9"/>
    <w:rsid w:val="002D710A"/>
    <w:rsid w:val="002D71FE"/>
    <w:rsid w:val="002D7AC3"/>
    <w:rsid w:val="002D7B0F"/>
    <w:rsid w:val="002E0E08"/>
    <w:rsid w:val="002E10E0"/>
    <w:rsid w:val="002E1453"/>
    <w:rsid w:val="002E2287"/>
    <w:rsid w:val="002E4360"/>
    <w:rsid w:val="002E444B"/>
    <w:rsid w:val="002E4699"/>
    <w:rsid w:val="002E584E"/>
    <w:rsid w:val="002E762A"/>
    <w:rsid w:val="002F13F1"/>
    <w:rsid w:val="002F1DD3"/>
    <w:rsid w:val="002F3994"/>
    <w:rsid w:val="002F5156"/>
    <w:rsid w:val="002F5D37"/>
    <w:rsid w:val="002F6230"/>
    <w:rsid w:val="002F6AA6"/>
    <w:rsid w:val="002F74D8"/>
    <w:rsid w:val="002F7CA5"/>
    <w:rsid w:val="0030075A"/>
    <w:rsid w:val="00300B77"/>
    <w:rsid w:val="003022B5"/>
    <w:rsid w:val="00302A97"/>
    <w:rsid w:val="00303DAD"/>
    <w:rsid w:val="0030442D"/>
    <w:rsid w:val="003057D2"/>
    <w:rsid w:val="00310AB9"/>
    <w:rsid w:val="003117F2"/>
    <w:rsid w:val="00313971"/>
    <w:rsid w:val="00314742"/>
    <w:rsid w:val="003156C7"/>
    <w:rsid w:val="00316C2C"/>
    <w:rsid w:val="003174CE"/>
    <w:rsid w:val="00317D12"/>
    <w:rsid w:val="00321826"/>
    <w:rsid w:val="00323718"/>
    <w:rsid w:val="00325B3C"/>
    <w:rsid w:val="00325E47"/>
    <w:rsid w:val="00326FD7"/>
    <w:rsid w:val="00327342"/>
    <w:rsid w:val="003306D2"/>
    <w:rsid w:val="00330766"/>
    <w:rsid w:val="00330F30"/>
    <w:rsid w:val="0033431E"/>
    <w:rsid w:val="00334C8C"/>
    <w:rsid w:val="003350E1"/>
    <w:rsid w:val="00335AB1"/>
    <w:rsid w:val="00335E4A"/>
    <w:rsid w:val="00336FB1"/>
    <w:rsid w:val="003417C0"/>
    <w:rsid w:val="00341AAD"/>
    <w:rsid w:val="00343ABF"/>
    <w:rsid w:val="00343AEE"/>
    <w:rsid w:val="003448FF"/>
    <w:rsid w:val="0034510B"/>
    <w:rsid w:val="00353225"/>
    <w:rsid w:val="00354CCE"/>
    <w:rsid w:val="0035543B"/>
    <w:rsid w:val="00356F98"/>
    <w:rsid w:val="0035710A"/>
    <w:rsid w:val="003577F4"/>
    <w:rsid w:val="003579B0"/>
    <w:rsid w:val="00360D33"/>
    <w:rsid w:val="003614C0"/>
    <w:rsid w:val="003615C5"/>
    <w:rsid w:val="00361C4D"/>
    <w:rsid w:val="00361E14"/>
    <w:rsid w:val="00364E88"/>
    <w:rsid w:val="003650C7"/>
    <w:rsid w:val="003659ED"/>
    <w:rsid w:val="003663BD"/>
    <w:rsid w:val="00366F30"/>
    <w:rsid w:val="00370B91"/>
    <w:rsid w:val="00371C16"/>
    <w:rsid w:val="00372D42"/>
    <w:rsid w:val="00374375"/>
    <w:rsid w:val="00374B96"/>
    <w:rsid w:val="00375902"/>
    <w:rsid w:val="00380E8D"/>
    <w:rsid w:val="003813CA"/>
    <w:rsid w:val="00381F8F"/>
    <w:rsid w:val="00384E4A"/>
    <w:rsid w:val="00385887"/>
    <w:rsid w:val="00387BB8"/>
    <w:rsid w:val="00391392"/>
    <w:rsid w:val="00391B0B"/>
    <w:rsid w:val="00391D4C"/>
    <w:rsid w:val="0039445F"/>
    <w:rsid w:val="00394852"/>
    <w:rsid w:val="0039499A"/>
    <w:rsid w:val="00395431"/>
    <w:rsid w:val="00396690"/>
    <w:rsid w:val="003970F4"/>
    <w:rsid w:val="00397513"/>
    <w:rsid w:val="003A1248"/>
    <w:rsid w:val="003A21EA"/>
    <w:rsid w:val="003A230D"/>
    <w:rsid w:val="003A2A8B"/>
    <w:rsid w:val="003A2EFB"/>
    <w:rsid w:val="003A4C8E"/>
    <w:rsid w:val="003A537F"/>
    <w:rsid w:val="003A6A17"/>
    <w:rsid w:val="003B041E"/>
    <w:rsid w:val="003B11C5"/>
    <w:rsid w:val="003B1839"/>
    <w:rsid w:val="003B4494"/>
    <w:rsid w:val="003B45EF"/>
    <w:rsid w:val="003B4D72"/>
    <w:rsid w:val="003B4E68"/>
    <w:rsid w:val="003B5498"/>
    <w:rsid w:val="003B60A0"/>
    <w:rsid w:val="003B68DF"/>
    <w:rsid w:val="003B7D0E"/>
    <w:rsid w:val="003C03FE"/>
    <w:rsid w:val="003C4598"/>
    <w:rsid w:val="003C52D7"/>
    <w:rsid w:val="003C636F"/>
    <w:rsid w:val="003C64F2"/>
    <w:rsid w:val="003C6B14"/>
    <w:rsid w:val="003C6CEC"/>
    <w:rsid w:val="003D098B"/>
    <w:rsid w:val="003D0AEC"/>
    <w:rsid w:val="003D10F3"/>
    <w:rsid w:val="003D701B"/>
    <w:rsid w:val="003D70DA"/>
    <w:rsid w:val="003E0E8D"/>
    <w:rsid w:val="003E1945"/>
    <w:rsid w:val="003E2353"/>
    <w:rsid w:val="003E3001"/>
    <w:rsid w:val="003E4945"/>
    <w:rsid w:val="003E521C"/>
    <w:rsid w:val="003E6854"/>
    <w:rsid w:val="003E6A15"/>
    <w:rsid w:val="003E6EB0"/>
    <w:rsid w:val="003E7485"/>
    <w:rsid w:val="003E78CB"/>
    <w:rsid w:val="003F011A"/>
    <w:rsid w:val="003F33AC"/>
    <w:rsid w:val="003F353A"/>
    <w:rsid w:val="003F3F82"/>
    <w:rsid w:val="003F4D77"/>
    <w:rsid w:val="003F52F7"/>
    <w:rsid w:val="003F59E4"/>
    <w:rsid w:val="003F5D7F"/>
    <w:rsid w:val="003F6A0B"/>
    <w:rsid w:val="003F7E51"/>
    <w:rsid w:val="00400847"/>
    <w:rsid w:val="00400FB9"/>
    <w:rsid w:val="004014C2"/>
    <w:rsid w:val="00401B8A"/>
    <w:rsid w:val="00403770"/>
    <w:rsid w:val="00404790"/>
    <w:rsid w:val="00405AA0"/>
    <w:rsid w:val="00405E89"/>
    <w:rsid w:val="00405F72"/>
    <w:rsid w:val="0040668B"/>
    <w:rsid w:val="004069B7"/>
    <w:rsid w:val="004077F2"/>
    <w:rsid w:val="00407AB4"/>
    <w:rsid w:val="00410691"/>
    <w:rsid w:val="00410A66"/>
    <w:rsid w:val="00410A7D"/>
    <w:rsid w:val="0041142E"/>
    <w:rsid w:val="00411504"/>
    <w:rsid w:val="0041312C"/>
    <w:rsid w:val="00413AC9"/>
    <w:rsid w:val="004140A5"/>
    <w:rsid w:val="0041537C"/>
    <w:rsid w:val="00416C3C"/>
    <w:rsid w:val="00416FFE"/>
    <w:rsid w:val="004171C0"/>
    <w:rsid w:val="004211E9"/>
    <w:rsid w:val="00423714"/>
    <w:rsid w:val="004249D7"/>
    <w:rsid w:val="00426F44"/>
    <w:rsid w:val="004310F6"/>
    <w:rsid w:val="004319AD"/>
    <w:rsid w:val="00432705"/>
    <w:rsid w:val="00432778"/>
    <w:rsid w:val="004333C7"/>
    <w:rsid w:val="00433F04"/>
    <w:rsid w:val="004342B0"/>
    <w:rsid w:val="00434813"/>
    <w:rsid w:val="00435020"/>
    <w:rsid w:val="004354DE"/>
    <w:rsid w:val="00436018"/>
    <w:rsid w:val="004367EB"/>
    <w:rsid w:val="00437F42"/>
    <w:rsid w:val="0044133D"/>
    <w:rsid w:val="00443750"/>
    <w:rsid w:val="00443E0F"/>
    <w:rsid w:val="0044448C"/>
    <w:rsid w:val="00444E24"/>
    <w:rsid w:val="00444F2C"/>
    <w:rsid w:val="00445326"/>
    <w:rsid w:val="00445795"/>
    <w:rsid w:val="00445E26"/>
    <w:rsid w:val="00446CD7"/>
    <w:rsid w:val="004475AA"/>
    <w:rsid w:val="00452864"/>
    <w:rsid w:val="004529BE"/>
    <w:rsid w:val="00452E6F"/>
    <w:rsid w:val="00453490"/>
    <w:rsid w:val="00455B0D"/>
    <w:rsid w:val="0045639A"/>
    <w:rsid w:val="00457492"/>
    <w:rsid w:val="004600CB"/>
    <w:rsid w:val="00462E45"/>
    <w:rsid w:val="004638FA"/>
    <w:rsid w:val="00464609"/>
    <w:rsid w:val="0046637F"/>
    <w:rsid w:val="004667C6"/>
    <w:rsid w:val="00471DA5"/>
    <w:rsid w:val="00471F6B"/>
    <w:rsid w:val="004745CC"/>
    <w:rsid w:val="00474C3E"/>
    <w:rsid w:val="00475847"/>
    <w:rsid w:val="00475A3D"/>
    <w:rsid w:val="004765F8"/>
    <w:rsid w:val="00480A29"/>
    <w:rsid w:val="00480FE0"/>
    <w:rsid w:val="00481642"/>
    <w:rsid w:val="004822C8"/>
    <w:rsid w:val="004822EE"/>
    <w:rsid w:val="004829EC"/>
    <w:rsid w:val="004832F1"/>
    <w:rsid w:val="00483387"/>
    <w:rsid w:val="004849C6"/>
    <w:rsid w:val="00485213"/>
    <w:rsid w:val="00485BCA"/>
    <w:rsid w:val="00486081"/>
    <w:rsid w:val="0048725D"/>
    <w:rsid w:val="004912BC"/>
    <w:rsid w:val="0049132E"/>
    <w:rsid w:val="00491492"/>
    <w:rsid w:val="0049685F"/>
    <w:rsid w:val="004A0704"/>
    <w:rsid w:val="004A168A"/>
    <w:rsid w:val="004A2AD3"/>
    <w:rsid w:val="004A2F3D"/>
    <w:rsid w:val="004A3AD4"/>
    <w:rsid w:val="004A4AE9"/>
    <w:rsid w:val="004A649C"/>
    <w:rsid w:val="004A7CE2"/>
    <w:rsid w:val="004B038A"/>
    <w:rsid w:val="004B1358"/>
    <w:rsid w:val="004B2743"/>
    <w:rsid w:val="004B298E"/>
    <w:rsid w:val="004B300D"/>
    <w:rsid w:val="004B6CF0"/>
    <w:rsid w:val="004C056D"/>
    <w:rsid w:val="004C121A"/>
    <w:rsid w:val="004C1E5E"/>
    <w:rsid w:val="004C3F0C"/>
    <w:rsid w:val="004C40F2"/>
    <w:rsid w:val="004C5287"/>
    <w:rsid w:val="004C5A77"/>
    <w:rsid w:val="004C675F"/>
    <w:rsid w:val="004C6ABB"/>
    <w:rsid w:val="004C787C"/>
    <w:rsid w:val="004D0E9A"/>
    <w:rsid w:val="004D1429"/>
    <w:rsid w:val="004D1637"/>
    <w:rsid w:val="004D29E8"/>
    <w:rsid w:val="004D38BB"/>
    <w:rsid w:val="004D4BAA"/>
    <w:rsid w:val="004D5A2F"/>
    <w:rsid w:val="004D5E39"/>
    <w:rsid w:val="004D621B"/>
    <w:rsid w:val="004D7B4C"/>
    <w:rsid w:val="004E02CB"/>
    <w:rsid w:val="004E0590"/>
    <w:rsid w:val="004E3106"/>
    <w:rsid w:val="004E45BE"/>
    <w:rsid w:val="004E4FAE"/>
    <w:rsid w:val="004E607F"/>
    <w:rsid w:val="004E6BD9"/>
    <w:rsid w:val="004F3A20"/>
    <w:rsid w:val="004F3F5C"/>
    <w:rsid w:val="004F448F"/>
    <w:rsid w:val="004F49ED"/>
    <w:rsid w:val="004F4BD3"/>
    <w:rsid w:val="004F4DA2"/>
    <w:rsid w:val="004F53B3"/>
    <w:rsid w:val="004F7B4D"/>
    <w:rsid w:val="00501EFD"/>
    <w:rsid w:val="00502B92"/>
    <w:rsid w:val="00503C5A"/>
    <w:rsid w:val="00503FC9"/>
    <w:rsid w:val="00504455"/>
    <w:rsid w:val="00506BCF"/>
    <w:rsid w:val="0051032D"/>
    <w:rsid w:val="005148E7"/>
    <w:rsid w:val="005158A3"/>
    <w:rsid w:val="005166F4"/>
    <w:rsid w:val="005172C7"/>
    <w:rsid w:val="005177BA"/>
    <w:rsid w:val="00517AA0"/>
    <w:rsid w:val="00520120"/>
    <w:rsid w:val="00520A5C"/>
    <w:rsid w:val="0052282F"/>
    <w:rsid w:val="00522C13"/>
    <w:rsid w:val="00523DCF"/>
    <w:rsid w:val="0052461D"/>
    <w:rsid w:val="0052571B"/>
    <w:rsid w:val="00525727"/>
    <w:rsid w:val="00526684"/>
    <w:rsid w:val="005270C4"/>
    <w:rsid w:val="005316AE"/>
    <w:rsid w:val="00533566"/>
    <w:rsid w:val="00533661"/>
    <w:rsid w:val="005340D8"/>
    <w:rsid w:val="00534B68"/>
    <w:rsid w:val="00535011"/>
    <w:rsid w:val="0053562C"/>
    <w:rsid w:val="005378C4"/>
    <w:rsid w:val="00537D0C"/>
    <w:rsid w:val="0054099F"/>
    <w:rsid w:val="0054160D"/>
    <w:rsid w:val="00542CC3"/>
    <w:rsid w:val="00542E71"/>
    <w:rsid w:val="00543364"/>
    <w:rsid w:val="005448CC"/>
    <w:rsid w:val="00544D92"/>
    <w:rsid w:val="00545890"/>
    <w:rsid w:val="00545AB1"/>
    <w:rsid w:val="0055002E"/>
    <w:rsid w:val="005514FE"/>
    <w:rsid w:val="005518B4"/>
    <w:rsid w:val="0055269D"/>
    <w:rsid w:val="00553A7B"/>
    <w:rsid w:val="00553D2A"/>
    <w:rsid w:val="00554B7D"/>
    <w:rsid w:val="00557043"/>
    <w:rsid w:val="005578B3"/>
    <w:rsid w:val="0056126D"/>
    <w:rsid w:val="00561E55"/>
    <w:rsid w:val="00563071"/>
    <w:rsid w:val="0056332D"/>
    <w:rsid w:val="00563C78"/>
    <w:rsid w:val="00566967"/>
    <w:rsid w:val="00566D0F"/>
    <w:rsid w:val="00567442"/>
    <w:rsid w:val="0056789E"/>
    <w:rsid w:val="00570415"/>
    <w:rsid w:val="00571E9B"/>
    <w:rsid w:val="00573958"/>
    <w:rsid w:val="00574416"/>
    <w:rsid w:val="00574820"/>
    <w:rsid w:val="0057583D"/>
    <w:rsid w:val="005759F5"/>
    <w:rsid w:val="005777C8"/>
    <w:rsid w:val="00580020"/>
    <w:rsid w:val="005842AB"/>
    <w:rsid w:val="005849EC"/>
    <w:rsid w:val="005854CB"/>
    <w:rsid w:val="00586037"/>
    <w:rsid w:val="0059244A"/>
    <w:rsid w:val="0059280C"/>
    <w:rsid w:val="00593306"/>
    <w:rsid w:val="00594A53"/>
    <w:rsid w:val="00595758"/>
    <w:rsid w:val="00595F41"/>
    <w:rsid w:val="005964F6"/>
    <w:rsid w:val="00596F51"/>
    <w:rsid w:val="00597466"/>
    <w:rsid w:val="005978F3"/>
    <w:rsid w:val="005A0C2D"/>
    <w:rsid w:val="005A1A59"/>
    <w:rsid w:val="005A3354"/>
    <w:rsid w:val="005A3671"/>
    <w:rsid w:val="005A43B3"/>
    <w:rsid w:val="005A572C"/>
    <w:rsid w:val="005A603A"/>
    <w:rsid w:val="005A64FD"/>
    <w:rsid w:val="005A6C11"/>
    <w:rsid w:val="005A6D6B"/>
    <w:rsid w:val="005A703B"/>
    <w:rsid w:val="005A72FD"/>
    <w:rsid w:val="005A75F8"/>
    <w:rsid w:val="005B1077"/>
    <w:rsid w:val="005B3074"/>
    <w:rsid w:val="005B45F7"/>
    <w:rsid w:val="005B4933"/>
    <w:rsid w:val="005B5118"/>
    <w:rsid w:val="005B76BA"/>
    <w:rsid w:val="005C08C1"/>
    <w:rsid w:val="005C3F3C"/>
    <w:rsid w:val="005C4D43"/>
    <w:rsid w:val="005D12EB"/>
    <w:rsid w:val="005D185C"/>
    <w:rsid w:val="005D1A2B"/>
    <w:rsid w:val="005D30FC"/>
    <w:rsid w:val="005D41A4"/>
    <w:rsid w:val="005D4B33"/>
    <w:rsid w:val="005D6908"/>
    <w:rsid w:val="005E0075"/>
    <w:rsid w:val="005E184E"/>
    <w:rsid w:val="005E3A15"/>
    <w:rsid w:val="005E40E2"/>
    <w:rsid w:val="005E4751"/>
    <w:rsid w:val="005E5925"/>
    <w:rsid w:val="005E592E"/>
    <w:rsid w:val="005E69C3"/>
    <w:rsid w:val="005E6A8D"/>
    <w:rsid w:val="005E6E82"/>
    <w:rsid w:val="005E748F"/>
    <w:rsid w:val="005F039B"/>
    <w:rsid w:val="005F1EF4"/>
    <w:rsid w:val="005F2722"/>
    <w:rsid w:val="005F4DAF"/>
    <w:rsid w:val="005F6BDD"/>
    <w:rsid w:val="005F6CFB"/>
    <w:rsid w:val="005F7479"/>
    <w:rsid w:val="005F7C99"/>
    <w:rsid w:val="0060255F"/>
    <w:rsid w:val="006025AB"/>
    <w:rsid w:val="00602A68"/>
    <w:rsid w:val="00604F5E"/>
    <w:rsid w:val="00604FE8"/>
    <w:rsid w:val="0060566B"/>
    <w:rsid w:val="00605D96"/>
    <w:rsid w:val="00605E16"/>
    <w:rsid w:val="0060669A"/>
    <w:rsid w:val="00607476"/>
    <w:rsid w:val="00607BB6"/>
    <w:rsid w:val="00611AD9"/>
    <w:rsid w:val="00612CBB"/>
    <w:rsid w:val="006141CF"/>
    <w:rsid w:val="00621B8B"/>
    <w:rsid w:val="00622897"/>
    <w:rsid w:val="00622F49"/>
    <w:rsid w:val="00623D2D"/>
    <w:rsid w:val="00624569"/>
    <w:rsid w:val="00624B0D"/>
    <w:rsid w:val="006252C5"/>
    <w:rsid w:val="00625AD8"/>
    <w:rsid w:val="00625B9D"/>
    <w:rsid w:val="00627F61"/>
    <w:rsid w:val="006302F5"/>
    <w:rsid w:val="00630685"/>
    <w:rsid w:val="0063088B"/>
    <w:rsid w:val="0063620D"/>
    <w:rsid w:val="006365FD"/>
    <w:rsid w:val="00637798"/>
    <w:rsid w:val="0064079A"/>
    <w:rsid w:val="006413C7"/>
    <w:rsid w:val="00641C42"/>
    <w:rsid w:val="00641D7B"/>
    <w:rsid w:val="00642EBE"/>
    <w:rsid w:val="00643CF8"/>
    <w:rsid w:val="00644389"/>
    <w:rsid w:val="00644489"/>
    <w:rsid w:val="00645B2D"/>
    <w:rsid w:val="00645C16"/>
    <w:rsid w:val="00646035"/>
    <w:rsid w:val="0064704F"/>
    <w:rsid w:val="00647752"/>
    <w:rsid w:val="00651B36"/>
    <w:rsid w:val="00651C76"/>
    <w:rsid w:val="00651F65"/>
    <w:rsid w:val="006526E7"/>
    <w:rsid w:val="00653545"/>
    <w:rsid w:val="00655008"/>
    <w:rsid w:val="0065581F"/>
    <w:rsid w:val="00656E6B"/>
    <w:rsid w:val="00657DBF"/>
    <w:rsid w:val="00661DF1"/>
    <w:rsid w:val="00664411"/>
    <w:rsid w:val="00664FF5"/>
    <w:rsid w:val="00667DFF"/>
    <w:rsid w:val="00667E26"/>
    <w:rsid w:val="0067489D"/>
    <w:rsid w:val="0067497D"/>
    <w:rsid w:val="00675BD8"/>
    <w:rsid w:val="0067714C"/>
    <w:rsid w:val="00681558"/>
    <w:rsid w:val="006836CA"/>
    <w:rsid w:val="00683DD3"/>
    <w:rsid w:val="006840DA"/>
    <w:rsid w:val="00684961"/>
    <w:rsid w:val="00690364"/>
    <w:rsid w:val="00691528"/>
    <w:rsid w:val="006921A5"/>
    <w:rsid w:val="00693173"/>
    <w:rsid w:val="006934F0"/>
    <w:rsid w:val="00693BD0"/>
    <w:rsid w:val="00695779"/>
    <w:rsid w:val="006965B3"/>
    <w:rsid w:val="006975F1"/>
    <w:rsid w:val="006A1647"/>
    <w:rsid w:val="006A1BF2"/>
    <w:rsid w:val="006A33B9"/>
    <w:rsid w:val="006A4E96"/>
    <w:rsid w:val="006B1682"/>
    <w:rsid w:val="006B4709"/>
    <w:rsid w:val="006B4A56"/>
    <w:rsid w:val="006B4FAE"/>
    <w:rsid w:val="006B53B3"/>
    <w:rsid w:val="006B6740"/>
    <w:rsid w:val="006C0EF8"/>
    <w:rsid w:val="006C0FF0"/>
    <w:rsid w:val="006C237C"/>
    <w:rsid w:val="006C2BDE"/>
    <w:rsid w:val="006C3E14"/>
    <w:rsid w:val="006C4451"/>
    <w:rsid w:val="006C7A7F"/>
    <w:rsid w:val="006D2C03"/>
    <w:rsid w:val="006D3317"/>
    <w:rsid w:val="006D4D82"/>
    <w:rsid w:val="006D4ECD"/>
    <w:rsid w:val="006D5A60"/>
    <w:rsid w:val="006D72CF"/>
    <w:rsid w:val="006D7BAB"/>
    <w:rsid w:val="006E0183"/>
    <w:rsid w:val="006E0C4D"/>
    <w:rsid w:val="006E28AE"/>
    <w:rsid w:val="006E3071"/>
    <w:rsid w:val="006E3999"/>
    <w:rsid w:val="006E4290"/>
    <w:rsid w:val="006E50B3"/>
    <w:rsid w:val="006E528A"/>
    <w:rsid w:val="006E5A37"/>
    <w:rsid w:val="006F1F6B"/>
    <w:rsid w:val="006F24DF"/>
    <w:rsid w:val="006F4276"/>
    <w:rsid w:val="006F5C7C"/>
    <w:rsid w:val="007016A2"/>
    <w:rsid w:val="00701CC1"/>
    <w:rsid w:val="00704AC7"/>
    <w:rsid w:val="00704BB9"/>
    <w:rsid w:val="007052B6"/>
    <w:rsid w:val="00710840"/>
    <w:rsid w:val="00712F5E"/>
    <w:rsid w:val="007141EA"/>
    <w:rsid w:val="00714248"/>
    <w:rsid w:val="00714CB3"/>
    <w:rsid w:val="00714D00"/>
    <w:rsid w:val="0071618F"/>
    <w:rsid w:val="00716499"/>
    <w:rsid w:val="00716FB9"/>
    <w:rsid w:val="00720558"/>
    <w:rsid w:val="0072173C"/>
    <w:rsid w:val="0072224F"/>
    <w:rsid w:val="0072232C"/>
    <w:rsid w:val="00722357"/>
    <w:rsid w:val="00722394"/>
    <w:rsid w:val="0072255A"/>
    <w:rsid w:val="00724E95"/>
    <w:rsid w:val="00726135"/>
    <w:rsid w:val="00731221"/>
    <w:rsid w:val="0073128F"/>
    <w:rsid w:val="007317EF"/>
    <w:rsid w:val="00731842"/>
    <w:rsid w:val="0073217B"/>
    <w:rsid w:val="00732A07"/>
    <w:rsid w:val="00732D83"/>
    <w:rsid w:val="00734AB8"/>
    <w:rsid w:val="00735344"/>
    <w:rsid w:val="007361C0"/>
    <w:rsid w:val="0073620C"/>
    <w:rsid w:val="007374AB"/>
    <w:rsid w:val="00740EAA"/>
    <w:rsid w:val="007417D4"/>
    <w:rsid w:val="007418BE"/>
    <w:rsid w:val="00741EA9"/>
    <w:rsid w:val="00742468"/>
    <w:rsid w:val="007445ED"/>
    <w:rsid w:val="00744FFA"/>
    <w:rsid w:val="00745245"/>
    <w:rsid w:val="007468C2"/>
    <w:rsid w:val="0074695C"/>
    <w:rsid w:val="0075027C"/>
    <w:rsid w:val="00750F78"/>
    <w:rsid w:val="007530CD"/>
    <w:rsid w:val="007533F4"/>
    <w:rsid w:val="007540AF"/>
    <w:rsid w:val="00754139"/>
    <w:rsid w:val="0075586A"/>
    <w:rsid w:val="0075632E"/>
    <w:rsid w:val="007578FE"/>
    <w:rsid w:val="007603A4"/>
    <w:rsid w:val="00761220"/>
    <w:rsid w:val="0076132B"/>
    <w:rsid w:val="00762442"/>
    <w:rsid w:val="00762743"/>
    <w:rsid w:val="00762AAE"/>
    <w:rsid w:val="00762C26"/>
    <w:rsid w:val="0076339E"/>
    <w:rsid w:val="007636BB"/>
    <w:rsid w:val="00763861"/>
    <w:rsid w:val="007646B5"/>
    <w:rsid w:val="00765899"/>
    <w:rsid w:val="0076594F"/>
    <w:rsid w:val="00766B6D"/>
    <w:rsid w:val="00767E6F"/>
    <w:rsid w:val="00770B82"/>
    <w:rsid w:val="00770C51"/>
    <w:rsid w:val="00771399"/>
    <w:rsid w:val="00773AF5"/>
    <w:rsid w:val="007746AA"/>
    <w:rsid w:val="007755F3"/>
    <w:rsid w:val="007769E7"/>
    <w:rsid w:val="007800A3"/>
    <w:rsid w:val="00780661"/>
    <w:rsid w:val="00780B49"/>
    <w:rsid w:val="00781117"/>
    <w:rsid w:val="00782B4C"/>
    <w:rsid w:val="0078363B"/>
    <w:rsid w:val="0078380D"/>
    <w:rsid w:val="00785838"/>
    <w:rsid w:val="0079009E"/>
    <w:rsid w:val="00791330"/>
    <w:rsid w:val="00792535"/>
    <w:rsid w:val="00793042"/>
    <w:rsid w:val="007934BD"/>
    <w:rsid w:val="007938CE"/>
    <w:rsid w:val="00794B9C"/>
    <w:rsid w:val="007967EB"/>
    <w:rsid w:val="00796DBE"/>
    <w:rsid w:val="007A167E"/>
    <w:rsid w:val="007A1D5B"/>
    <w:rsid w:val="007A2380"/>
    <w:rsid w:val="007A25C1"/>
    <w:rsid w:val="007A46BC"/>
    <w:rsid w:val="007A4940"/>
    <w:rsid w:val="007A4E9F"/>
    <w:rsid w:val="007A4EE1"/>
    <w:rsid w:val="007A5874"/>
    <w:rsid w:val="007A594F"/>
    <w:rsid w:val="007A6193"/>
    <w:rsid w:val="007A7098"/>
    <w:rsid w:val="007B152B"/>
    <w:rsid w:val="007B1647"/>
    <w:rsid w:val="007B1DB6"/>
    <w:rsid w:val="007B37C3"/>
    <w:rsid w:val="007B4F91"/>
    <w:rsid w:val="007B56BF"/>
    <w:rsid w:val="007B62CE"/>
    <w:rsid w:val="007B6BA7"/>
    <w:rsid w:val="007B72A9"/>
    <w:rsid w:val="007B7758"/>
    <w:rsid w:val="007C0182"/>
    <w:rsid w:val="007C0BDF"/>
    <w:rsid w:val="007C2359"/>
    <w:rsid w:val="007C498C"/>
    <w:rsid w:val="007C54FF"/>
    <w:rsid w:val="007C6601"/>
    <w:rsid w:val="007C6A1E"/>
    <w:rsid w:val="007D0A52"/>
    <w:rsid w:val="007D1415"/>
    <w:rsid w:val="007D19F6"/>
    <w:rsid w:val="007D219F"/>
    <w:rsid w:val="007D2314"/>
    <w:rsid w:val="007D352B"/>
    <w:rsid w:val="007D490D"/>
    <w:rsid w:val="007D5DEB"/>
    <w:rsid w:val="007D6557"/>
    <w:rsid w:val="007D768E"/>
    <w:rsid w:val="007E00FD"/>
    <w:rsid w:val="007E2841"/>
    <w:rsid w:val="007E43F2"/>
    <w:rsid w:val="007E610D"/>
    <w:rsid w:val="007E6E3A"/>
    <w:rsid w:val="007E7FB2"/>
    <w:rsid w:val="007F1202"/>
    <w:rsid w:val="007F3190"/>
    <w:rsid w:val="007F348B"/>
    <w:rsid w:val="007F3C77"/>
    <w:rsid w:val="007F46E4"/>
    <w:rsid w:val="007F49D0"/>
    <w:rsid w:val="007F59D3"/>
    <w:rsid w:val="007F6006"/>
    <w:rsid w:val="0080179D"/>
    <w:rsid w:val="00801813"/>
    <w:rsid w:val="00801984"/>
    <w:rsid w:val="008033FB"/>
    <w:rsid w:val="00805EB5"/>
    <w:rsid w:val="00806E4C"/>
    <w:rsid w:val="008102F9"/>
    <w:rsid w:val="00811B62"/>
    <w:rsid w:val="00811E16"/>
    <w:rsid w:val="0081507E"/>
    <w:rsid w:val="00815A06"/>
    <w:rsid w:val="008171D9"/>
    <w:rsid w:val="008203EB"/>
    <w:rsid w:val="00821F98"/>
    <w:rsid w:val="008227F4"/>
    <w:rsid w:val="0082516D"/>
    <w:rsid w:val="008254BB"/>
    <w:rsid w:val="00827CB2"/>
    <w:rsid w:val="008301C0"/>
    <w:rsid w:val="0083143B"/>
    <w:rsid w:val="00832007"/>
    <w:rsid w:val="008325A3"/>
    <w:rsid w:val="0083349B"/>
    <w:rsid w:val="00834590"/>
    <w:rsid w:val="00834A86"/>
    <w:rsid w:val="00837DDD"/>
    <w:rsid w:val="00837E2D"/>
    <w:rsid w:val="00837EC0"/>
    <w:rsid w:val="008402BF"/>
    <w:rsid w:val="00841C1D"/>
    <w:rsid w:val="00841DFC"/>
    <w:rsid w:val="00842E40"/>
    <w:rsid w:val="008515F0"/>
    <w:rsid w:val="00853FCE"/>
    <w:rsid w:val="00855118"/>
    <w:rsid w:val="0085553B"/>
    <w:rsid w:val="00855EA5"/>
    <w:rsid w:val="00857674"/>
    <w:rsid w:val="00857E98"/>
    <w:rsid w:val="00860BF8"/>
    <w:rsid w:val="008623D9"/>
    <w:rsid w:val="00862E21"/>
    <w:rsid w:val="00862E2E"/>
    <w:rsid w:val="008632AC"/>
    <w:rsid w:val="00864344"/>
    <w:rsid w:val="00865CB4"/>
    <w:rsid w:val="00866A0B"/>
    <w:rsid w:val="00866EE9"/>
    <w:rsid w:val="0087083F"/>
    <w:rsid w:val="00870DD2"/>
    <w:rsid w:val="00871D1D"/>
    <w:rsid w:val="0087297D"/>
    <w:rsid w:val="00872AEA"/>
    <w:rsid w:val="008737E9"/>
    <w:rsid w:val="00873D6D"/>
    <w:rsid w:val="00874A5A"/>
    <w:rsid w:val="00874E49"/>
    <w:rsid w:val="00877A2F"/>
    <w:rsid w:val="00882D3A"/>
    <w:rsid w:val="00882E24"/>
    <w:rsid w:val="00882F0A"/>
    <w:rsid w:val="00883645"/>
    <w:rsid w:val="00883B74"/>
    <w:rsid w:val="00884AEA"/>
    <w:rsid w:val="008859C8"/>
    <w:rsid w:val="00886BB7"/>
    <w:rsid w:val="0089163B"/>
    <w:rsid w:val="00892650"/>
    <w:rsid w:val="00892C32"/>
    <w:rsid w:val="00892F76"/>
    <w:rsid w:val="00893A9E"/>
    <w:rsid w:val="00895904"/>
    <w:rsid w:val="0089657B"/>
    <w:rsid w:val="00897FC2"/>
    <w:rsid w:val="008A4BDB"/>
    <w:rsid w:val="008A5281"/>
    <w:rsid w:val="008A574D"/>
    <w:rsid w:val="008A6989"/>
    <w:rsid w:val="008A6B8F"/>
    <w:rsid w:val="008A7787"/>
    <w:rsid w:val="008B08BD"/>
    <w:rsid w:val="008B1A68"/>
    <w:rsid w:val="008B1D23"/>
    <w:rsid w:val="008B2EBD"/>
    <w:rsid w:val="008B4F5C"/>
    <w:rsid w:val="008B5433"/>
    <w:rsid w:val="008B769B"/>
    <w:rsid w:val="008B7F98"/>
    <w:rsid w:val="008C1081"/>
    <w:rsid w:val="008C17DF"/>
    <w:rsid w:val="008C3B14"/>
    <w:rsid w:val="008C3FAC"/>
    <w:rsid w:val="008C4457"/>
    <w:rsid w:val="008C4635"/>
    <w:rsid w:val="008C4C3E"/>
    <w:rsid w:val="008C67B7"/>
    <w:rsid w:val="008C7C75"/>
    <w:rsid w:val="008D20E9"/>
    <w:rsid w:val="008D3820"/>
    <w:rsid w:val="008D3AA7"/>
    <w:rsid w:val="008D3CE0"/>
    <w:rsid w:val="008D64AE"/>
    <w:rsid w:val="008D6AFC"/>
    <w:rsid w:val="008D786F"/>
    <w:rsid w:val="008E093A"/>
    <w:rsid w:val="008E2636"/>
    <w:rsid w:val="008E2701"/>
    <w:rsid w:val="008E2CAC"/>
    <w:rsid w:val="008E2F4B"/>
    <w:rsid w:val="008E3D2A"/>
    <w:rsid w:val="008E541D"/>
    <w:rsid w:val="008E7230"/>
    <w:rsid w:val="008F169A"/>
    <w:rsid w:val="008F3C88"/>
    <w:rsid w:val="008F3EBE"/>
    <w:rsid w:val="008F7669"/>
    <w:rsid w:val="008F7756"/>
    <w:rsid w:val="009031ED"/>
    <w:rsid w:val="009046A6"/>
    <w:rsid w:val="00906222"/>
    <w:rsid w:val="00910968"/>
    <w:rsid w:val="0091194C"/>
    <w:rsid w:val="00914749"/>
    <w:rsid w:val="009148E6"/>
    <w:rsid w:val="00914A06"/>
    <w:rsid w:val="00915E4A"/>
    <w:rsid w:val="00916F4B"/>
    <w:rsid w:val="00920E38"/>
    <w:rsid w:val="00922693"/>
    <w:rsid w:val="00922984"/>
    <w:rsid w:val="00922F6C"/>
    <w:rsid w:val="00923593"/>
    <w:rsid w:val="00923860"/>
    <w:rsid w:val="00924A55"/>
    <w:rsid w:val="00924AC9"/>
    <w:rsid w:val="00925B90"/>
    <w:rsid w:val="0092653B"/>
    <w:rsid w:val="00926764"/>
    <w:rsid w:val="0092726E"/>
    <w:rsid w:val="009272A5"/>
    <w:rsid w:val="009302A0"/>
    <w:rsid w:val="00930D69"/>
    <w:rsid w:val="00931D6A"/>
    <w:rsid w:val="009327FE"/>
    <w:rsid w:val="00932DD4"/>
    <w:rsid w:val="0093370C"/>
    <w:rsid w:val="0093643F"/>
    <w:rsid w:val="00937C20"/>
    <w:rsid w:val="009405AD"/>
    <w:rsid w:val="009427C0"/>
    <w:rsid w:val="009438BD"/>
    <w:rsid w:val="00944270"/>
    <w:rsid w:val="0094513E"/>
    <w:rsid w:val="009460E1"/>
    <w:rsid w:val="009465D8"/>
    <w:rsid w:val="00950D8C"/>
    <w:rsid w:val="00951356"/>
    <w:rsid w:val="00960D29"/>
    <w:rsid w:val="00960F91"/>
    <w:rsid w:val="0096112E"/>
    <w:rsid w:val="009625A7"/>
    <w:rsid w:val="00963AD2"/>
    <w:rsid w:val="009656B4"/>
    <w:rsid w:val="00966E73"/>
    <w:rsid w:val="00967E0C"/>
    <w:rsid w:val="00970DEA"/>
    <w:rsid w:val="009721E5"/>
    <w:rsid w:val="009747A0"/>
    <w:rsid w:val="009752F7"/>
    <w:rsid w:val="00975FFD"/>
    <w:rsid w:val="00976DF1"/>
    <w:rsid w:val="00977506"/>
    <w:rsid w:val="00977920"/>
    <w:rsid w:val="00980261"/>
    <w:rsid w:val="009804C3"/>
    <w:rsid w:val="00981695"/>
    <w:rsid w:val="0098245C"/>
    <w:rsid w:val="00983807"/>
    <w:rsid w:val="0098382B"/>
    <w:rsid w:val="00983B99"/>
    <w:rsid w:val="00985100"/>
    <w:rsid w:val="0098539E"/>
    <w:rsid w:val="00985AA8"/>
    <w:rsid w:val="00985BBF"/>
    <w:rsid w:val="00987078"/>
    <w:rsid w:val="00987A18"/>
    <w:rsid w:val="009903A2"/>
    <w:rsid w:val="00990EC2"/>
    <w:rsid w:val="009919F0"/>
    <w:rsid w:val="009923B6"/>
    <w:rsid w:val="00992F90"/>
    <w:rsid w:val="00993BD8"/>
    <w:rsid w:val="009948C8"/>
    <w:rsid w:val="009961AA"/>
    <w:rsid w:val="00996B1A"/>
    <w:rsid w:val="009A0698"/>
    <w:rsid w:val="009A0DD8"/>
    <w:rsid w:val="009A17FA"/>
    <w:rsid w:val="009A1F1B"/>
    <w:rsid w:val="009A2E1F"/>
    <w:rsid w:val="009A2E34"/>
    <w:rsid w:val="009A3190"/>
    <w:rsid w:val="009A3551"/>
    <w:rsid w:val="009A4335"/>
    <w:rsid w:val="009A44C8"/>
    <w:rsid w:val="009A546F"/>
    <w:rsid w:val="009A7596"/>
    <w:rsid w:val="009B01E8"/>
    <w:rsid w:val="009B0458"/>
    <w:rsid w:val="009B0F40"/>
    <w:rsid w:val="009B205F"/>
    <w:rsid w:val="009B302D"/>
    <w:rsid w:val="009B3499"/>
    <w:rsid w:val="009B35F4"/>
    <w:rsid w:val="009B3EFD"/>
    <w:rsid w:val="009B4BDA"/>
    <w:rsid w:val="009B6871"/>
    <w:rsid w:val="009B6EE7"/>
    <w:rsid w:val="009B755C"/>
    <w:rsid w:val="009C190E"/>
    <w:rsid w:val="009C4157"/>
    <w:rsid w:val="009C4B3F"/>
    <w:rsid w:val="009C55A2"/>
    <w:rsid w:val="009C5D59"/>
    <w:rsid w:val="009C68B0"/>
    <w:rsid w:val="009C7565"/>
    <w:rsid w:val="009C75CC"/>
    <w:rsid w:val="009C7CA9"/>
    <w:rsid w:val="009D0B47"/>
    <w:rsid w:val="009D27BD"/>
    <w:rsid w:val="009D3FA1"/>
    <w:rsid w:val="009D4AF8"/>
    <w:rsid w:val="009D5D2C"/>
    <w:rsid w:val="009D5DED"/>
    <w:rsid w:val="009D627F"/>
    <w:rsid w:val="009D62B8"/>
    <w:rsid w:val="009D7B63"/>
    <w:rsid w:val="009E0302"/>
    <w:rsid w:val="009E1CFF"/>
    <w:rsid w:val="009E26E3"/>
    <w:rsid w:val="009E4832"/>
    <w:rsid w:val="009E4979"/>
    <w:rsid w:val="009E4D91"/>
    <w:rsid w:val="009E54E6"/>
    <w:rsid w:val="009E6BD8"/>
    <w:rsid w:val="009E6C17"/>
    <w:rsid w:val="009E6D62"/>
    <w:rsid w:val="009F072F"/>
    <w:rsid w:val="009F082C"/>
    <w:rsid w:val="009F093C"/>
    <w:rsid w:val="009F1F60"/>
    <w:rsid w:val="009F39F0"/>
    <w:rsid w:val="00A00DCB"/>
    <w:rsid w:val="00A02063"/>
    <w:rsid w:val="00A029CA"/>
    <w:rsid w:val="00A02FD3"/>
    <w:rsid w:val="00A03706"/>
    <w:rsid w:val="00A043FD"/>
    <w:rsid w:val="00A0446D"/>
    <w:rsid w:val="00A06036"/>
    <w:rsid w:val="00A066A4"/>
    <w:rsid w:val="00A06960"/>
    <w:rsid w:val="00A0751D"/>
    <w:rsid w:val="00A0767D"/>
    <w:rsid w:val="00A077CC"/>
    <w:rsid w:val="00A10BA3"/>
    <w:rsid w:val="00A147D1"/>
    <w:rsid w:val="00A15662"/>
    <w:rsid w:val="00A17E4D"/>
    <w:rsid w:val="00A20BE0"/>
    <w:rsid w:val="00A20ECB"/>
    <w:rsid w:val="00A210AF"/>
    <w:rsid w:val="00A21703"/>
    <w:rsid w:val="00A2531F"/>
    <w:rsid w:val="00A25BE3"/>
    <w:rsid w:val="00A25EF9"/>
    <w:rsid w:val="00A31DBA"/>
    <w:rsid w:val="00A32481"/>
    <w:rsid w:val="00A32629"/>
    <w:rsid w:val="00A3297C"/>
    <w:rsid w:val="00A36507"/>
    <w:rsid w:val="00A41110"/>
    <w:rsid w:val="00A41C2F"/>
    <w:rsid w:val="00A424CC"/>
    <w:rsid w:val="00A461FF"/>
    <w:rsid w:val="00A46522"/>
    <w:rsid w:val="00A47A5A"/>
    <w:rsid w:val="00A5046C"/>
    <w:rsid w:val="00A5055F"/>
    <w:rsid w:val="00A52B02"/>
    <w:rsid w:val="00A52EA4"/>
    <w:rsid w:val="00A538F2"/>
    <w:rsid w:val="00A53D3B"/>
    <w:rsid w:val="00A54C2F"/>
    <w:rsid w:val="00A54CBC"/>
    <w:rsid w:val="00A55312"/>
    <w:rsid w:val="00A55959"/>
    <w:rsid w:val="00A55F2F"/>
    <w:rsid w:val="00A565E7"/>
    <w:rsid w:val="00A573F0"/>
    <w:rsid w:val="00A579C1"/>
    <w:rsid w:val="00A62093"/>
    <w:rsid w:val="00A6213A"/>
    <w:rsid w:val="00A621FA"/>
    <w:rsid w:val="00A62D51"/>
    <w:rsid w:val="00A631DD"/>
    <w:rsid w:val="00A63B63"/>
    <w:rsid w:val="00A66A12"/>
    <w:rsid w:val="00A67163"/>
    <w:rsid w:val="00A67585"/>
    <w:rsid w:val="00A71958"/>
    <w:rsid w:val="00A7294F"/>
    <w:rsid w:val="00A74DCC"/>
    <w:rsid w:val="00A761E5"/>
    <w:rsid w:val="00A81282"/>
    <w:rsid w:val="00A82AAE"/>
    <w:rsid w:val="00A847A3"/>
    <w:rsid w:val="00A84C0C"/>
    <w:rsid w:val="00A86894"/>
    <w:rsid w:val="00A86B73"/>
    <w:rsid w:val="00A918C8"/>
    <w:rsid w:val="00A92431"/>
    <w:rsid w:val="00A92644"/>
    <w:rsid w:val="00A929B3"/>
    <w:rsid w:val="00A94E9A"/>
    <w:rsid w:val="00A9534F"/>
    <w:rsid w:val="00A96940"/>
    <w:rsid w:val="00A969DE"/>
    <w:rsid w:val="00A97E73"/>
    <w:rsid w:val="00AA037A"/>
    <w:rsid w:val="00AA3C48"/>
    <w:rsid w:val="00AA3E2E"/>
    <w:rsid w:val="00AA447F"/>
    <w:rsid w:val="00AA531B"/>
    <w:rsid w:val="00AA55B7"/>
    <w:rsid w:val="00AA57FC"/>
    <w:rsid w:val="00AA61E5"/>
    <w:rsid w:val="00AA6A32"/>
    <w:rsid w:val="00AB1484"/>
    <w:rsid w:val="00AB1540"/>
    <w:rsid w:val="00AB28CE"/>
    <w:rsid w:val="00AB2CDE"/>
    <w:rsid w:val="00AB2FD8"/>
    <w:rsid w:val="00AB32E6"/>
    <w:rsid w:val="00AB3AA0"/>
    <w:rsid w:val="00AB3E6D"/>
    <w:rsid w:val="00AB4FE6"/>
    <w:rsid w:val="00AB57FD"/>
    <w:rsid w:val="00AB617A"/>
    <w:rsid w:val="00AB6FD6"/>
    <w:rsid w:val="00AC0367"/>
    <w:rsid w:val="00AC11F4"/>
    <w:rsid w:val="00AC1CBA"/>
    <w:rsid w:val="00AC1D17"/>
    <w:rsid w:val="00AC21AD"/>
    <w:rsid w:val="00AC2DBE"/>
    <w:rsid w:val="00AC4C0D"/>
    <w:rsid w:val="00AC65C6"/>
    <w:rsid w:val="00AC689A"/>
    <w:rsid w:val="00AC7E81"/>
    <w:rsid w:val="00AD01E5"/>
    <w:rsid w:val="00AD29EC"/>
    <w:rsid w:val="00AD3D4A"/>
    <w:rsid w:val="00AD3F6A"/>
    <w:rsid w:val="00AD63A6"/>
    <w:rsid w:val="00AD79FD"/>
    <w:rsid w:val="00AE11FA"/>
    <w:rsid w:val="00AE1294"/>
    <w:rsid w:val="00AE3814"/>
    <w:rsid w:val="00AE39FD"/>
    <w:rsid w:val="00AE3BD4"/>
    <w:rsid w:val="00AE45E3"/>
    <w:rsid w:val="00AE5E56"/>
    <w:rsid w:val="00AE71BB"/>
    <w:rsid w:val="00AE76E3"/>
    <w:rsid w:val="00AE7AE4"/>
    <w:rsid w:val="00AF2EA0"/>
    <w:rsid w:val="00AF6C0F"/>
    <w:rsid w:val="00AF780B"/>
    <w:rsid w:val="00AF7BCB"/>
    <w:rsid w:val="00B005DD"/>
    <w:rsid w:val="00B03849"/>
    <w:rsid w:val="00B040FC"/>
    <w:rsid w:val="00B05BD3"/>
    <w:rsid w:val="00B0612D"/>
    <w:rsid w:val="00B06701"/>
    <w:rsid w:val="00B10BBB"/>
    <w:rsid w:val="00B12BD0"/>
    <w:rsid w:val="00B1555C"/>
    <w:rsid w:val="00B177F3"/>
    <w:rsid w:val="00B17C80"/>
    <w:rsid w:val="00B25771"/>
    <w:rsid w:val="00B27B17"/>
    <w:rsid w:val="00B323B6"/>
    <w:rsid w:val="00B32A85"/>
    <w:rsid w:val="00B40053"/>
    <w:rsid w:val="00B412A9"/>
    <w:rsid w:val="00B425E1"/>
    <w:rsid w:val="00B42FE9"/>
    <w:rsid w:val="00B43979"/>
    <w:rsid w:val="00B43A22"/>
    <w:rsid w:val="00B442B3"/>
    <w:rsid w:val="00B44CA2"/>
    <w:rsid w:val="00B454FF"/>
    <w:rsid w:val="00B46BBB"/>
    <w:rsid w:val="00B514B4"/>
    <w:rsid w:val="00B51500"/>
    <w:rsid w:val="00B519C8"/>
    <w:rsid w:val="00B52CC4"/>
    <w:rsid w:val="00B52DCC"/>
    <w:rsid w:val="00B55451"/>
    <w:rsid w:val="00B575E4"/>
    <w:rsid w:val="00B60812"/>
    <w:rsid w:val="00B60B6E"/>
    <w:rsid w:val="00B6133C"/>
    <w:rsid w:val="00B6154D"/>
    <w:rsid w:val="00B63947"/>
    <w:rsid w:val="00B64A19"/>
    <w:rsid w:val="00B64F59"/>
    <w:rsid w:val="00B669D3"/>
    <w:rsid w:val="00B67BB0"/>
    <w:rsid w:val="00B70695"/>
    <w:rsid w:val="00B711C8"/>
    <w:rsid w:val="00B73832"/>
    <w:rsid w:val="00B73D0E"/>
    <w:rsid w:val="00B7466D"/>
    <w:rsid w:val="00B76B34"/>
    <w:rsid w:val="00B8066F"/>
    <w:rsid w:val="00B81692"/>
    <w:rsid w:val="00B82EBB"/>
    <w:rsid w:val="00B83354"/>
    <w:rsid w:val="00B90F61"/>
    <w:rsid w:val="00B9106E"/>
    <w:rsid w:val="00B910A1"/>
    <w:rsid w:val="00B9221F"/>
    <w:rsid w:val="00B9353A"/>
    <w:rsid w:val="00B9394B"/>
    <w:rsid w:val="00B94D40"/>
    <w:rsid w:val="00B96F35"/>
    <w:rsid w:val="00B97487"/>
    <w:rsid w:val="00B97783"/>
    <w:rsid w:val="00B979BE"/>
    <w:rsid w:val="00BA1154"/>
    <w:rsid w:val="00BA2E05"/>
    <w:rsid w:val="00BA32E4"/>
    <w:rsid w:val="00BA4333"/>
    <w:rsid w:val="00BA6217"/>
    <w:rsid w:val="00BA6469"/>
    <w:rsid w:val="00BA725E"/>
    <w:rsid w:val="00BB03C6"/>
    <w:rsid w:val="00BB1471"/>
    <w:rsid w:val="00BB1DE4"/>
    <w:rsid w:val="00BB25DD"/>
    <w:rsid w:val="00BB2C8C"/>
    <w:rsid w:val="00BB2EFD"/>
    <w:rsid w:val="00BB444B"/>
    <w:rsid w:val="00BB50B5"/>
    <w:rsid w:val="00BB5FAF"/>
    <w:rsid w:val="00BB702F"/>
    <w:rsid w:val="00BC082E"/>
    <w:rsid w:val="00BC3603"/>
    <w:rsid w:val="00BC3FDD"/>
    <w:rsid w:val="00BC5097"/>
    <w:rsid w:val="00BC53AC"/>
    <w:rsid w:val="00BC6936"/>
    <w:rsid w:val="00BC7346"/>
    <w:rsid w:val="00BD07D3"/>
    <w:rsid w:val="00BD1676"/>
    <w:rsid w:val="00BD19D0"/>
    <w:rsid w:val="00BD244D"/>
    <w:rsid w:val="00BD361C"/>
    <w:rsid w:val="00BD48A4"/>
    <w:rsid w:val="00BD52CC"/>
    <w:rsid w:val="00BD6170"/>
    <w:rsid w:val="00BD61E7"/>
    <w:rsid w:val="00BD65A9"/>
    <w:rsid w:val="00BD665B"/>
    <w:rsid w:val="00BD69AD"/>
    <w:rsid w:val="00BD6C12"/>
    <w:rsid w:val="00BD7E59"/>
    <w:rsid w:val="00BE0182"/>
    <w:rsid w:val="00BE0232"/>
    <w:rsid w:val="00BE08AB"/>
    <w:rsid w:val="00BE3F71"/>
    <w:rsid w:val="00BE43BE"/>
    <w:rsid w:val="00BE4A94"/>
    <w:rsid w:val="00BE4D66"/>
    <w:rsid w:val="00BE566B"/>
    <w:rsid w:val="00BE6EA7"/>
    <w:rsid w:val="00BF0527"/>
    <w:rsid w:val="00BF08C8"/>
    <w:rsid w:val="00BF31B4"/>
    <w:rsid w:val="00BF3E45"/>
    <w:rsid w:val="00BF3F78"/>
    <w:rsid w:val="00BF5879"/>
    <w:rsid w:val="00BF6FFF"/>
    <w:rsid w:val="00BF728B"/>
    <w:rsid w:val="00BF7C73"/>
    <w:rsid w:val="00C020CE"/>
    <w:rsid w:val="00C0223D"/>
    <w:rsid w:val="00C02ADF"/>
    <w:rsid w:val="00C02E4B"/>
    <w:rsid w:val="00C040CC"/>
    <w:rsid w:val="00C04C7C"/>
    <w:rsid w:val="00C04FB5"/>
    <w:rsid w:val="00C05451"/>
    <w:rsid w:val="00C066DB"/>
    <w:rsid w:val="00C07A1E"/>
    <w:rsid w:val="00C07AB2"/>
    <w:rsid w:val="00C1207D"/>
    <w:rsid w:val="00C120A2"/>
    <w:rsid w:val="00C128B0"/>
    <w:rsid w:val="00C12EA1"/>
    <w:rsid w:val="00C13BB9"/>
    <w:rsid w:val="00C20331"/>
    <w:rsid w:val="00C22CF3"/>
    <w:rsid w:val="00C24FF4"/>
    <w:rsid w:val="00C258EB"/>
    <w:rsid w:val="00C26F4E"/>
    <w:rsid w:val="00C2719E"/>
    <w:rsid w:val="00C27FB0"/>
    <w:rsid w:val="00C31021"/>
    <w:rsid w:val="00C31419"/>
    <w:rsid w:val="00C31DDC"/>
    <w:rsid w:val="00C32541"/>
    <w:rsid w:val="00C32A0A"/>
    <w:rsid w:val="00C32AAA"/>
    <w:rsid w:val="00C334FA"/>
    <w:rsid w:val="00C368AB"/>
    <w:rsid w:val="00C40354"/>
    <w:rsid w:val="00C40BFD"/>
    <w:rsid w:val="00C41F08"/>
    <w:rsid w:val="00C424FE"/>
    <w:rsid w:val="00C42E90"/>
    <w:rsid w:val="00C43D92"/>
    <w:rsid w:val="00C455BB"/>
    <w:rsid w:val="00C46E87"/>
    <w:rsid w:val="00C54895"/>
    <w:rsid w:val="00C54F98"/>
    <w:rsid w:val="00C55353"/>
    <w:rsid w:val="00C55857"/>
    <w:rsid w:val="00C624BB"/>
    <w:rsid w:val="00C64DCB"/>
    <w:rsid w:val="00C652D7"/>
    <w:rsid w:val="00C67256"/>
    <w:rsid w:val="00C67452"/>
    <w:rsid w:val="00C7014A"/>
    <w:rsid w:val="00C710B4"/>
    <w:rsid w:val="00C71796"/>
    <w:rsid w:val="00C7490E"/>
    <w:rsid w:val="00C75196"/>
    <w:rsid w:val="00C756AD"/>
    <w:rsid w:val="00C75F2E"/>
    <w:rsid w:val="00C771C6"/>
    <w:rsid w:val="00C77C71"/>
    <w:rsid w:val="00C802B9"/>
    <w:rsid w:val="00C8140D"/>
    <w:rsid w:val="00C81798"/>
    <w:rsid w:val="00C828BB"/>
    <w:rsid w:val="00C85A1E"/>
    <w:rsid w:val="00C85B0B"/>
    <w:rsid w:val="00C86317"/>
    <w:rsid w:val="00C86E05"/>
    <w:rsid w:val="00C906CA"/>
    <w:rsid w:val="00C93091"/>
    <w:rsid w:val="00C94740"/>
    <w:rsid w:val="00C959D8"/>
    <w:rsid w:val="00C96C31"/>
    <w:rsid w:val="00C970AC"/>
    <w:rsid w:val="00C977AF"/>
    <w:rsid w:val="00C97F5A"/>
    <w:rsid w:val="00CA0AD5"/>
    <w:rsid w:val="00CA195C"/>
    <w:rsid w:val="00CA1C4B"/>
    <w:rsid w:val="00CA1CEB"/>
    <w:rsid w:val="00CA1DA7"/>
    <w:rsid w:val="00CA289E"/>
    <w:rsid w:val="00CA6175"/>
    <w:rsid w:val="00CA676F"/>
    <w:rsid w:val="00CA6AB8"/>
    <w:rsid w:val="00CA6D23"/>
    <w:rsid w:val="00CA72DC"/>
    <w:rsid w:val="00CA7377"/>
    <w:rsid w:val="00CA7519"/>
    <w:rsid w:val="00CA7564"/>
    <w:rsid w:val="00CA78C0"/>
    <w:rsid w:val="00CB01C7"/>
    <w:rsid w:val="00CB1590"/>
    <w:rsid w:val="00CB18C0"/>
    <w:rsid w:val="00CB2ED7"/>
    <w:rsid w:val="00CB2FEA"/>
    <w:rsid w:val="00CB37C2"/>
    <w:rsid w:val="00CB3AD5"/>
    <w:rsid w:val="00CB43FB"/>
    <w:rsid w:val="00CB6888"/>
    <w:rsid w:val="00CB6BD7"/>
    <w:rsid w:val="00CB704A"/>
    <w:rsid w:val="00CB7E39"/>
    <w:rsid w:val="00CC1BAC"/>
    <w:rsid w:val="00CC2639"/>
    <w:rsid w:val="00CC30C0"/>
    <w:rsid w:val="00CC339E"/>
    <w:rsid w:val="00CC3570"/>
    <w:rsid w:val="00CC3D7A"/>
    <w:rsid w:val="00CC44A7"/>
    <w:rsid w:val="00CD095D"/>
    <w:rsid w:val="00CD0B6E"/>
    <w:rsid w:val="00CD15B5"/>
    <w:rsid w:val="00CD2546"/>
    <w:rsid w:val="00CD25AF"/>
    <w:rsid w:val="00CD25DE"/>
    <w:rsid w:val="00CD3910"/>
    <w:rsid w:val="00CD5280"/>
    <w:rsid w:val="00CD7C32"/>
    <w:rsid w:val="00CE0C44"/>
    <w:rsid w:val="00CE0DB5"/>
    <w:rsid w:val="00CE1B76"/>
    <w:rsid w:val="00CE21D2"/>
    <w:rsid w:val="00CE3EBB"/>
    <w:rsid w:val="00CF10E6"/>
    <w:rsid w:val="00CF2329"/>
    <w:rsid w:val="00CF5FB3"/>
    <w:rsid w:val="00CF6EE2"/>
    <w:rsid w:val="00CF7265"/>
    <w:rsid w:val="00CF787D"/>
    <w:rsid w:val="00D002B6"/>
    <w:rsid w:val="00D00407"/>
    <w:rsid w:val="00D016DA"/>
    <w:rsid w:val="00D02269"/>
    <w:rsid w:val="00D03BA1"/>
    <w:rsid w:val="00D0447D"/>
    <w:rsid w:val="00D044ED"/>
    <w:rsid w:val="00D0477E"/>
    <w:rsid w:val="00D04E50"/>
    <w:rsid w:val="00D05F4F"/>
    <w:rsid w:val="00D06731"/>
    <w:rsid w:val="00D10744"/>
    <w:rsid w:val="00D11C4E"/>
    <w:rsid w:val="00D11D55"/>
    <w:rsid w:val="00D12905"/>
    <w:rsid w:val="00D12F84"/>
    <w:rsid w:val="00D13CF9"/>
    <w:rsid w:val="00D140F3"/>
    <w:rsid w:val="00D150E3"/>
    <w:rsid w:val="00D231A8"/>
    <w:rsid w:val="00D24A5B"/>
    <w:rsid w:val="00D2552A"/>
    <w:rsid w:val="00D25DCC"/>
    <w:rsid w:val="00D26EBA"/>
    <w:rsid w:val="00D279A4"/>
    <w:rsid w:val="00D31031"/>
    <w:rsid w:val="00D31709"/>
    <w:rsid w:val="00D317DB"/>
    <w:rsid w:val="00D318E3"/>
    <w:rsid w:val="00D31E2B"/>
    <w:rsid w:val="00D32F05"/>
    <w:rsid w:val="00D358B9"/>
    <w:rsid w:val="00D36239"/>
    <w:rsid w:val="00D364EB"/>
    <w:rsid w:val="00D370DD"/>
    <w:rsid w:val="00D37195"/>
    <w:rsid w:val="00D37C88"/>
    <w:rsid w:val="00D40954"/>
    <w:rsid w:val="00D4243F"/>
    <w:rsid w:val="00D431B8"/>
    <w:rsid w:val="00D44711"/>
    <w:rsid w:val="00D44CA4"/>
    <w:rsid w:val="00D45EBA"/>
    <w:rsid w:val="00D460B5"/>
    <w:rsid w:val="00D47C63"/>
    <w:rsid w:val="00D47CDD"/>
    <w:rsid w:val="00D5055B"/>
    <w:rsid w:val="00D53470"/>
    <w:rsid w:val="00D54CD6"/>
    <w:rsid w:val="00D55C17"/>
    <w:rsid w:val="00D5750F"/>
    <w:rsid w:val="00D579D7"/>
    <w:rsid w:val="00D57A22"/>
    <w:rsid w:val="00D61486"/>
    <w:rsid w:val="00D61E55"/>
    <w:rsid w:val="00D6318B"/>
    <w:rsid w:val="00D641F4"/>
    <w:rsid w:val="00D6731E"/>
    <w:rsid w:val="00D67BD0"/>
    <w:rsid w:val="00D70A8E"/>
    <w:rsid w:val="00D7568E"/>
    <w:rsid w:val="00D76C9F"/>
    <w:rsid w:val="00D8224B"/>
    <w:rsid w:val="00D85EC8"/>
    <w:rsid w:val="00D8654B"/>
    <w:rsid w:val="00D87E01"/>
    <w:rsid w:val="00D90E97"/>
    <w:rsid w:val="00D922A1"/>
    <w:rsid w:val="00D92E21"/>
    <w:rsid w:val="00D92FA5"/>
    <w:rsid w:val="00D937A4"/>
    <w:rsid w:val="00D937CD"/>
    <w:rsid w:val="00D9495E"/>
    <w:rsid w:val="00D94E19"/>
    <w:rsid w:val="00D94F44"/>
    <w:rsid w:val="00D9526C"/>
    <w:rsid w:val="00D962F7"/>
    <w:rsid w:val="00D975E1"/>
    <w:rsid w:val="00D9766B"/>
    <w:rsid w:val="00D97AC5"/>
    <w:rsid w:val="00DA01B3"/>
    <w:rsid w:val="00DA028A"/>
    <w:rsid w:val="00DA0E9C"/>
    <w:rsid w:val="00DA0F72"/>
    <w:rsid w:val="00DA2B6B"/>
    <w:rsid w:val="00DA41DD"/>
    <w:rsid w:val="00DA4EF1"/>
    <w:rsid w:val="00DA50C9"/>
    <w:rsid w:val="00DA5493"/>
    <w:rsid w:val="00DA73DD"/>
    <w:rsid w:val="00DB2028"/>
    <w:rsid w:val="00DB3F08"/>
    <w:rsid w:val="00DB4C22"/>
    <w:rsid w:val="00DB6C7C"/>
    <w:rsid w:val="00DB7245"/>
    <w:rsid w:val="00DB7793"/>
    <w:rsid w:val="00DC1512"/>
    <w:rsid w:val="00DC162C"/>
    <w:rsid w:val="00DC17D7"/>
    <w:rsid w:val="00DC1BE5"/>
    <w:rsid w:val="00DC1CA4"/>
    <w:rsid w:val="00DC2C76"/>
    <w:rsid w:val="00DC465B"/>
    <w:rsid w:val="00DC4A8C"/>
    <w:rsid w:val="00DC510F"/>
    <w:rsid w:val="00DC6367"/>
    <w:rsid w:val="00DC652E"/>
    <w:rsid w:val="00DC656A"/>
    <w:rsid w:val="00DC700D"/>
    <w:rsid w:val="00DC7518"/>
    <w:rsid w:val="00DC7DA0"/>
    <w:rsid w:val="00DC7EAF"/>
    <w:rsid w:val="00DD17FA"/>
    <w:rsid w:val="00DD2696"/>
    <w:rsid w:val="00DD31CC"/>
    <w:rsid w:val="00DD3B66"/>
    <w:rsid w:val="00DD3D17"/>
    <w:rsid w:val="00DD47D7"/>
    <w:rsid w:val="00DE0368"/>
    <w:rsid w:val="00DE0519"/>
    <w:rsid w:val="00DE08E5"/>
    <w:rsid w:val="00DE42ED"/>
    <w:rsid w:val="00DE43DC"/>
    <w:rsid w:val="00DE7846"/>
    <w:rsid w:val="00DF1C0E"/>
    <w:rsid w:val="00DF26B7"/>
    <w:rsid w:val="00DF2A8B"/>
    <w:rsid w:val="00DF38CA"/>
    <w:rsid w:val="00DF3D80"/>
    <w:rsid w:val="00DF4246"/>
    <w:rsid w:val="00DF48A9"/>
    <w:rsid w:val="00DF49D4"/>
    <w:rsid w:val="00DF5A17"/>
    <w:rsid w:val="00DF5AD2"/>
    <w:rsid w:val="00DF5CB0"/>
    <w:rsid w:val="00DF6538"/>
    <w:rsid w:val="00DF6F6F"/>
    <w:rsid w:val="00E00477"/>
    <w:rsid w:val="00E00838"/>
    <w:rsid w:val="00E017E6"/>
    <w:rsid w:val="00E01A11"/>
    <w:rsid w:val="00E0639F"/>
    <w:rsid w:val="00E06A43"/>
    <w:rsid w:val="00E073EE"/>
    <w:rsid w:val="00E105DE"/>
    <w:rsid w:val="00E10EF3"/>
    <w:rsid w:val="00E1176C"/>
    <w:rsid w:val="00E11C6E"/>
    <w:rsid w:val="00E1278F"/>
    <w:rsid w:val="00E1436C"/>
    <w:rsid w:val="00E147D7"/>
    <w:rsid w:val="00E172E2"/>
    <w:rsid w:val="00E176FD"/>
    <w:rsid w:val="00E17DFA"/>
    <w:rsid w:val="00E2045C"/>
    <w:rsid w:val="00E2263C"/>
    <w:rsid w:val="00E22E7A"/>
    <w:rsid w:val="00E23ED6"/>
    <w:rsid w:val="00E253DE"/>
    <w:rsid w:val="00E25675"/>
    <w:rsid w:val="00E25B83"/>
    <w:rsid w:val="00E269EE"/>
    <w:rsid w:val="00E27074"/>
    <w:rsid w:val="00E300D9"/>
    <w:rsid w:val="00E306D1"/>
    <w:rsid w:val="00E31C4F"/>
    <w:rsid w:val="00E32C07"/>
    <w:rsid w:val="00E34BFF"/>
    <w:rsid w:val="00E3667E"/>
    <w:rsid w:val="00E36926"/>
    <w:rsid w:val="00E36ADA"/>
    <w:rsid w:val="00E37628"/>
    <w:rsid w:val="00E4194E"/>
    <w:rsid w:val="00E448DF"/>
    <w:rsid w:val="00E44F46"/>
    <w:rsid w:val="00E458D5"/>
    <w:rsid w:val="00E46A4F"/>
    <w:rsid w:val="00E46BD3"/>
    <w:rsid w:val="00E51811"/>
    <w:rsid w:val="00E51E80"/>
    <w:rsid w:val="00E53016"/>
    <w:rsid w:val="00E53EC7"/>
    <w:rsid w:val="00E5430E"/>
    <w:rsid w:val="00E57088"/>
    <w:rsid w:val="00E57A82"/>
    <w:rsid w:val="00E61F55"/>
    <w:rsid w:val="00E63B0B"/>
    <w:rsid w:val="00E6544D"/>
    <w:rsid w:val="00E6745E"/>
    <w:rsid w:val="00E71567"/>
    <w:rsid w:val="00E71650"/>
    <w:rsid w:val="00E72987"/>
    <w:rsid w:val="00E73549"/>
    <w:rsid w:val="00E73597"/>
    <w:rsid w:val="00E73768"/>
    <w:rsid w:val="00E73BF9"/>
    <w:rsid w:val="00E7442E"/>
    <w:rsid w:val="00E749BE"/>
    <w:rsid w:val="00E74E28"/>
    <w:rsid w:val="00E76437"/>
    <w:rsid w:val="00E823CD"/>
    <w:rsid w:val="00E82ECE"/>
    <w:rsid w:val="00E83D44"/>
    <w:rsid w:val="00E854EF"/>
    <w:rsid w:val="00E861C2"/>
    <w:rsid w:val="00E867FF"/>
    <w:rsid w:val="00E86A42"/>
    <w:rsid w:val="00E87032"/>
    <w:rsid w:val="00E902FA"/>
    <w:rsid w:val="00E91EA5"/>
    <w:rsid w:val="00E935E9"/>
    <w:rsid w:val="00E93F10"/>
    <w:rsid w:val="00E942DF"/>
    <w:rsid w:val="00E94D2C"/>
    <w:rsid w:val="00E979B4"/>
    <w:rsid w:val="00EA01AE"/>
    <w:rsid w:val="00EA1486"/>
    <w:rsid w:val="00EA1AD7"/>
    <w:rsid w:val="00EA256D"/>
    <w:rsid w:val="00EA3FCF"/>
    <w:rsid w:val="00EA74F7"/>
    <w:rsid w:val="00EB0129"/>
    <w:rsid w:val="00EB1282"/>
    <w:rsid w:val="00EB1859"/>
    <w:rsid w:val="00EB18FD"/>
    <w:rsid w:val="00EB1E9A"/>
    <w:rsid w:val="00EB31B5"/>
    <w:rsid w:val="00EB38B8"/>
    <w:rsid w:val="00EB3981"/>
    <w:rsid w:val="00EB3D53"/>
    <w:rsid w:val="00EB44EC"/>
    <w:rsid w:val="00EB5FAB"/>
    <w:rsid w:val="00EB607E"/>
    <w:rsid w:val="00EB60DA"/>
    <w:rsid w:val="00EB6185"/>
    <w:rsid w:val="00EB6745"/>
    <w:rsid w:val="00EC174F"/>
    <w:rsid w:val="00EC2B24"/>
    <w:rsid w:val="00EC38BC"/>
    <w:rsid w:val="00EC4313"/>
    <w:rsid w:val="00EC4766"/>
    <w:rsid w:val="00EC50C8"/>
    <w:rsid w:val="00EC6591"/>
    <w:rsid w:val="00EC7342"/>
    <w:rsid w:val="00ED182C"/>
    <w:rsid w:val="00ED3548"/>
    <w:rsid w:val="00ED3C73"/>
    <w:rsid w:val="00ED3E92"/>
    <w:rsid w:val="00ED4ED1"/>
    <w:rsid w:val="00ED5570"/>
    <w:rsid w:val="00ED6684"/>
    <w:rsid w:val="00ED7411"/>
    <w:rsid w:val="00EE2A83"/>
    <w:rsid w:val="00EE2C6F"/>
    <w:rsid w:val="00EE3F78"/>
    <w:rsid w:val="00EE557E"/>
    <w:rsid w:val="00EE5972"/>
    <w:rsid w:val="00EE64DC"/>
    <w:rsid w:val="00EE6E68"/>
    <w:rsid w:val="00EE793F"/>
    <w:rsid w:val="00EF0458"/>
    <w:rsid w:val="00EF0998"/>
    <w:rsid w:val="00EF209D"/>
    <w:rsid w:val="00EF2475"/>
    <w:rsid w:val="00EF2D52"/>
    <w:rsid w:val="00EF310C"/>
    <w:rsid w:val="00EF37EC"/>
    <w:rsid w:val="00EF3C79"/>
    <w:rsid w:val="00EF58DA"/>
    <w:rsid w:val="00EF62CE"/>
    <w:rsid w:val="00EF7548"/>
    <w:rsid w:val="00EF7A4F"/>
    <w:rsid w:val="00F00761"/>
    <w:rsid w:val="00F00F04"/>
    <w:rsid w:val="00F01652"/>
    <w:rsid w:val="00F01669"/>
    <w:rsid w:val="00F02541"/>
    <w:rsid w:val="00F04289"/>
    <w:rsid w:val="00F0497A"/>
    <w:rsid w:val="00F06BB4"/>
    <w:rsid w:val="00F06F1E"/>
    <w:rsid w:val="00F072BC"/>
    <w:rsid w:val="00F12981"/>
    <w:rsid w:val="00F12FE2"/>
    <w:rsid w:val="00F13199"/>
    <w:rsid w:val="00F144CA"/>
    <w:rsid w:val="00F15E2D"/>
    <w:rsid w:val="00F167A0"/>
    <w:rsid w:val="00F16B35"/>
    <w:rsid w:val="00F17A75"/>
    <w:rsid w:val="00F17A78"/>
    <w:rsid w:val="00F20E03"/>
    <w:rsid w:val="00F210C2"/>
    <w:rsid w:val="00F223B0"/>
    <w:rsid w:val="00F246E5"/>
    <w:rsid w:val="00F247C5"/>
    <w:rsid w:val="00F264A6"/>
    <w:rsid w:val="00F26B26"/>
    <w:rsid w:val="00F26D11"/>
    <w:rsid w:val="00F30538"/>
    <w:rsid w:val="00F30562"/>
    <w:rsid w:val="00F30A95"/>
    <w:rsid w:val="00F31010"/>
    <w:rsid w:val="00F31ECE"/>
    <w:rsid w:val="00F31F15"/>
    <w:rsid w:val="00F336A5"/>
    <w:rsid w:val="00F33C7B"/>
    <w:rsid w:val="00F3409F"/>
    <w:rsid w:val="00F36291"/>
    <w:rsid w:val="00F3641D"/>
    <w:rsid w:val="00F40323"/>
    <w:rsid w:val="00F422B2"/>
    <w:rsid w:val="00F430B6"/>
    <w:rsid w:val="00F43DE3"/>
    <w:rsid w:val="00F45102"/>
    <w:rsid w:val="00F459FA"/>
    <w:rsid w:val="00F50536"/>
    <w:rsid w:val="00F50B92"/>
    <w:rsid w:val="00F5247E"/>
    <w:rsid w:val="00F53379"/>
    <w:rsid w:val="00F54288"/>
    <w:rsid w:val="00F55152"/>
    <w:rsid w:val="00F57A2D"/>
    <w:rsid w:val="00F57A36"/>
    <w:rsid w:val="00F605AB"/>
    <w:rsid w:val="00F615CD"/>
    <w:rsid w:val="00F61B78"/>
    <w:rsid w:val="00F62EB7"/>
    <w:rsid w:val="00F64B89"/>
    <w:rsid w:val="00F650FF"/>
    <w:rsid w:val="00F65172"/>
    <w:rsid w:val="00F65F71"/>
    <w:rsid w:val="00F66C05"/>
    <w:rsid w:val="00F6701B"/>
    <w:rsid w:val="00F675F1"/>
    <w:rsid w:val="00F67A6C"/>
    <w:rsid w:val="00F71675"/>
    <w:rsid w:val="00F717AC"/>
    <w:rsid w:val="00F71908"/>
    <w:rsid w:val="00F734DA"/>
    <w:rsid w:val="00F7365D"/>
    <w:rsid w:val="00F76237"/>
    <w:rsid w:val="00F7667D"/>
    <w:rsid w:val="00F76CB1"/>
    <w:rsid w:val="00F77C17"/>
    <w:rsid w:val="00F77E49"/>
    <w:rsid w:val="00F81A77"/>
    <w:rsid w:val="00F81C8C"/>
    <w:rsid w:val="00F826AA"/>
    <w:rsid w:val="00F8319F"/>
    <w:rsid w:val="00F8352B"/>
    <w:rsid w:val="00F837C0"/>
    <w:rsid w:val="00F84483"/>
    <w:rsid w:val="00F84618"/>
    <w:rsid w:val="00F846E8"/>
    <w:rsid w:val="00F85081"/>
    <w:rsid w:val="00F854DD"/>
    <w:rsid w:val="00F8695B"/>
    <w:rsid w:val="00F86AA6"/>
    <w:rsid w:val="00F87034"/>
    <w:rsid w:val="00F925A7"/>
    <w:rsid w:val="00F93428"/>
    <w:rsid w:val="00F95B68"/>
    <w:rsid w:val="00F95D6D"/>
    <w:rsid w:val="00F96C41"/>
    <w:rsid w:val="00F97526"/>
    <w:rsid w:val="00FA00D6"/>
    <w:rsid w:val="00FA040A"/>
    <w:rsid w:val="00FA0871"/>
    <w:rsid w:val="00FA0E3B"/>
    <w:rsid w:val="00FA0E8B"/>
    <w:rsid w:val="00FA115A"/>
    <w:rsid w:val="00FA1C3B"/>
    <w:rsid w:val="00FA35E8"/>
    <w:rsid w:val="00FA3CDF"/>
    <w:rsid w:val="00FA4D1F"/>
    <w:rsid w:val="00FA4D2A"/>
    <w:rsid w:val="00FA5D8E"/>
    <w:rsid w:val="00FA7060"/>
    <w:rsid w:val="00FA7B94"/>
    <w:rsid w:val="00FB0385"/>
    <w:rsid w:val="00FB0517"/>
    <w:rsid w:val="00FB0907"/>
    <w:rsid w:val="00FB1A18"/>
    <w:rsid w:val="00FB33F4"/>
    <w:rsid w:val="00FB41EF"/>
    <w:rsid w:val="00FB5137"/>
    <w:rsid w:val="00FB5A6E"/>
    <w:rsid w:val="00FB78E3"/>
    <w:rsid w:val="00FB7D4F"/>
    <w:rsid w:val="00FC04AD"/>
    <w:rsid w:val="00FC2414"/>
    <w:rsid w:val="00FC2E17"/>
    <w:rsid w:val="00FC2FA6"/>
    <w:rsid w:val="00FC3C73"/>
    <w:rsid w:val="00FC3ECB"/>
    <w:rsid w:val="00FC441E"/>
    <w:rsid w:val="00FC6480"/>
    <w:rsid w:val="00FC6CA2"/>
    <w:rsid w:val="00FC6D65"/>
    <w:rsid w:val="00FC737A"/>
    <w:rsid w:val="00FC7EFF"/>
    <w:rsid w:val="00FD0B03"/>
    <w:rsid w:val="00FD0D77"/>
    <w:rsid w:val="00FD1519"/>
    <w:rsid w:val="00FD2032"/>
    <w:rsid w:val="00FD2D3F"/>
    <w:rsid w:val="00FD2D95"/>
    <w:rsid w:val="00FD4B45"/>
    <w:rsid w:val="00FD5652"/>
    <w:rsid w:val="00FD5BAC"/>
    <w:rsid w:val="00FD6BF4"/>
    <w:rsid w:val="00FD756C"/>
    <w:rsid w:val="00FD7F68"/>
    <w:rsid w:val="00FE018C"/>
    <w:rsid w:val="00FE071F"/>
    <w:rsid w:val="00FE1A8E"/>
    <w:rsid w:val="00FE20B6"/>
    <w:rsid w:val="00FE24B9"/>
    <w:rsid w:val="00FE3AA9"/>
    <w:rsid w:val="00FE504B"/>
    <w:rsid w:val="00FE5891"/>
    <w:rsid w:val="00FE6D27"/>
    <w:rsid w:val="00FE7212"/>
    <w:rsid w:val="00FF163E"/>
    <w:rsid w:val="00FF294A"/>
    <w:rsid w:val="00FF338D"/>
    <w:rsid w:val="00FF35A8"/>
    <w:rsid w:val="00FF4850"/>
    <w:rsid w:val="00FF543D"/>
    <w:rsid w:val="00FF57AC"/>
    <w:rsid w:val="00FF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0B45E"/>
  <w15:docId w15:val="{453FC0E2-089A-49E6-B27D-108AA0E0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C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F6C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VE" w:eastAsia="es-V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F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customStyle="1" w:styleId="NoteLevel11">
    <w:name w:val="Note Level 11"/>
    <w:basedOn w:val="Normal"/>
    <w:uiPriority w:val="99"/>
    <w:unhideWhenUsed/>
    <w:qFormat/>
    <w:rsid w:val="00316C2C"/>
    <w:pPr>
      <w:keepNext/>
      <w:numPr>
        <w:numId w:val="1"/>
      </w:numPr>
      <w:contextualSpacing/>
      <w:outlineLvl w:val="0"/>
    </w:pPr>
    <w:rPr>
      <w:rFonts w:ascii="Verdana" w:eastAsia="MS Gothic" w:hAnsi="Verdana"/>
      <w:sz w:val="21"/>
    </w:rPr>
  </w:style>
  <w:style w:type="paragraph" w:styleId="ListParagraph">
    <w:name w:val="List Paragraph"/>
    <w:basedOn w:val="Normal"/>
    <w:uiPriority w:val="34"/>
    <w:qFormat/>
    <w:rsid w:val="00316C2C"/>
    <w:pPr>
      <w:ind w:left="720"/>
      <w:contextualSpacing/>
    </w:pPr>
    <w:rPr>
      <w:rFonts w:ascii="Arial" w:hAnsi="Arial"/>
      <w:sz w:val="21"/>
    </w:rPr>
  </w:style>
  <w:style w:type="character" w:styleId="Hyperlink">
    <w:name w:val="Hyperlink"/>
    <w:uiPriority w:val="99"/>
    <w:rsid w:val="00316C2C"/>
    <w:rPr>
      <w:color w:val="0000FF"/>
      <w:u w:val="single"/>
    </w:rPr>
  </w:style>
  <w:style w:type="paragraph" w:styleId="NoSpacing">
    <w:name w:val="No Spacing"/>
    <w:uiPriority w:val="1"/>
    <w:qFormat/>
    <w:rsid w:val="00316C2C"/>
    <w:pPr>
      <w:spacing w:after="0" w:line="240" w:lineRule="auto"/>
      <w:jc w:val="center"/>
    </w:pPr>
    <w:rPr>
      <w:rFonts w:ascii="Arial" w:hAnsi="Arial" w:cs="Arial"/>
      <w:noProof/>
      <w:sz w:val="16"/>
      <w:szCs w:val="16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316C2C"/>
  </w:style>
  <w:style w:type="paragraph" w:customStyle="1" w:styleId="Body">
    <w:name w:val="Body"/>
    <w:rsid w:val="00503FC9"/>
    <w:pPr>
      <w:spacing w:after="0" w:line="240" w:lineRule="auto"/>
    </w:pPr>
    <w:rPr>
      <w:rFonts w:ascii="Arial" w:eastAsia="Arial Unicode MS" w:hAnsi="Arial" w:cs="Arial Unicode MS"/>
      <w:color w:val="000000"/>
      <w:sz w:val="21"/>
      <w:szCs w:val="21"/>
      <w:u w:color="00000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543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543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F543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09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09F"/>
    <w:rPr>
      <w:rFonts w:ascii="Lucida Grande" w:eastAsia="Times New Roman" w:hAnsi="Lucida Grande" w:cs="Lucida Grande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65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50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50C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48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FE24B9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7AE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sid w:val="00020DD5"/>
    <w:rPr>
      <w:color w:val="605E5C"/>
      <w:shd w:val="clear" w:color="auto" w:fill="E1DFDD"/>
    </w:rPr>
  </w:style>
  <w:style w:type="paragraph" w:customStyle="1" w:styleId="JMBodyText">
    <w:name w:val="JM_Body Text"/>
    <w:basedOn w:val="Normal"/>
    <w:qFormat/>
    <w:rsid w:val="00A0751D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</w:tabs>
      <w:suppressAutoHyphens/>
      <w:spacing w:line="260" w:lineRule="atLeast"/>
    </w:pPr>
    <w:rPr>
      <w:rFonts w:ascii="Verdana" w:eastAsiaTheme="minorHAnsi" w:hAnsi="Verdana" w:cstheme="minorBidi"/>
      <w:color w:val="000000"/>
      <w:kern w:val="12"/>
      <w:sz w:val="18"/>
      <w:szCs w:val="22"/>
      <w:lang w:val="en-GB"/>
    </w:rPr>
  </w:style>
  <w:style w:type="character" w:styleId="Emphasis">
    <w:name w:val="Emphasis"/>
    <w:basedOn w:val="DefaultParagraphFont"/>
    <w:uiPriority w:val="20"/>
    <w:qFormat/>
    <w:rsid w:val="00CD25DE"/>
    <w:rPr>
      <w:i/>
      <w:iCs/>
    </w:rPr>
  </w:style>
  <w:style w:type="paragraph" w:customStyle="1" w:styleId="copy">
    <w:name w:val="copy"/>
    <w:basedOn w:val="Normal"/>
    <w:rsid w:val="00B52CC4"/>
    <w:pPr>
      <w:spacing w:before="100" w:beforeAutospacing="1" w:after="100" w:afterAutospacing="1"/>
    </w:pPr>
    <w:rPr>
      <w:lang w:val="es-VE" w:eastAsia="es-V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52CC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F6C89"/>
    <w:rPr>
      <w:rFonts w:ascii="Times New Roman" w:eastAsia="Times New Roman" w:hAnsi="Times New Roman" w:cs="Times New Roman"/>
      <w:b/>
      <w:bCs/>
      <w:kern w:val="36"/>
      <w:sz w:val="48"/>
      <w:szCs w:val="48"/>
      <w:lang w:val="es-VE" w:eastAsia="es-VE"/>
    </w:rPr>
  </w:style>
  <w:style w:type="character" w:styleId="Strong">
    <w:name w:val="Strong"/>
    <w:basedOn w:val="DefaultParagraphFont"/>
    <w:uiPriority w:val="22"/>
    <w:qFormat/>
    <w:rsid w:val="00416C3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AB1540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AB1540"/>
    <w:rPr>
      <w:rFonts w:ascii="Arial" w:eastAsiaTheme="minorEastAsia" w:hAnsi="Arial" w:cs="Arial"/>
      <w:sz w:val="21"/>
      <w:szCs w:val="21"/>
      <w:lang w:val="en-US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BD16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041E"/>
    <w:rPr>
      <w:color w:val="954F72" w:themeColor="followedHyperlink"/>
      <w:u w:val="single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6141CF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E5A2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05AA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FA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770B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9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545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65354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53545"/>
  </w:style>
  <w:style w:type="character" w:customStyle="1" w:styleId="hljs-section">
    <w:name w:val="hljs-section"/>
    <w:basedOn w:val="DefaultParagraphFont"/>
    <w:rsid w:val="003577F4"/>
  </w:style>
  <w:style w:type="character" w:customStyle="1" w:styleId="hljs-variable">
    <w:name w:val="hljs-variable"/>
    <w:basedOn w:val="DefaultParagraphFont"/>
    <w:rsid w:val="00E7442E"/>
  </w:style>
  <w:style w:type="character" w:customStyle="1" w:styleId="hljs-builtin">
    <w:name w:val="hljs-built_in"/>
    <w:basedOn w:val="DefaultParagraphFont"/>
    <w:rsid w:val="00E7442E"/>
  </w:style>
  <w:style w:type="character" w:customStyle="1" w:styleId="hljs-operator">
    <w:name w:val="hljs-operator"/>
    <w:basedOn w:val="DefaultParagraphFont"/>
    <w:rsid w:val="00E7442E"/>
  </w:style>
  <w:style w:type="character" w:customStyle="1" w:styleId="hljs-punctuation">
    <w:name w:val="hljs-punctuation"/>
    <w:basedOn w:val="DefaultParagraphFont"/>
    <w:rsid w:val="00E744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231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3670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1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7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0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017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5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7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4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29593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123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300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8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4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97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466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5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3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182">
          <w:blockQuote w:val="1"/>
          <w:marLeft w:val="0"/>
          <w:marRight w:val="225"/>
          <w:marTop w:val="7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7AA52A"/>
          </w:divBdr>
        </w:div>
      </w:divsChild>
    </w:div>
    <w:div w:id="12227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35580">
                          <w:marLeft w:val="0"/>
                          <w:marRight w:val="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4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0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6742">
              <w:marLeft w:val="0"/>
              <w:marRight w:val="0"/>
              <w:marTop w:val="0"/>
              <w:marBottom w:val="0"/>
              <w:divBdr>
                <w:top w:val="none" w:sz="0" w:space="0" w:color="404040"/>
                <w:left w:val="none" w:sz="0" w:space="0" w:color="404040"/>
                <w:bottom w:val="none" w:sz="0" w:space="0" w:color="404040"/>
                <w:right w:val="none" w:sz="0" w:space="0" w:color="404040"/>
              </w:divBdr>
              <w:divsChild>
                <w:div w:id="9035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2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6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29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1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01654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355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2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151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7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0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4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5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2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3D41E-8535-4704-876C-EC022A784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693</Words>
  <Characters>3956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Singh Rathore</dc:creator>
  <cp:keywords/>
  <dc:description/>
  <cp:lastModifiedBy>Pamidi,Sushma</cp:lastModifiedBy>
  <cp:revision>14</cp:revision>
  <dcterms:created xsi:type="dcterms:W3CDTF">2024-10-24T22:56:00Z</dcterms:created>
  <dcterms:modified xsi:type="dcterms:W3CDTF">2025-12-08T16:15:00Z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965bcb79ff6a15b7c86242d476bbf3d522345316a07b06cf55d9d48cb7457d4a</vt:lpwstr>
  </property>
</Properties>
</file>