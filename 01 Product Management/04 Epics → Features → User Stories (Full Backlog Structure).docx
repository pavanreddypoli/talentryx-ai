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EE8EC" w14:textId="77777777" w:rsidR="00195997" w:rsidRDefault="00195997" w:rsidP="00195997">
      <w:pPr>
        <w:pStyle w:val="NormalWeb"/>
      </w:pPr>
      <w:r>
        <w:t xml:space="preserve">Here is the </w:t>
      </w:r>
      <w:r>
        <w:rPr>
          <w:rStyle w:val="Strong"/>
        </w:rPr>
        <w:t>full breakdown of TalentRank AI’s product backlog</w:t>
      </w:r>
      <w:r>
        <w:t xml:space="preserve">, structured exactly like a world-class Product Manager would prepare for </w:t>
      </w:r>
      <w:r>
        <w:rPr>
          <w:rStyle w:val="Strong"/>
        </w:rPr>
        <w:t>Jira, Linear, or Notion</w:t>
      </w:r>
      <w:r>
        <w:t>.</w:t>
      </w:r>
    </w:p>
    <w:p w14:paraId="413A5ADC" w14:textId="77777777" w:rsidR="00195997" w:rsidRDefault="00195997" w:rsidP="00195997">
      <w:pPr>
        <w:pStyle w:val="NormalWeb"/>
      </w:pPr>
      <w:r>
        <w:t>This includes:</w:t>
      </w:r>
    </w:p>
    <w:p w14:paraId="76BC7B71" w14:textId="77777777" w:rsidR="00195997" w:rsidRDefault="00195997" w:rsidP="00195997">
      <w:pPr>
        <w:pStyle w:val="NormalWeb"/>
        <w:numPr>
          <w:ilvl w:val="0"/>
          <w:numId w:val="135"/>
        </w:numPr>
      </w:pPr>
      <w:r>
        <w:t>EPICS</w:t>
      </w:r>
    </w:p>
    <w:p w14:paraId="37D88FDE" w14:textId="77777777" w:rsidR="00195997" w:rsidRDefault="00195997" w:rsidP="00195997">
      <w:pPr>
        <w:pStyle w:val="NormalWeb"/>
        <w:numPr>
          <w:ilvl w:val="0"/>
          <w:numId w:val="135"/>
        </w:numPr>
      </w:pPr>
      <w:r>
        <w:t>Capabilities</w:t>
      </w:r>
    </w:p>
    <w:p w14:paraId="0A140E32" w14:textId="77777777" w:rsidR="00195997" w:rsidRDefault="00195997" w:rsidP="00195997">
      <w:pPr>
        <w:pStyle w:val="NormalWeb"/>
        <w:numPr>
          <w:ilvl w:val="0"/>
          <w:numId w:val="135"/>
        </w:numPr>
      </w:pPr>
      <w:r>
        <w:t>Features</w:t>
      </w:r>
    </w:p>
    <w:p w14:paraId="3E713FC6" w14:textId="77777777" w:rsidR="00195997" w:rsidRDefault="00195997" w:rsidP="00195997">
      <w:pPr>
        <w:pStyle w:val="NormalWeb"/>
        <w:numPr>
          <w:ilvl w:val="0"/>
          <w:numId w:val="135"/>
        </w:numPr>
      </w:pPr>
      <w:r>
        <w:t>User Stories</w:t>
      </w:r>
    </w:p>
    <w:p w14:paraId="19A85DD5" w14:textId="77777777" w:rsidR="00195997" w:rsidRDefault="00195997" w:rsidP="00195997">
      <w:pPr>
        <w:pStyle w:val="NormalWeb"/>
        <w:numPr>
          <w:ilvl w:val="0"/>
          <w:numId w:val="135"/>
        </w:numPr>
      </w:pPr>
      <w:r>
        <w:t>Acceptance Criteria</w:t>
      </w:r>
    </w:p>
    <w:p w14:paraId="6B24721E" w14:textId="77777777" w:rsidR="00195997" w:rsidRDefault="00195997" w:rsidP="00195997">
      <w:pPr>
        <w:pStyle w:val="NormalWeb"/>
      </w:pPr>
      <w:r>
        <w:t>Everything is clean, structured, and paste-ready.</w:t>
      </w:r>
    </w:p>
    <w:p w14:paraId="703ADC83" w14:textId="77777777" w:rsidR="00195997" w:rsidRDefault="000715E9" w:rsidP="00195997">
      <w:r>
        <w:rPr>
          <w:noProof/>
        </w:rPr>
        <w:pict w14:anchorId="4B003769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1D2A71EC" w14:textId="77777777" w:rsidR="00195997" w:rsidRDefault="00195997" w:rsidP="00195997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/>
          <w:bCs/>
        </w:rPr>
        <w:t>SECTION 4 — EPIC → FEATURES → USER STORIES (Full Backlog)</w:t>
      </w:r>
    </w:p>
    <w:p w14:paraId="0061269B" w14:textId="77777777" w:rsidR="00195997" w:rsidRDefault="00195997" w:rsidP="00195997">
      <w:pPr>
        <w:pStyle w:val="NormalWeb"/>
      </w:pPr>
      <w:r>
        <w:rPr>
          <w:rStyle w:val="Emphasis"/>
        </w:rPr>
        <w:t>For TalentRank AI</w:t>
      </w:r>
    </w:p>
    <w:p w14:paraId="2A12C0CE" w14:textId="77777777" w:rsidR="00195997" w:rsidRDefault="000715E9" w:rsidP="00195997">
      <w:r>
        <w:rPr>
          <w:noProof/>
        </w:rPr>
        <w:pict w14:anchorId="722F5096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2C7B7708" w14:textId="77777777" w:rsidR="00195997" w:rsidRDefault="00195997" w:rsidP="00195997">
      <w:pPr>
        <w:pStyle w:val="Heading1"/>
      </w:pPr>
      <w:r>
        <w:rPr>
          <w:rFonts w:ascii="Apple Color Emoji" w:hAnsi="Apple Color Emoji" w:cs="Apple Color Emoji"/>
        </w:rPr>
        <w:t>🟣</w:t>
      </w:r>
      <w:r>
        <w:t xml:space="preserve"> </w:t>
      </w:r>
      <w:r>
        <w:rPr>
          <w:rStyle w:val="Strong"/>
          <w:b/>
          <w:bCs/>
        </w:rPr>
        <w:t>EPIC 1 — Resume Upload &amp; Parsing Engine</w:t>
      </w:r>
    </w:p>
    <w:p w14:paraId="179227C1" w14:textId="77777777" w:rsidR="00195997" w:rsidRDefault="00195997" w:rsidP="00195997">
      <w:pPr>
        <w:pStyle w:val="Heading2"/>
      </w:pPr>
      <w:r>
        <w:rPr>
          <w:rStyle w:val="Strong"/>
          <w:b w:val="0"/>
          <w:bCs w:val="0"/>
        </w:rPr>
        <w:t>Capability 1: Resume Ingestion System</w:t>
      </w:r>
    </w:p>
    <w:p w14:paraId="5D0BD347" w14:textId="77777777" w:rsidR="00195997" w:rsidRDefault="00195997" w:rsidP="00195997">
      <w:pPr>
        <w:pStyle w:val="Heading3"/>
      </w:pPr>
      <w:r>
        <w:rPr>
          <w:rStyle w:val="Strong"/>
          <w:b w:val="0"/>
          <w:bCs w:val="0"/>
        </w:rPr>
        <w:t>Feature 1.1 — Multi-file uploader</w:t>
      </w:r>
    </w:p>
    <w:p w14:paraId="29B54587" w14:textId="77777777" w:rsidR="00195997" w:rsidRDefault="00195997" w:rsidP="00195997">
      <w:pPr>
        <w:pStyle w:val="NormalWeb"/>
      </w:pPr>
      <w:r>
        <w:rPr>
          <w:rStyle w:val="Strong"/>
        </w:rPr>
        <w:t>User Story:</w:t>
      </w:r>
      <w:r>
        <w:br/>
        <w:t>As a recruiter, I want to upload multiple resumes at once so I can screen candidates in bulk.</w:t>
      </w:r>
    </w:p>
    <w:p w14:paraId="2A3913C0" w14:textId="77777777" w:rsidR="00195997" w:rsidRDefault="00195997" w:rsidP="00195997">
      <w:pPr>
        <w:pStyle w:val="NormalWeb"/>
      </w:pPr>
      <w:r>
        <w:rPr>
          <w:rStyle w:val="Strong"/>
        </w:rPr>
        <w:t>Acceptance Criteria:</w:t>
      </w:r>
    </w:p>
    <w:p w14:paraId="6AB78011" w14:textId="77777777" w:rsidR="00195997" w:rsidRDefault="00195997" w:rsidP="00195997">
      <w:pPr>
        <w:pStyle w:val="NormalWeb"/>
        <w:numPr>
          <w:ilvl w:val="0"/>
          <w:numId w:val="136"/>
        </w:numPr>
      </w:pPr>
      <w:r>
        <w:t>Supports PDF &amp; DOCX</w:t>
      </w:r>
    </w:p>
    <w:p w14:paraId="1CB90BC8" w14:textId="77777777" w:rsidR="00195997" w:rsidRDefault="00195997" w:rsidP="00195997">
      <w:pPr>
        <w:pStyle w:val="NormalWeb"/>
        <w:numPr>
          <w:ilvl w:val="0"/>
          <w:numId w:val="136"/>
        </w:numPr>
      </w:pPr>
      <w:r>
        <w:t>Drag-and-drop interface</w:t>
      </w:r>
    </w:p>
    <w:p w14:paraId="0205B7F3" w14:textId="77777777" w:rsidR="00195997" w:rsidRDefault="00195997" w:rsidP="00195997">
      <w:pPr>
        <w:pStyle w:val="NormalWeb"/>
        <w:numPr>
          <w:ilvl w:val="0"/>
          <w:numId w:val="136"/>
        </w:numPr>
      </w:pPr>
      <w:r>
        <w:t>Handles 10–200 resumes</w:t>
      </w:r>
    </w:p>
    <w:p w14:paraId="306E92E9" w14:textId="77777777" w:rsidR="00195997" w:rsidRDefault="00195997" w:rsidP="00195997">
      <w:pPr>
        <w:pStyle w:val="NormalWeb"/>
        <w:numPr>
          <w:ilvl w:val="0"/>
          <w:numId w:val="136"/>
        </w:numPr>
      </w:pPr>
      <w:r>
        <w:t>Shows upload progress</w:t>
      </w:r>
    </w:p>
    <w:p w14:paraId="1D06BFE1" w14:textId="77777777" w:rsidR="00195997" w:rsidRDefault="00195997" w:rsidP="00195997">
      <w:pPr>
        <w:pStyle w:val="NormalWeb"/>
        <w:numPr>
          <w:ilvl w:val="0"/>
          <w:numId w:val="136"/>
        </w:numPr>
      </w:pPr>
      <w:r>
        <w:t>Error handling for corrupted files</w:t>
      </w:r>
    </w:p>
    <w:p w14:paraId="26FBCCF1" w14:textId="77777777" w:rsidR="00195997" w:rsidRDefault="000715E9" w:rsidP="00195997">
      <w:r>
        <w:rPr>
          <w:noProof/>
        </w:rPr>
        <w:pict w14:anchorId="7C836C0F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24F207DA" w14:textId="77777777" w:rsidR="00195997" w:rsidRDefault="00195997" w:rsidP="00195997">
      <w:pPr>
        <w:pStyle w:val="Heading3"/>
      </w:pPr>
      <w:r>
        <w:rPr>
          <w:rStyle w:val="Strong"/>
          <w:b w:val="0"/>
          <w:bCs w:val="0"/>
        </w:rPr>
        <w:lastRenderedPageBreak/>
        <w:t>Feature 1.2 — File Preprocessing</w:t>
      </w:r>
    </w:p>
    <w:p w14:paraId="742408EA" w14:textId="77777777" w:rsidR="00195997" w:rsidRDefault="00195997" w:rsidP="00195997">
      <w:pPr>
        <w:pStyle w:val="NormalWeb"/>
      </w:pPr>
      <w:r>
        <w:rPr>
          <w:rStyle w:val="Strong"/>
        </w:rPr>
        <w:t>User Story:</w:t>
      </w:r>
      <w:r>
        <w:br/>
        <w:t>As a system, I need to extract raw text from resumes so the AI can analyze candidate data.</w:t>
      </w:r>
    </w:p>
    <w:p w14:paraId="2576E73B" w14:textId="77777777" w:rsidR="00195997" w:rsidRDefault="00195997" w:rsidP="00195997">
      <w:pPr>
        <w:pStyle w:val="NormalWeb"/>
      </w:pPr>
      <w:r>
        <w:rPr>
          <w:rStyle w:val="Strong"/>
        </w:rPr>
        <w:t>Acceptance Criteria:</w:t>
      </w:r>
    </w:p>
    <w:p w14:paraId="5D917D67" w14:textId="77777777" w:rsidR="00195997" w:rsidRDefault="00195997" w:rsidP="00195997">
      <w:pPr>
        <w:pStyle w:val="NormalWeb"/>
        <w:numPr>
          <w:ilvl w:val="0"/>
          <w:numId w:val="137"/>
        </w:numPr>
      </w:pPr>
      <w:r>
        <w:t>Extract text using pdf-parse, docx-parser</w:t>
      </w:r>
    </w:p>
    <w:p w14:paraId="3184B063" w14:textId="77777777" w:rsidR="00195997" w:rsidRDefault="00195997" w:rsidP="00195997">
      <w:pPr>
        <w:pStyle w:val="NormalWeb"/>
        <w:numPr>
          <w:ilvl w:val="0"/>
          <w:numId w:val="137"/>
        </w:numPr>
      </w:pPr>
      <w:r>
        <w:t>Remove formatting noise</w:t>
      </w:r>
    </w:p>
    <w:p w14:paraId="4A6F82E2" w14:textId="77777777" w:rsidR="00195997" w:rsidRDefault="00195997" w:rsidP="00195997">
      <w:pPr>
        <w:pStyle w:val="NormalWeb"/>
        <w:numPr>
          <w:ilvl w:val="0"/>
          <w:numId w:val="137"/>
        </w:numPr>
      </w:pPr>
      <w:r>
        <w:t>Normalize text for AI</w:t>
      </w:r>
    </w:p>
    <w:p w14:paraId="32FCE56E" w14:textId="77777777" w:rsidR="00195997" w:rsidRDefault="00195997" w:rsidP="00195997">
      <w:pPr>
        <w:pStyle w:val="NormalWeb"/>
        <w:numPr>
          <w:ilvl w:val="0"/>
          <w:numId w:val="137"/>
        </w:numPr>
      </w:pPr>
      <w:r>
        <w:t>Log extraction failures</w:t>
      </w:r>
    </w:p>
    <w:p w14:paraId="2AFA71D2" w14:textId="77777777" w:rsidR="00195997" w:rsidRDefault="00195997" w:rsidP="00195997">
      <w:r>
        <w:pict w14:anchorId="4279B17B">
          <v:rect id="_x0000_i1036" style="width:0;height:1.5pt" o:hralign="center" o:hrstd="t" o:hr="t" fillcolor="#a0a0a0" stroked="f"/>
        </w:pict>
      </w:r>
    </w:p>
    <w:p w14:paraId="64ED5C5B" w14:textId="77777777" w:rsidR="00195997" w:rsidRDefault="00195997" w:rsidP="00195997">
      <w:pPr>
        <w:pStyle w:val="Heading2"/>
      </w:pPr>
      <w:r>
        <w:rPr>
          <w:rStyle w:val="Strong"/>
          <w:b w:val="0"/>
          <w:bCs w:val="0"/>
        </w:rPr>
        <w:t>Capability 2: AI Resume Parsing</w:t>
      </w:r>
    </w:p>
    <w:p w14:paraId="00FCEB73" w14:textId="77777777" w:rsidR="00195997" w:rsidRDefault="00195997" w:rsidP="00195997">
      <w:pPr>
        <w:pStyle w:val="Heading3"/>
      </w:pPr>
      <w:r>
        <w:rPr>
          <w:rStyle w:val="Strong"/>
          <w:b w:val="0"/>
          <w:bCs w:val="0"/>
        </w:rPr>
        <w:t>Feature 1.3 — Skill extraction</w:t>
      </w:r>
    </w:p>
    <w:p w14:paraId="01E14CD5" w14:textId="77777777" w:rsidR="00195997" w:rsidRDefault="00195997" w:rsidP="00195997">
      <w:pPr>
        <w:pStyle w:val="NormalWeb"/>
      </w:pPr>
      <w:r>
        <w:rPr>
          <w:rStyle w:val="Strong"/>
        </w:rPr>
        <w:t>User Story:</w:t>
      </w:r>
      <w:r>
        <w:br/>
        <w:t>As a recruiter, I want the system to identify key skills in each resume so I can instantly see candidate fit.</w:t>
      </w:r>
    </w:p>
    <w:p w14:paraId="3B4D47BE" w14:textId="77777777" w:rsidR="00195997" w:rsidRDefault="00195997" w:rsidP="00195997">
      <w:pPr>
        <w:pStyle w:val="NormalWeb"/>
      </w:pPr>
      <w:r>
        <w:rPr>
          <w:rStyle w:val="Strong"/>
        </w:rPr>
        <w:t>Acceptance Criteria:</w:t>
      </w:r>
    </w:p>
    <w:p w14:paraId="1EC62A7D" w14:textId="77777777" w:rsidR="00195997" w:rsidRDefault="00195997" w:rsidP="00195997">
      <w:pPr>
        <w:pStyle w:val="NormalWeb"/>
        <w:numPr>
          <w:ilvl w:val="0"/>
          <w:numId w:val="138"/>
        </w:numPr>
      </w:pPr>
      <w:r>
        <w:t>Extract skills via LLM / embeddings</w:t>
      </w:r>
    </w:p>
    <w:p w14:paraId="3358BC33" w14:textId="77777777" w:rsidR="00195997" w:rsidRDefault="00195997" w:rsidP="00195997">
      <w:pPr>
        <w:pStyle w:val="NormalWeb"/>
        <w:numPr>
          <w:ilvl w:val="0"/>
          <w:numId w:val="138"/>
        </w:numPr>
      </w:pPr>
      <w:r>
        <w:t>Categorize skills (technical, soft, tools)</w:t>
      </w:r>
    </w:p>
    <w:p w14:paraId="6E38D29B" w14:textId="77777777" w:rsidR="00195997" w:rsidRDefault="00195997" w:rsidP="00195997">
      <w:pPr>
        <w:pStyle w:val="NormalWeb"/>
        <w:numPr>
          <w:ilvl w:val="0"/>
          <w:numId w:val="138"/>
        </w:numPr>
      </w:pPr>
      <w:r>
        <w:t>Output JSON with clean structure</w:t>
      </w:r>
    </w:p>
    <w:p w14:paraId="14F47B99" w14:textId="77777777" w:rsidR="00195997" w:rsidRDefault="00195997" w:rsidP="00195997">
      <w:r>
        <w:pict w14:anchorId="519A826A">
          <v:rect id="_x0000_i1037" style="width:0;height:1.5pt" o:hralign="center" o:hrstd="t" o:hr="t" fillcolor="#a0a0a0" stroked="f"/>
        </w:pict>
      </w:r>
    </w:p>
    <w:p w14:paraId="023656A8" w14:textId="77777777" w:rsidR="00195997" w:rsidRDefault="00195997" w:rsidP="00195997">
      <w:pPr>
        <w:pStyle w:val="Heading3"/>
      </w:pPr>
      <w:r>
        <w:rPr>
          <w:rStyle w:val="Strong"/>
          <w:b w:val="0"/>
          <w:bCs w:val="0"/>
        </w:rPr>
        <w:t>Feature 1.4 — Experience &amp; seniority detection</w:t>
      </w:r>
    </w:p>
    <w:p w14:paraId="79A715BD" w14:textId="77777777" w:rsidR="00195997" w:rsidRDefault="00195997" w:rsidP="00195997">
      <w:pPr>
        <w:pStyle w:val="NormalWeb"/>
      </w:pPr>
      <w:r>
        <w:rPr>
          <w:rStyle w:val="Strong"/>
        </w:rPr>
        <w:t>User Story:</w:t>
      </w:r>
      <w:r>
        <w:br/>
        <w:t>As a recruiter, I want the AI to estimate a candidate’s experience level.</w:t>
      </w:r>
    </w:p>
    <w:p w14:paraId="19F9E209" w14:textId="77777777" w:rsidR="00195997" w:rsidRDefault="00195997" w:rsidP="00195997">
      <w:pPr>
        <w:pStyle w:val="NormalWeb"/>
      </w:pPr>
      <w:r>
        <w:rPr>
          <w:rStyle w:val="Strong"/>
        </w:rPr>
        <w:t>Acceptance Criteria:</w:t>
      </w:r>
    </w:p>
    <w:p w14:paraId="22612CBE" w14:textId="77777777" w:rsidR="00195997" w:rsidRDefault="00195997" w:rsidP="00195997">
      <w:pPr>
        <w:pStyle w:val="NormalWeb"/>
        <w:numPr>
          <w:ilvl w:val="0"/>
          <w:numId w:val="139"/>
        </w:numPr>
      </w:pPr>
      <w:r>
        <w:t>Detect years of experience</w:t>
      </w:r>
    </w:p>
    <w:p w14:paraId="04FE34B7" w14:textId="77777777" w:rsidR="00195997" w:rsidRDefault="00195997" w:rsidP="00195997">
      <w:pPr>
        <w:pStyle w:val="NormalWeb"/>
        <w:numPr>
          <w:ilvl w:val="0"/>
          <w:numId w:val="139"/>
        </w:numPr>
      </w:pPr>
      <w:r>
        <w:t>Score seniority (Junior/Mid/Senior)</w:t>
      </w:r>
    </w:p>
    <w:p w14:paraId="27391318" w14:textId="77777777" w:rsidR="00195997" w:rsidRDefault="00195997" w:rsidP="00195997">
      <w:pPr>
        <w:pStyle w:val="NormalWeb"/>
        <w:numPr>
          <w:ilvl w:val="0"/>
          <w:numId w:val="139"/>
        </w:numPr>
      </w:pPr>
      <w:r>
        <w:t>Validate with multiple samples</w:t>
      </w:r>
    </w:p>
    <w:p w14:paraId="539E458D" w14:textId="77777777" w:rsidR="00195997" w:rsidRDefault="00195997" w:rsidP="00195997">
      <w:r>
        <w:pict w14:anchorId="2F8A0855">
          <v:rect id="_x0000_i1038" style="width:0;height:1.5pt" o:hralign="center" o:hrstd="t" o:hr="t" fillcolor="#a0a0a0" stroked="f"/>
        </w:pict>
      </w:r>
    </w:p>
    <w:p w14:paraId="79DF1726" w14:textId="77777777" w:rsidR="00195997" w:rsidRDefault="00195997" w:rsidP="00195997">
      <w:pPr>
        <w:pStyle w:val="Heading2"/>
      </w:pPr>
      <w:r>
        <w:rPr>
          <w:rStyle w:val="Strong"/>
          <w:b w:val="0"/>
          <w:bCs w:val="0"/>
        </w:rPr>
        <w:t>Capability 3: Candidate Summaries</w:t>
      </w:r>
    </w:p>
    <w:p w14:paraId="7E880057" w14:textId="77777777" w:rsidR="00195997" w:rsidRDefault="00195997" w:rsidP="00195997">
      <w:pPr>
        <w:pStyle w:val="Heading3"/>
      </w:pPr>
      <w:r>
        <w:rPr>
          <w:rStyle w:val="Strong"/>
          <w:b w:val="0"/>
          <w:bCs w:val="0"/>
        </w:rPr>
        <w:t>Feature 1.5 — AI-generated summary</w:t>
      </w:r>
    </w:p>
    <w:p w14:paraId="42820D41" w14:textId="77777777" w:rsidR="00195997" w:rsidRDefault="00195997" w:rsidP="00195997">
      <w:pPr>
        <w:pStyle w:val="NormalWeb"/>
      </w:pPr>
      <w:r>
        <w:rPr>
          <w:rStyle w:val="Strong"/>
        </w:rPr>
        <w:t>User Story:</w:t>
      </w:r>
      <w:r>
        <w:br/>
        <w:t>As a recruiter, I want a short summary so I don’t have to read the entire resume.</w:t>
      </w:r>
    </w:p>
    <w:p w14:paraId="12435600" w14:textId="77777777" w:rsidR="00195997" w:rsidRDefault="00195997" w:rsidP="00195997">
      <w:pPr>
        <w:pStyle w:val="NormalWeb"/>
      </w:pPr>
      <w:r>
        <w:rPr>
          <w:rStyle w:val="Strong"/>
        </w:rPr>
        <w:t>Acceptance Criteria:</w:t>
      </w:r>
    </w:p>
    <w:p w14:paraId="3C46FA3E" w14:textId="77777777" w:rsidR="00195997" w:rsidRDefault="00195997" w:rsidP="00195997">
      <w:pPr>
        <w:pStyle w:val="NormalWeb"/>
        <w:numPr>
          <w:ilvl w:val="0"/>
          <w:numId w:val="140"/>
        </w:numPr>
      </w:pPr>
      <w:r>
        <w:lastRenderedPageBreak/>
        <w:t>3–5 bullet summary</w:t>
      </w:r>
    </w:p>
    <w:p w14:paraId="09FAF7DD" w14:textId="77777777" w:rsidR="00195997" w:rsidRDefault="00195997" w:rsidP="00195997">
      <w:pPr>
        <w:pStyle w:val="NormalWeb"/>
        <w:numPr>
          <w:ilvl w:val="0"/>
          <w:numId w:val="140"/>
        </w:numPr>
      </w:pPr>
      <w:r>
        <w:t>Includes expertise, industries, highlights</w:t>
      </w:r>
    </w:p>
    <w:p w14:paraId="7C039CDE" w14:textId="77777777" w:rsidR="00195997" w:rsidRDefault="00195997" w:rsidP="00195997">
      <w:pPr>
        <w:pStyle w:val="NormalWeb"/>
        <w:numPr>
          <w:ilvl w:val="0"/>
          <w:numId w:val="140"/>
        </w:numPr>
      </w:pPr>
      <w:r>
        <w:t>No hallucinated details</w:t>
      </w:r>
    </w:p>
    <w:p w14:paraId="31A5EAB5" w14:textId="77777777" w:rsidR="00195997" w:rsidRDefault="00195997" w:rsidP="00195997">
      <w:r>
        <w:pict w14:anchorId="5D6E66F7">
          <v:rect id="_x0000_i1039" style="width:0;height:1.5pt" o:hralign="center" o:hrstd="t" o:hr="t" fillcolor="#a0a0a0" stroked="f"/>
        </w:pict>
      </w:r>
    </w:p>
    <w:p w14:paraId="4529F78C" w14:textId="77777777" w:rsidR="00195997" w:rsidRDefault="00195997" w:rsidP="00195997">
      <w:pPr>
        <w:pStyle w:val="Heading3"/>
      </w:pPr>
      <w:r>
        <w:rPr>
          <w:rStyle w:val="Strong"/>
          <w:b w:val="0"/>
          <w:bCs w:val="0"/>
        </w:rPr>
        <w:t>Feature 1.6 — Strengths &amp; weaknesses extraction</w:t>
      </w:r>
    </w:p>
    <w:p w14:paraId="760A8EDF" w14:textId="77777777" w:rsidR="00195997" w:rsidRDefault="00195997" w:rsidP="00195997">
      <w:pPr>
        <w:pStyle w:val="NormalWeb"/>
      </w:pPr>
      <w:r>
        <w:rPr>
          <w:rStyle w:val="Strong"/>
        </w:rPr>
        <w:t>User Story:</w:t>
      </w:r>
      <w:r>
        <w:br/>
        <w:t>As a hiring manager, I want clear strengths/weaknesses to compare candidates.</w:t>
      </w:r>
    </w:p>
    <w:p w14:paraId="0E17F920" w14:textId="77777777" w:rsidR="00195997" w:rsidRDefault="00195997" w:rsidP="00195997">
      <w:pPr>
        <w:pStyle w:val="NormalWeb"/>
      </w:pPr>
      <w:r>
        <w:rPr>
          <w:rStyle w:val="Strong"/>
        </w:rPr>
        <w:t>Acceptance Criteria:</w:t>
      </w:r>
    </w:p>
    <w:p w14:paraId="48BCFAB2" w14:textId="77777777" w:rsidR="00195997" w:rsidRDefault="00195997" w:rsidP="00195997">
      <w:pPr>
        <w:pStyle w:val="NormalWeb"/>
        <w:numPr>
          <w:ilvl w:val="0"/>
          <w:numId w:val="141"/>
        </w:numPr>
      </w:pPr>
      <w:r>
        <w:t>AI identifies top 3 strengths</w:t>
      </w:r>
    </w:p>
    <w:p w14:paraId="14EA4FBD" w14:textId="77777777" w:rsidR="00195997" w:rsidRDefault="00195997" w:rsidP="00195997">
      <w:pPr>
        <w:pStyle w:val="NormalWeb"/>
        <w:numPr>
          <w:ilvl w:val="0"/>
          <w:numId w:val="141"/>
        </w:numPr>
      </w:pPr>
      <w:r>
        <w:t>AI identifies 2–3 weaknesses</w:t>
      </w:r>
    </w:p>
    <w:p w14:paraId="7C01CDAA" w14:textId="77777777" w:rsidR="00195997" w:rsidRDefault="00195997" w:rsidP="00195997">
      <w:pPr>
        <w:pStyle w:val="NormalWeb"/>
        <w:numPr>
          <w:ilvl w:val="0"/>
          <w:numId w:val="141"/>
        </w:numPr>
      </w:pPr>
      <w:r>
        <w:t>No false positives</w:t>
      </w:r>
    </w:p>
    <w:p w14:paraId="6C3BE1F3" w14:textId="77777777" w:rsidR="00195997" w:rsidRDefault="00195997" w:rsidP="00195997">
      <w:pPr>
        <w:pStyle w:val="NormalWeb"/>
        <w:numPr>
          <w:ilvl w:val="0"/>
          <w:numId w:val="141"/>
        </w:numPr>
      </w:pPr>
      <w:r>
        <w:t>Results editable by user</w:t>
      </w:r>
    </w:p>
    <w:p w14:paraId="50581665" w14:textId="77777777" w:rsidR="00195997" w:rsidRDefault="00195997" w:rsidP="00195997">
      <w:r>
        <w:pict w14:anchorId="6F70F382">
          <v:rect id="_x0000_i1040" style="width:0;height:1.5pt" o:hralign="center" o:hrstd="t" o:hr="t" fillcolor="#a0a0a0" stroked="f"/>
        </w:pict>
      </w:r>
    </w:p>
    <w:p w14:paraId="5E6008EA" w14:textId="77777777" w:rsidR="00195997" w:rsidRDefault="00195997" w:rsidP="00195997">
      <w:r>
        <w:pict w14:anchorId="5B3AC400">
          <v:rect id="_x0000_i1041" style="width:0;height:1.5pt" o:hralign="center" o:hrstd="t" o:hr="t" fillcolor="#a0a0a0" stroked="f"/>
        </w:pict>
      </w:r>
    </w:p>
    <w:p w14:paraId="2542EC40" w14:textId="77777777" w:rsidR="00195997" w:rsidRDefault="00195997" w:rsidP="00195997">
      <w:pPr>
        <w:pStyle w:val="Heading1"/>
      </w:pPr>
      <w:r>
        <w:rPr>
          <w:rFonts w:ascii="Apple Color Emoji" w:hAnsi="Apple Color Emoji" w:cs="Apple Color Emoji"/>
        </w:rPr>
        <w:t>🔵</w:t>
      </w:r>
      <w:r>
        <w:t xml:space="preserve"> </w:t>
      </w:r>
      <w:r>
        <w:rPr>
          <w:rStyle w:val="Strong"/>
          <w:b/>
          <w:bCs/>
        </w:rPr>
        <w:t>EPIC 2 — Ranking &amp; Scoring Engine</w:t>
      </w:r>
    </w:p>
    <w:p w14:paraId="136E14AA" w14:textId="77777777" w:rsidR="00195997" w:rsidRDefault="00195997" w:rsidP="00195997">
      <w:pPr>
        <w:pStyle w:val="Heading2"/>
      </w:pPr>
      <w:r>
        <w:rPr>
          <w:rStyle w:val="Strong"/>
          <w:b w:val="0"/>
          <w:bCs w:val="0"/>
        </w:rPr>
        <w:t>Capability 1: Match Scoring</w:t>
      </w:r>
    </w:p>
    <w:p w14:paraId="011B8731" w14:textId="77777777" w:rsidR="00195997" w:rsidRDefault="00195997" w:rsidP="00195997">
      <w:pPr>
        <w:pStyle w:val="Heading3"/>
      </w:pPr>
      <w:r>
        <w:rPr>
          <w:rStyle w:val="Strong"/>
          <w:b w:val="0"/>
          <w:bCs w:val="0"/>
        </w:rPr>
        <w:t>Feature 2.1 — Role match score</w:t>
      </w:r>
    </w:p>
    <w:p w14:paraId="181E1694" w14:textId="77777777" w:rsidR="00195997" w:rsidRDefault="00195997" w:rsidP="00195997">
      <w:pPr>
        <w:pStyle w:val="NormalWeb"/>
      </w:pPr>
      <w:r>
        <w:rPr>
          <w:rStyle w:val="Strong"/>
        </w:rPr>
        <w:t>User Story:</w:t>
      </w:r>
      <w:r>
        <w:br/>
        <w:t>As a recruiter, I want candidates ranked by AI so I can quickly shortlist.</w:t>
      </w:r>
    </w:p>
    <w:p w14:paraId="5554F2F3" w14:textId="77777777" w:rsidR="00195997" w:rsidRDefault="00195997" w:rsidP="00195997">
      <w:pPr>
        <w:pStyle w:val="NormalWeb"/>
      </w:pPr>
      <w:r>
        <w:rPr>
          <w:rStyle w:val="Strong"/>
        </w:rPr>
        <w:t>Acceptance Criteria:</w:t>
      </w:r>
    </w:p>
    <w:p w14:paraId="36F928AF" w14:textId="77777777" w:rsidR="00195997" w:rsidRDefault="00195997" w:rsidP="00195997">
      <w:pPr>
        <w:pStyle w:val="NormalWeb"/>
        <w:numPr>
          <w:ilvl w:val="0"/>
          <w:numId w:val="142"/>
        </w:numPr>
      </w:pPr>
      <w:r>
        <w:t>Score scale: 0–100</w:t>
      </w:r>
    </w:p>
    <w:p w14:paraId="0F9A9FFD" w14:textId="77777777" w:rsidR="00195997" w:rsidRDefault="00195997" w:rsidP="00195997">
      <w:pPr>
        <w:pStyle w:val="NormalWeb"/>
        <w:numPr>
          <w:ilvl w:val="0"/>
          <w:numId w:val="142"/>
        </w:numPr>
      </w:pPr>
      <w:r>
        <w:t>Uses skills, experience, keywords</w:t>
      </w:r>
    </w:p>
    <w:p w14:paraId="39F85B4B" w14:textId="77777777" w:rsidR="00195997" w:rsidRDefault="00195997" w:rsidP="00195997">
      <w:pPr>
        <w:pStyle w:val="NormalWeb"/>
        <w:numPr>
          <w:ilvl w:val="0"/>
          <w:numId w:val="142"/>
        </w:numPr>
      </w:pPr>
      <w:r>
        <w:t>Higher score = better match</w:t>
      </w:r>
    </w:p>
    <w:p w14:paraId="07D3106F" w14:textId="77777777" w:rsidR="00195997" w:rsidRDefault="00195997" w:rsidP="00195997">
      <w:pPr>
        <w:pStyle w:val="NormalWeb"/>
        <w:numPr>
          <w:ilvl w:val="0"/>
          <w:numId w:val="142"/>
        </w:numPr>
      </w:pPr>
      <w:r>
        <w:t>Fully deterministic logic</w:t>
      </w:r>
    </w:p>
    <w:p w14:paraId="472A310A" w14:textId="77777777" w:rsidR="00195997" w:rsidRDefault="00195997" w:rsidP="00195997">
      <w:r>
        <w:pict w14:anchorId="787E24EA">
          <v:rect id="_x0000_i1042" style="width:0;height:1.5pt" o:hralign="center" o:hrstd="t" o:hr="t" fillcolor="#a0a0a0" stroked="f"/>
        </w:pict>
      </w:r>
    </w:p>
    <w:p w14:paraId="38A827BF" w14:textId="77777777" w:rsidR="00195997" w:rsidRDefault="00195997" w:rsidP="00195997">
      <w:pPr>
        <w:pStyle w:val="Heading3"/>
      </w:pPr>
      <w:r>
        <w:rPr>
          <w:rStyle w:val="Strong"/>
          <w:b w:val="0"/>
          <w:bCs w:val="0"/>
        </w:rPr>
        <w:t>Feature 2.2 — Keyword match heatmap</w:t>
      </w:r>
    </w:p>
    <w:p w14:paraId="26099F6F" w14:textId="77777777" w:rsidR="00195997" w:rsidRDefault="00195997" w:rsidP="00195997">
      <w:pPr>
        <w:pStyle w:val="NormalWeb"/>
      </w:pPr>
      <w:r>
        <w:rPr>
          <w:rStyle w:val="Strong"/>
        </w:rPr>
        <w:t>User Story:</w:t>
      </w:r>
      <w:r>
        <w:br/>
        <w:t>As a hiring manager, I want to see how candidates compare on required skills.</w:t>
      </w:r>
    </w:p>
    <w:p w14:paraId="5A361F05" w14:textId="77777777" w:rsidR="00195997" w:rsidRDefault="00195997" w:rsidP="00195997">
      <w:pPr>
        <w:pStyle w:val="NormalWeb"/>
      </w:pPr>
      <w:r>
        <w:rPr>
          <w:rStyle w:val="Strong"/>
        </w:rPr>
        <w:t>Acceptance Criteria:</w:t>
      </w:r>
    </w:p>
    <w:p w14:paraId="6950D769" w14:textId="77777777" w:rsidR="00195997" w:rsidRDefault="00195997" w:rsidP="00195997">
      <w:pPr>
        <w:pStyle w:val="NormalWeb"/>
        <w:numPr>
          <w:ilvl w:val="0"/>
          <w:numId w:val="143"/>
        </w:numPr>
      </w:pPr>
      <w:r>
        <w:t>Heatmap visualization</w:t>
      </w:r>
    </w:p>
    <w:p w14:paraId="5D64B3C1" w14:textId="77777777" w:rsidR="00195997" w:rsidRDefault="00195997" w:rsidP="00195997">
      <w:pPr>
        <w:pStyle w:val="NormalWeb"/>
        <w:numPr>
          <w:ilvl w:val="0"/>
          <w:numId w:val="143"/>
        </w:numPr>
      </w:pPr>
      <w:r>
        <w:t>Highlights missing skills</w:t>
      </w:r>
    </w:p>
    <w:p w14:paraId="7B50E06E" w14:textId="77777777" w:rsidR="00195997" w:rsidRDefault="00195997" w:rsidP="00195997">
      <w:pPr>
        <w:pStyle w:val="NormalWeb"/>
        <w:numPr>
          <w:ilvl w:val="0"/>
          <w:numId w:val="143"/>
        </w:numPr>
      </w:pPr>
      <w:r>
        <w:t>Per-skill scoring (0–5)</w:t>
      </w:r>
    </w:p>
    <w:p w14:paraId="68BEDCB0" w14:textId="77777777" w:rsidR="00195997" w:rsidRDefault="00195997" w:rsidP="00195997">
      <w:r>
        <w:lastRenderedPageBreak/>
        <w:pict w14:anchorId="1A5B1AF3">
          <v:rect id="_x0000_i1043" style="width:0;height:1.5pt" o:hralign="center" o:hrstd="t" o:hr="t" fillcolor="#a0a0a0" stroked="f"/>
        </w:pict>
      </w:r>
    </w:p>
    <w:p w14:paraId="7D252805" w14:textId="77777777" w:rsidR="00195997" w:rsidRDefault="00195997" w:rsidP="00195997">
      <w:pPr>
        <w:pStyle w:val="Heading2"/>
      </w:pPr>
      <w:r>
        <w:rPr>
          <w:rStyle w:val="Strong"/>
          <w:b w:val="0"/>
          <w:bCs w:val="0"/>
        </w:rPr>
        <w:t>Capability 2: Ranking UI</w:t>
      </w:r>
    </w:p>
    <w:p w14:paraId="157D5117" w14:textId="77777777" w:rsidR="00195997" w:rsidRDefault="00195997" w:rsidP="00195997">
      <w:pPr>
        <w:pStyle w:val="Heading3"/>
      </w:pPr>
      <w:r>
        <w:rPr>
          <w:rStyle w:val="Strong"/>
          <w:b w:val="0"/>
          <w:bCs w:val="0"/>
        </w:rPr>
        <w:t>Feature 2.3 — Table view</w:t>
      </w:r>
    </w:p>
    <w:p w14:paraId="039C89D8" w14:textId="77777777" w:rsidR="00195997" w:rsidRDefault="00195997" w:rsidP="00195997">
      <w:pPr>
        <w:pStyle w:val="NormalWeb"/>
      </w:pPr>
      <w:r>
        <w:rPr>
          <w:rStyle w:val="Strong"/>
        </w:rPr>
        <w:t>User Story:</w:t>
      </w:r>
      <w:r>
        <w:br/>
        <w:t>As a recruiter, I want a sortable table view to easily compare candidates.</w:t>
      </w:r>
    </w:p>
    <w:p w14:paraId="2760D692" w14:textId="77777777" w:rsidR="00195997" w:rsidRDefault="00195997" w:rsidP="00195997">
      <w:pPr>
        <w:pStyle w:val="NormalWeb"/>
      </w:pPr>
      <w:r>
        <w:rPr>
          <w:rStyle w:val="Strong"/>
        </w:rPr>
        <w:t>Acceptance Criteria:</w:t>
      </w:r>
    </w:p>
    <w:p w14:paraId="4914743B" w14:textId="77777777" w:rsidR="00195997" w:rsidRDefault="00195997" w:rsidP="00195997">
      <w:pPr>
        <w:pStyle w:val="NormalWeb"/>
        <w:numPr>
          <w:ilvl w:val="0"/>
          <w:numId w:val="144"/>
        </w:numPr>
      </w:pPr>
      <w:r>
        <w:t>Columns: Score, Name, Summary, Skills</w:t>
      </w:r>
    </w:p>
    <w:p w14:paraId="30BBE96E" w14:textId="77777777" w:rsidR="00195997" w:rsidRDefault="00195997" w:rsidP="00195997">
      <w:pPr>
        <w:pStyle w:val="NormalWeb"/>
        <w:numPr>
          <w:ilvl w:val="0"/>
          <w:numId w:val="144"/>
        </w:numPr>
      </w:pPr>
      <w:r>
        <w:t>Sorting by every column</w:t>
      </w:r>
    </w:p>
    <w:p w14:paraId="33F6ED50" w14:textId="77777777" w:rsidR="00195997" w:rsidRDefault="00195997" w:rsidP="00195997">
      <w:pPr>
        <w:pStyle w:val="NormalWeb"/>
        <w:numPr>
          <w:ilvl w:val="0"/>
          <w:numId w:val="144"/>
        </w:numPr>
      </w:pPr>
      <w:r>
        <w:t>Line-clamped summary</w:t>
      </w:r>
    </w:p>
    <w:p w14:paraId="22FAF36D" w14:textId="77777777" w:rsidR="00195997" w:rsidRDefault="00195997" w:rsidP="00195997">
      <w:pPr>
        <w:pStyle w:val="NormalWeb"/>
        <w:numPr>
          <w:ilvl w:val="0"/>
          <w:numId w:val="144"/>
        </w:numPr>
      </w:pPr>
      <w:r>
        <w:t>Responsive design</w:t>
      </w:r>
    </w:p>
    <w:p w14:paraId="10595C84" w14:textId="77777777" w:rsidR="00195997" w:rsidRDefault="00195997" w:rsidP="00195997">
      <w:r>
        <w:pict w14:anchorId="34258C02">
          <v:rect id="_x0000_i1044" style="width:0;height:1.5pt" o:hralign="center" o:hrstd="t" o:hr="t" fillcolor="#a0a0a0" stroked="f"/>
        </w:pict>
      </w:r>
    </w:p>
    <w:p w14:paraId="4F3EE51B" w14:textId="77777777" w:rsidR="00195997" w:rsidRDefault="00195997" w:rsidP="00195997">
      <w:pPr>
        <w:pStyle w:val="Heading3"/>
      </w:pPr>
      <w:r>
        <w:rPr>
          <w:rStyle w:val="Strong"/>
          <w:b w:val="0"/>
          <w:bCs w:val="0"/>
        </w:rPr>
        <w:t>Feature 2.4 — Card view</w:t>
      </w:r>
    </w:p>
    <w:p w14:paraId="3AE81CA4" w14:textId="77777777" w:rsidR="00195997" w:rsidRDefault="00195997" w:rsidP="00195997">
      <w:pPr>
        <w:pStyle w:val="NormalWeb"/>
      </w:pPr>
      <w:r>
        <w:rPr>
          <w:rStyle w:val="Strong"/>
        </w:rPr>
        <w:t>User Story:</w:t>
      </w:r>
      <w:r>
        <w:br/>
        <w:t>As a hiring manager, I want a more visual card layout to browse candidates.</w:t>
      </w:r>
    </w:p>
    <w:p w14:paraId="759FA5A1" w14:textId="77777777" w:rsidR="00195997" w:rsidRDefault="00195997" w:rsidP="00195997">
      <w:pPr>
        <w:pStyle w:val="NormalWeb"/>
      </w:pPr>
      <w:r>
        <w:rPr>
          <w:rStyle w:val="Strong"/>
        </w:rPr>
        <w:t>Acceptance Criteria:</w:t>
      </w:r>
    </w:p>
    <w:p w14:paraId="08A1FA77" w14:textId="77777777" w:rsidR="00195997" w:rsidRDefault="00195997" w:rsidP="00195997">
      <w:pPr>
        <w:pStyle w:val="NormalWeb"/>
        <w:numPr>
          <w:ilvl w:val="0"/>
          <w:numId w:val="145"/>
        </w:numPr>
      </w:pPr>
      <w:r>
        <w:t>Pinterest-style layout</w:t>
      </w:r>
    </w:p>
    <w:p w14:paraId="49126D23" w14:textId="77777777" w:rsidR="00195997" w:rsidRDefault="00195997" w:rsidP="00195997">
      <w:pPr>
        <w:pStyle w:val="NormalWeb"/>
        <w:numPr>
          <w:ilvl w:val="0"/>
          <w:numId w:val="145"/>
        </w:numPr>
      </w:pPr>
      <w:r>
        <w:t>Summary shown clearly</w:t>
      </w:r>
    </w:p>
    <w:p w14:paraId="62F1C39C" w14:textId="77777777" w:rsidR="00195997" w:rsidRDefault="00195997" w:rsidP="00195997">
      <w:pPr>
        <w:pStyle w:val="NormalWeb"/>
        <w:numPr>
          <w:ilvl w:val="0"/>
          <w:numId w:val="145"/>
        </w:numPr>
      </w:pPr>
      <w:r>
        <w:t>Click to expand full profile</w:t>
      </w:r>
    </w:p>
    <w:p w14:paraId="6FEA2716" w14:textId="77777777" w:rsidR="00195997" w:rsidRDefault="00195997" w:rsidP="00195997">
      <w:r>
        <w:pict w14:anchorId="1F78F741">
          <v:rect id="_x0000_i1045" style="width:0;height:1.5pt" o:hralign="center" o:hrstd="t" o:hr="t" fillcolor="#a0a0a0" stroked="f"/>
        </w:pict>
      </w:r>
    </w:p>
    <w:p w14:paraId="04EA7B05" w14:textId="77777777" w:rsidR="00195997" w:rsidRDefault="00195997" w:rsidP="00195997">
      <w:r>
        <w:pict w14:anchorId="7EB239DF">
          <v:rect id="_x0000_i1046" style="width:0;height:1.5pt" o:hralign="center" o:hrstd="t" o:hr="t" fillcolor="#a0a0a0" stroked="f"/>
        </w:pict>
      </w:r>
    </w:p>
    <w:p w14:paraId="327E243E" w14:textId="77777777" w:rsidR="00195997" w:rsidRDefault="00195997" w:rsidP="00195997">
      <w:pPr>
        <w:pStyle w:val="Heading1"/>
      </w:pPr>
      <w:r>
        <w:rPr>
          <w:rFonts w:ascii="Apple Color Emoji" w:hAnsi="Apple Color Emoji" w:cs="Apple Color Emoji"/>
        </w:rPr>
        <w:t>🟡</w:t>
      </w:r>
      <w:r>
        <w:t xml:space="preserve"> </w:t>
      </w:r>
      <w:r>
        <w:rPr>
          <w:rStyle w:val="Strong"/>
          <w:b/>
          <w:bCs/>
        </w:rPr>
        <w:t>EPIC 3 — History, Jobs, and Saved Sessions (Postgres)</w:t>
      </w:r>
    </w:p>
    <w:p w14:paraId="2C41258F" w14:textId="77777777" w:rsidR="00195997" w:rsidRDefault="00195997" w:rsidP="00195997">
      <w:pPr>
        <w:pStyle w:val="Heading2"/>
      </w:pPr>
      <w:r>
        <w:rPr>
          <w:rStyle w:val="Strong"/>
          <w:b w:val="0"/>
          <w:bCs w:val="0"/>
        </w:rPr>
        <w:t>Capability 1: Job Session Storage</w:t>
      </w:r>
    </w:p>
    <w:p w14:paraId="5A4A99EB" w14:textId="77777777" w:rsidR="00195997" w:rsidRDefault="00195997" w:rsidP="00195997">
      <w:pPr>
        <w:pStyle w:val="Heading3"/>
      </w:pPr>
      <w:r>
        <w:rPr>
          <w:rStyle w:val="Strong"/>
          <w:b w:val="0"/>
          <w:bCs w:val="0"/>
        </w:rPr>
        <w:t>Feature 3.1 — Save upload sessions</w:t>
      </w:r>
    </w:p>
    <w:p w14:paraId="7AFFA455" w14:textId="77777777" w:rsidR="00195997" w:rsidRDefault="00195997" w:rsidP="00195997">
      <w:pPr>
        <w:pStyle w:val="NormalWeb"/>
      </w:pPr>
      <w:r>
        <w:rPr>
          <w:rStyle w:val="Strong"/>
        </w:rPr>
        <w:t>User Story:</w:t>
      </w:r>
      <w:r>
        <w:br/>
        <w:t>As a user, I want the tool to save past uploads so I can revisit them anytime.</w:t>
      </w:r>
    </w:p>
    <w:p w14:paraId="3C505A86" w14:textId="77777777" w:rsidR="00195997" w:rsidRDefault="00195997" w:rsidP="00195997">
      <w:pPr>
        <w:pStyle w:val="NormalWeb"/>
      </w:pPr>
      <w:r>
        <w:rPr>
          <w:rStyle w:val="Strong"/>
        </w:rPr>
        <w:t>Acceptance Criteria:</w:t>
      </w:r>
    </w:p>
    <w:p w14:paraId="71AD9414" w14:textId="77777777" w:rsidR="00195997" w:rsidRDefault="00195997" w:rsidP="00195997">
      <w:pPr>
        <w:pStyle w:val="NormalWeb"/>
        <w:numPr>
          <w:ilvl w:val="0"/>
          <w:numId w:val="146"/>
        </w:numPr>
      </w:pPr>
      <w:r>
        <w:t>Saves: job title, timestamps, resume count</w:t>
      </w:r>
    </w:p>
    <w:p w14:paraId="2B16B575" w14:textId="77777777" w:rsidR="00195997" w:rsidRDefault="00195997" w:rsidP="00195997">
      <w:pPr>
        <w:pStyle w:val="NormalWeb"/>
        <w:numPr>
          <w:ilvl w:val="0"/>
          <w:numId w:val="146"/>
        </w:numPr>
      </w:pPr>
      <w:r>
        <w:t>Saves all candidate data</w:t>
      </w:r>
    </w:p>
    <w:p w14:paraId="213C1C74" w14:textId="77777777" w:rsidR="00195997" w:rsidRDefault="00195997" w:rsidP="00195997">
      <w:pPr>
        <w:pStyle w:val="NormalWeb"/>
        <w:numPr>
          <w:ilvl w:val="0"/>
          <w:numId w:val="146"/>
        </w:numPr>
      </w:pPr>
      <w:r>
        <w:t>Stored in Postgres</w:t>
      </w:r>
    </w:p>
    <w:p w14:paraId="1A1C448B" w14:textId="77777777" w:rsidR="00195997" w:rsidRDefault="00195997" w:rsidP="00195997">
      <w:pPr>
        <w:pStyle w:val="NormalWeb"/>
        <w:numPr>
          <w:ilvl w:val="0"/>
          <w:numId w:val="146"/>
        </w:numPr>
      </w:pPr>
      <w:r>
        <w:t>Linked to user account</w:t>
      </w:r>
    </w:p>
    <w:p w14:paraId="497E3707" w14:textId="77777777" w:rsidR="00195997" w:rsidRDefault="000715E9" w:rsidP="00195997">
      <w:r>
        <w:rPr>
          <w:noProof/>
        </w:rPr>
        <w:lastRenderedPageBreak/>
        <w:pict w14:anchorId="73FEA44C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0A11D9AB" w14:textId="77777777" w:rsidR="00195997" w:rsidRDefault="00195997" w:rsidP="00195997">
      <w:pPr>
        <w:pStyle w:val="Heading3"/>
      </w:pPr>
      <w:r>
        <w:rPr>
          <w:rStyle w:val="Strong"/>
          <w:b w:val="0"/>
          <w:bCs w:val="0"/>
        </w:rPr>
        <w:t>Feature 3.2 — Job list dashboard</w:t>
      </w:r>
    </w:p>
    <w:p w14:paraId="69D82B97" w14:textId="77777777" w:rsidR="00195997" w:rsidRDefault="00195997" w:rsidP="00195997">
      <w:pPr>
        <w:pStyle w:val="NormalWeb"/>
      </w:pPr>
      <w:r>
        <w:rPr>
          <w:rStyle w:val="Strong"/>
        </w:rPr>
        <w:t>User Story:</w:t>
      </w:r>
      <w:r>
        <w:br/>
        <w:t>As a recruiter, I want a dashboard showing all past jobs.</w:t>
      </w:r>
    </w:p>
    <w:p w14:paraId="250D4215" w14:textId="77777777" w:rsidR="00195997" w:rsidRDefault="00195997" w:rsidP="00195997">
      <w:pPr>
        <w:pStyle w:val="NormalWeb"/>
      </w:pPr>
      <w:r>
        <w:rPr>
          <w:rStyle w:val="Strong"/>
        </w:rPr>
        <w:t>Acceptance Criteria:</w:t>
      </w:r>
    </w:p>
    <w:p w14:paraId="08ACEDA2" w14:textId="77777777" w:rsidR="00195997" w:rsidRDefault="00195997" w:rsidP="00195997">
      <w:pPr>
        <w:pStyle w:val="NormalWeb"/>
        <w:numPr>
          <w:ilvl w:val="0"/>
          <w:numId w:val="147"/>
        </w:numPr>
      </w:pPr>
      <w:r>
        <w:t>List of jobs</w:t>
      </w:r>
    </w:p>
    <w:p w14:paraId="6D2516B2" w14:textId="77777777" w:rsidR="00195997" w:rsidRDefault="00195997" w:rsidP="00195997">
      <w:pPr>
        <w:pStyle w:val="NormalWeb"/>
        <w:numPr>
          <w:ilvl w:val="0"/>
          <w:numId w:val="147"/>
        </w:numPr>
      </w:pPr>
      <w:r>
        <w:t>Filters (date, job title)</w:t>
      </w:r>
    </w:p>
    <w:p w14:paraId="42E4A95E" w14:textId="77777777" w:rsidR="00195997" w:rsidRDefault="00195997" w:rsidP="00195997">
      <w:pPr>
        <w:pStyle w:val="NormalWeb"/>
        <w:numPr>
          <w:ilvl w:val="0"/>
          <w:numId w:val="147"/>
        </w:numPr>
      </w:pPr>
      <w:r>
        <w:t>Search bar</w:t>
      </w:r>
    </w:p>
    <w:p w14:paraId="59425AFB" w14:textId="77777777" w:rsidR="00195997" w:rsidRDefault="00195997" w:rsidP="00195997">
      <w:pPr>
        <w:pStyle w:val="NormalWeb"/>
        <w:numPr>
          <w:ilvl w:val="0"/>
          <w:numId w:val="147"/>
        </w:numPr>
      </w:pPr>
      <w:r>
        <w:t>Pagination</w:t>
      </w:r>
    </w:p>
    <w:p w14:paraId="61A9353C" w14:textId="77777777" w:rsidR="00195997" w:rsidRDefault="000715E9" w:rsidP="00195997">
      <w:r>
        <w:rPr>
          <w:noProof/>
        </w:rPr>
        <w:pict w14:anchorId="01FB8616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336C27C6" w14:textId="77777777" w:rsidR="00195997" w:rsidRDefault="00195997" w:rsidP="00195997">
      <w:pPr>
        <w:pStyle w:val="Heading2"/>
      </w:pPr>
      <w:r>
        <w:rPr>
          <w:rStyle w:val="Strong"/>
          <w:b w:val="0"/>
          <w:bCs w:val="0"/>
        </w:rPr>
        <w:t>Capability 2: Session Detail Page</w:t>
      </w:r>
    </w:p>
    <w:p w14:paraId="573E9CC3" w14:textId="77777777" w:rsidR="00195997" w:rsidRDefault="00195997" w:rsidP="00195997">
      <w:pPr>
        <w:pStyle w:val="Heading3"/>
      </w:pPr>
      <w:r>
        <w:rPr>
          <w:rStyle w:val="Strong"/>
          <w:b w:val="0"/>
          <w:bCs w:val="0"/>
        </w:rPr>
        <w:t>Feature 3.3 — View past results</w:t>
      </w:r>
    </w:p>
    <w:p w14:paraId="1810C9C5" w14:textId="77777777" w:rsidR="00195997" w:rsidRDefault="00195997" w:rsidP="00195997">
      <w:pPr>
        <w:pStyle w:val="NormalWeb"/>
      </w:pPr>
      <w:r>
        <w:rPr>
          <w:rStyle w:val="Strong"/>
        </w:rPr>
        <w:t>User Story:</w:t>
      </w:r>
      <w:r>
        <w:br/>
        <w:t>As a user, I want to open past sessions and view ranked candidates.</w:t>
      </w:r>
    </w:p>
    <w:p w14:paraId="571957BE" w14:textId="77777777" w:rsidR="00195997" w:rsidRDefault="00195997" w:rsidP="00195997">
      <w:pPr>
        <w:pStyle w:val="NormalWeb"/>
      </w:pPr>
      <w:r>
        <w:rPr>
          <w:rStyle w:val="Strong"/>
        </w:rPr>
        <w:t>Acceptance Criteria:</w:t>
      </w:r>
    </w:p>
    <w:p w14:paraId="0247F150" w14:textId="77777777" w:rsidR="00195997" w:rsidRDefault="00195997" w:rsidP="00195997">
      <w:pPr>
        <w:pStyle w:val="NormalWeb"/>
        <w:numPr>
          <w:ilvl w:val="0"/>
          <w:numId w:val="148"/>
        </w:numPr>
      </w:pPr>
      <w:r>
        <w:t>Same UI as main ranking screen</w:t>
      </w:r>
    </w:p>
    <w:p w14:paraId="1D014303" w14:textId="77777777" w:rsidR="00195997" w:rsidRDefault="00195997" w:rsidP="00195997">
      <w:pPr>
        <w:pStyle w:val="NormalWeb"/>
        <w:numPr>
          <w:ilvl w:val="0"/>
          <w:numId w:val="148"/>
        </w:numPr>
      </w:pPr>
      <w:r>
        <w:t>Read-only mode</w:t>
      </w:r>
    </w:p>
    <w:p w14:paraId="54747F5E" w14:textId="77777777" w:rsidR="00195997" w:rsidRDefault="00195997" w:rsidP="00195997">
      <w:pPr>
        <w:pStyle w:val="NormalWeb"/>
        <w:numPr>
          <w:ilvl w:val="0"/>
          <w:numId w:val="148"/>
        </w:numPr>
      </w:pPr>
      <w:r>
        <w:t>Export options</w:t>
      </w:r>
    </w:p>
    <w:p w14:paraId="14470940" w14:textId="77777777" w:rsidR="00195997" w:rsidRDefault="000715E9" w:rsidP="00195997">
      <w:r>
        <w:rPr>
          <w:noProof/>
        </w:rPr>
        <w:pict w14:anchorId="70B0072A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043A9666" w14:textId="77777777" w:rsidR="00195997" w:rsidRDefault="000715E9" w:rsidP="00195997">
      <w:r>
        <w:rPr>
          <w:noProof/>
        </w:rPr>
        <w:pict w14:anchorId="76728348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56A878BB" w14:textId="77777777" w:rsidR="00195997" w:rsidRDefault="00195997" w:rsidP="00195997">
      <w:pPr>
        <w:pStyle w:val="Heading1"/>
      </w:pPr>
      <w:r>
        <w:rPr>
          <w:rFonts w:ascii="Apple Color Emoji" w:hAnsi="Apple Color Emoji" w:cs="Apple Color Emoji"/>
        </w:rPr>
        <w:t>🟢</w:t>
      </w:r>
      <w:r>
        <w:t xml:space="preserve"> </w:t>
      </w:r>
      <w:r>
        <w:rPr>
          <w:rStyle w:val="Strong"/>
          <w:b/>
          <w:bCs/>
        </w:rPr>
        <w:t>EPIC 4 — Authentication &amp; User Accounts</w:t>
      </w:r>
    </w:p>
    <w:p w14:paraId="182C882F" w14:textId="77777777" w:rsidR="00195997" w:rsidRDefault="00195997" w:rsidP="00195997">
      <w:pPr>
        <w:pStyle w:val="Heading2"/>
      </w:pPr>
      <w:r>
        <w:rPr>
          <w:rStyle w:val="Strong"/>
          <w:b w:val="0"/>
          <w:bCs w:val="0"/>
        </w:rPr>
        <w:t>Capability 1: Identity</w:t>
      </w:r>
    </w:p>
    <w:p w14:paraId="7F713C47" w14:textId="77777777" w:rsidR="00195997" w:rsidRDefault="00195997" w:rsidP="00195997">
      <w:pPr>
        <w:pStyle w:val="Heading3"/>
      </w:pPr>
      <w:r>
        <w:rPr>
          <w:rStyle w:val="Strong"/>
          <w:b w:val="0"/>
          <w:bCs w:val="0"/>
        </w:rPr>
        <w:t>Feature 4.1 — Google login</w:t>
      </w:r>
    </w:p>
    <w:p w14:paraId="36225B64" w14:textId="77777777" w:rsidR="00195997" w:rsidRDefault="00195997" w:rsidP="00195997">
      <w:pPr>
        <w:pStyle w:val="NormalWeb"/>
      </w:pPr>
      <w:r>
        <w:rPr>
          <w:rStyle w:val="Strong"/>
        </w:rPr>
        <w:t>User Story:</w:t>
      </w:r>
      <w:r>
        <w:br/>
        <w:t>As a user, I want to log in with Google so I can get started quickly.</w:t>
      </w:r>
    </w:p>
    <w:p w14:paraId="5F18DEDF" w14:textId="77777777" w:rsidR="00195997" w:rsidRDefault="00195997" w:rsidP="00195997">
      <w:pPr>
        <w:pStyle w:val="NormalWeb"/>
      </w:pPr>
      <w:r>
        <w:rPr>
          <w:rStyle w:val="Strong"/>
        </w:rPr>
        <w:t>Acceptance Criteria:</w:t>
      </w:r>
    </w:p>
    <w:p w14:paraId="582AFF28" w14:textId="77777777" w:rsidR="00195997" w:rsidRDefault="00195997" w:rsidP="00195997">
      <w:pPr>
        <w:pStyle w:val="NormalWeb"/>
        <w:numPr>
          <w:ilvl w:val="0"/>
          <w:numId w:val="149"/>
        </w:numPr>
      </w:pPr>
      <w:r>
        <w:t>Uses Clerk/Auth.js</w:t>
      </w:r>
    </w:p>
    <w:p w14:paraId="048B7BD3" w14:textId="77777777" w:rsidR="00195997" w:rsidRDefault="00195997" w:rsidP="00195997">
      <w:pPr>
        <w:pStyle w:val="NormalWeb"/>
        <w:numPr>
          <w:ilvl w:val="0"/>
          <w:numId w:val="149"/>
        </w:numPr>
      </w:pPr>
      <w:r>
        <w:t>Secure OAuth flow</w:t>
      </w:r>
    </w:p>
    <w:p w14:paraId="7619FC68" w14:textId="77777777" w:rsidR="00195997" w:rsidRDefault="00195997" w:rsidP="00195997">
      <w:pPr>
        <w:pStyle w:val="NormalWeb"/>
        <w:numPr>
          <w:ilvl w:val="0"/>
          <w:numId w:val="149"/>
        </w:numPr>
      </w:pPr>
      <w:r>
        <w:t>Auto-create user profile</w:t>
      </w:r>
    </w:p>
    <w:p w14:paraId="5DF508CE" w14:textId="77777777" w:rsidR="00195997" w:rsidRDefault="000715E9" w:rsidP="00195997">
      <w:r>
        <w:rPr>
          <w:noProof/>
        </w:rPr>
        <w:pict w14:anchorId="20FB69A4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1C5FBDC0" w14:textId="77777777" w:rsidR="00195997" w:rsidRDefault="00195997" w:rsidP="00195997">
      <w:pPr>
        <w:pStyle w:val="Heading3"/>
      </w:pPr>
      <w:r>
        <w:rPr>
          <w:rStyle w:val="Strong"/>
          <w:b w:val="0"/>
          <w:bCs w:val="0"/>
        </w:rPr>
        <w:lastRenderedPageBreak/>
        <w:t>Feature 4.2 — User profile page</w:t>
      </w:r>
    </w:p>
    <w:p w14:paraId="1FFF2C58" w14:textId="77777777" w:rsidR="00195997" w:rsidRDefault="00195997" w:rsidP="00195997">
      <w:pPr>
        <w:pStyle w:val="NormalWeb"/>
      </w:pPr>
      <w:r>
        <w:rPr>
          <w:rStyle w:val="Strong"/>
        </w:rPr>
        <w:t>User Story:</w:t>
      </w:r>
      <w:r>
        <w:br/>
        <w:t>As a user, I want to view and update my profile details.</w:t>
      </w:r>
    </w:p>
    <w:p w14:paraId="1B54EB49" w14:textId="77777777" w:rsidR="00195997" w:rsidRDefault="00195997" w:rsidP="00195997">
      <w:pPr>
        <w:pStyle w:val="NormalWeb"/>
      </w:pPr>
      <w:r>
        <w:rPr>
          <w:rStyle w:val="Strong"/>
        </w:rPr>
        <w:t>Acceptance Criteria:</w:t>
      </w:r>
    </w:p>
    <w:p w14:paraId="23D315A8" w14:textId="77777777" w:rsidR="00195997" w:rsidRDefault="00195997" w:rsidP="00195997">
      <w:pPr>
        <w:pStyle w:val="NormalWeb"/>
        <w:numPr>
          <w:ilvl w:val="0"/>
          <w:numId w:val="150"/>
        </w:numPr>
      </w:pPr>
      <w:r>
        <w:t>Name, email, avatar</w:t>
      </w:r>
    </w:p>
    <w:p w14:paraId="73F2821B" w14:textId="77777777" w:rsidR="00195997" w:rsidRDefault="00195997" w:rsidP="00195997">
      <w:pPr>
        <w:pStyle w:val="NormalWeb"/>
        <w:numPr>
          <w:ilvl w:val="0"/>
          <w:numId w:val="150"/>
        </w:numPr>
      </w:pPr>
      <w:r>
        <w:t>Account deletion (GDPR)</w:t>
      </w:r>
    </w:p>
    <w:p w14:paraId="397628DD" w14:textId="77777777" w:rsidR="00195997" w:rsidRDefault="000715E9" w:rsidP="00195997">
      <w:r>
        <w:rPr>
          <w:noProof/>
        </w:rPr>
        <w:pict w14:anchorId="3C9EF0F2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050A8513" w14:textId="77777777" w:rsidR="00195997" w:rsidRDefault="000715E9" w:rsidP="00195997">
      <w:r>
        <w:rPr>
          <w:noProof/>
        </w:rPr>
        <w:pict w14:anchorId="6C2DF193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7F9FD4C2" w14:textId="77777777" w:rsidR="00195997" w:rsidRDefault="00195997" w:rsidP="00195997">
      <w:pPr>
        <w:pStyle w:val="Heading1"/>
      </w:pPr>
      <w:r>
        <w:rPr>
          <w:rFonts w:ascii="Apple Color Emoji" w:hAnsi="Apple Color Emoji" w:cs="Apple Color Emoji"/>
        </w:rPr>
        <w:t>🟠</w:t>
      </w:r>
      <w:r>
        <w:t xml:space="preserve"> </w:t>
      </w:r>
      <w:r>
        <w:rPr>
          <w:rStyle w:val="Strong"/>
          <w:b/>
          <w:bCs/>
        </w:rPr>
        <w:t>EPIC 5 — Billing &amp; Monetization (Stripe)</w:t>
      </w:r>
    </w:p>
    <w:p w14:paraId="31B212C9" w14:textId="77777777" w:rsidR="00195997" w:rsidRDefault="00195997" w:rsidP="00195997">
      <w:pPr>
        <w:pStyle w:val="Heading2"/>
      </w:pPr>
      <w:r>
        <w:rPr>
          <w:rStyle w:val="Strong"/>
          <w:b w:val="0"/>
          <w:bCs w:val="0"/>
        </w:rPr>
        <w:t>Capability 1: Subscription Plans</w:t>
      </w:r>
    </w:p>
    <w:p w14:paraId="178769AF" w14:textId="77777777" w:rsidR="00195997" w:rsidRDefault="00195997" w:rsidP="00195997">
      <w:pPr>
        <w:pStyle w:val="Heading3"/>
      </w:pPr>
      <w:r>
        <w:rPr>
          <w:rStyle w:val="Strong"/>
          <w:b w:val="0"/>
          <w:bCs w:val="0"/>
        </w:rPr>
        <w:t>Feature 5.1 — Free tier</w:t>
      </w:r>
    </w:p>
    <w:p w14:paraId="40EE2F0C" w14:textId="77777777" w:rsidR="00195997" w:rsidRDefault="00195997" w:rsidP="00195997">
      <w:pPr>
        <w:pStyle w:val="NormalWeb"/>
        <w:numPr>
          <w:ilvl w:val="0"/>
          <w:numId w:val="151"/>
        </w:numPr>
      </w:pPr>
      <w:r>
        <w:t>Limited uploads</w:t>
      </w:r>
    </w:p>
    <w:p w14:paraId="0C8FBC59" w14:textId="77777777" w:rsidR="00195997" w:rsidRDefault="00195997" w:rsidP="00195997">
      <w:pPr>
        <w:pStyle w:val="NormalWeb"/>
        <w:numPr>
          <w:ilvl w:val="0"/>
          <w:numId w:val="151"/>
        </w:numPr>
      </w:pPr>
      <w:r>
        <w:t>Watermark on reports</w:t>
      </w:r>
    </w:p>
    <w:p w14:paraId="013965C6" w14:textId="77777777" w:rsidR="00195997" w:rsidRDefault="00195997" w:rsidP="00195997">
      <w:pPr>
        <w:pStyle w:val="Heading3"/>
      </w:pPr>
      <w:r>
        <w:rPr>
          <w:rStyle w:val="Strong"/>
          <w:b w:val="0"/>
          <w:bCs w:val="0"/>
        </w:rPr>
        <w:t>Feature 5.2 — Pro tier</w:t>
      </w:r>
    </w:p>
    <w:p w14:paraId="1201FC54" w14:textId="77777777" w:rsidR="00195997" w:rsidRDefault="00195997" w:rsidP="00195997">
      <w:pPr>
        <w:pStyle w:val="NormalWeb"/>
      </w:pPr>
      <w:r>
        <w:rPr>
          <w:rStyle w:val="Strong"/>
        </w:rPr>
        <w:t>User Story:</w:t>
      </w:r>
      <w:r>
        <w:br/>
        <w:t>As a user, I want unlimited uploads + history so I can use this for my daily recruiting.</w:t>
      </w:r>
    </w:p>
    <w:p w14:paraId="7139DA1C" w14:textId="77777777" w:rsidR="00195997" w:rsidRDefault="00195997" w:rsidP="00195997">
      <w:pPr>
        <w:pStyle w:val="NormalWeb"/>
      </w:pPr>
      <w:r>
        <w:rPr>
          <w:rStyle w:val="Strong"/>
        </w:rPr>
        <w:t>Acceptance Criteria:</w:t>
      </w:r>
    </w:p>
    <w:p w14:paraId="53716755" w14:textId="77777777" w:rsidR="00195997" w:rsidRDefault="00195997" w:rsidP="00195997">
      <w:pPr>
        <w:pStyle w:val="NormalWeb"/>
        <w:numPr>
          <w:ilvl w:val="0"/>
          <w:numId w:val="152"/>
        </w:numPr>
      </w:pPr>
      <w:r>
        <w:t>Stripe checkout</w:t>
      </w:r>
    </w:p>
    <w:p w14:paraId="40961367" w14:textId="77777777" w:rsidR="00195997" w:rsidRDefault="00195997" w:rsidP="00195997">
      <w:pPr>
        <w:pStyle w:val="NormalWeb"/>
        <w:numPr>
          <w:ilvl w:val="0"/>
          <w:numId w:val="152"/>
        </w:numPr>
      </w:pPr>
      <w:r>
        <w:t>Monthly/annual billing</w:t>
      </w:r>
    </w:p>
    <w:p w14:paraId="587322FE" w14:textId="77777777" w:rsidR="00195997" w:rsidRDefault="00195997" w:rsidP="00195997">
      <w:pPr>
        <w:pStyle w:val="NormalWeb"/>
        <w:numPr>
          <w:ilvl w:val="0"/>
          <w:numId w:val="152"/>
        </w:numPr>
      </w:pPr>
      <w:r>
        <w:t>Customer portal</w:t>
      </w:r>
    </w:p>
    <w:p w14:paraId="54125C8A" w14:textId="77777777" w:rsidR="00195997" w:rsidRDefault="000715E9" w:rsidP="00195997">
      <w:r>
        <w:rPr>
          <w:noProof/>
        </w:rPr>
        <w:pict w14:anchorId="5DA4CF0C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5F74F40C" w14:textId="77777777" w:rsidR="00195997" w:rsidRDefault="000715E9" w:rsidP="00195997">
      <w:r>
        <w:rPr>
          <w:noProof/>
        </w:rPr>
        <w:pict w14:anchorId="7D863B4E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4C34900" w14:textId="77777777" w:rsidR="00195997" w:rsidRDefault="00195997" w:rsidP="00195997">
      <w:pPr>
        <w:pStyle w:val="Heading1"/>
      </w:pPr>
      <w:r>
        <w:rPr>
          <w:rFonts w:ascii="Apple Color Emoji" w:hAnsi="Apple Color Emoji" w:cs="Apple Color Emoji"/>
        </w:rPr>
        <w:t>🔴</w:t>
      </w:r>
      <w:r>
        <w:t xml:space="preserve"> </w:t>
      </w:r>
      <w:r>
        <w:rPr>
          <w:rStyle w:val="Strong"/>
          <w:b/>
          <w:bCs/>
        </w:rPr>
        <w:t>EPIC 6 — Sharing &amp; Reporting</w:t>
      </w:r>
    </w:p>
    <w:p w14:paraId="72D45A44" w14:textId="77777777" w:rsidR="00195997" w:rsidRDefault="00195997" w:rsidP="00195997">
      <w:pPr>
        <w:pStyle w:val="Heading2"/>
      </w:pPr>
      <w:r>
        <w:rPr>
          <w:rStyle w:val="Strong"/>
          <w:b w:val="0"/>
          <w:bCs w:val="0"/>
        </w:rPr>
        <w:t>Capability 1: Export Options</w:t>
      </w:r>
    </w:p>
    <w:p w14:paraId="5797D7AA" w14:textId="77777777" w:rsidR="00195997" w:rsidRDefault="00195997" w:rsidP="00195997">
      <w:pPr>
        <w:pStyle w:val="Heading3"/>
      </w:pPr>
      <w:r>
        <w:rPr>
          <w:rStyle w:val="Strong"/>
          <w:b w:val="0"/>
          <w:bCs w:val="0"/>
        </w:rPr>
        <w:t>Feature 6.1 — PDF report</w:t>
      </w:r>
    </w:p>
    <w:p w14:paraId="7739836D" w14:textId="77777777" w:rsidR="00195997" w:rsidRDefault="00195997" w:rsidP="00195997">
      <w:pPr>
        <w:pStyle w:val="NormalWeb"/>
      </w:pPr>
      <w:r>
        <w:rPr>
          <w:rStyle w:val="Strong"/>
        </w:rPr>
        <w:t>User Story:</w:t>
      </w:r>
      <w:r>
        <w:br/>
        <w:t>As a recruiter, I want to export a PDF summary for hiring managers.</w:t>
      </w:r>
    </w:p>
    <w:p w14:paraId="7473D14C" w14:textId="77777777" w:rsidR="00195997" w:rsidRDefault="00195997" w:rsidP="00195997">
      <w:pPr>
        <w:pStyle w:val="NormalWeb"/>
      </w:pPr>
      <w:r>
        <w:rPr>
          <w:rStyle w:val="Strong"/>
        </w:rPr>
        <w:t>Acceptance Criteria:</w:t>
      </w:r>
    </w:p>
    <w:p w14:paraId="1A31559C" w14:textId="77777777" w:rsidR="00195997" w:rsidRDefault="00195997" w:rsidP="00195997">
      <w:pPr>
        <w:pStyle w:val="NormalWeb"/>
        <w:numPr>
          <w:ilvl w:val="0"/>
          <w:numId w:val="153"/>
        </w:numPr>
      </w:pPr>
      <w:r>
        <w:lastRenderedPageBreak/>
        <w:t>Clean layout</w:t>
      </w:r>
    </w:p>
    <w:p w14:paraId="71AE0508" w14:textId="77777777" w:rsidR="00195997" w:rsidRDefault="00195997" w:rsidP="00195997">
      <w:pPr>
        <w:pStyle w:val="NormalWeb"/>
        <w:numPr>
          <w:ilvl w:val="0"/>
          <w:numId w:val="153"/>
        </w:numPr>
      </w:pPr>
      <w:r>
        <w:t>Company branding</w:t>
      </w:r>
    </w:p>
    <w:p w14:paraId="3C03E90F" w14:textId="77777777" w:rsidR="00195997" w:rsidRDefault="00195997" w:rsidP="00195997">
      <w:pPr>
        <w:pStyle w:val="NormalWeb"/>
        <w:numPr>
          <w:ilvl w:val="0"/>
          <w:numId w:val="153"/>
        </w:numPr>
      </w:pPr>
      <w:r>
        <w:t>Top candidates listed</w:t>
      </w:r>
    </w:p>
    <w:p w14:paraId="7D10C687" w14:textId="77777777" w:rsidR="00195997" w:rsidRDefault="00195997" w:rsidP="00195997">
      <w:pPr>
        <w:pStyle w:val="NormalWeb"/>
        <w:numPr>
          <w:ilvl w:val="0"/>
          <w:numId w:val="153"/>
        </w:numPr>
      </w:pPr>
      <w:r>
        <w:t>Score breakdown</w:t>
      </w:r>
    </w:p>
    <w:p w14:paraId="079D2055" w14:textId="77777777" w:rsidR="00195997" w:rsidRDefault="000715E9" w:rsidP="00195997">
      <w:r>
        <w:rPr>
          <w:noProof/>
        </w:rPr>
        <w:pict w14:anchorId="2843DFDE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31EE16F3" w14:textId="77777777" w:rsidR="00195997" w:rsidRDefault="00195997" w:rsidP="00195997">
      <w:pPr>
        <w:pStyle w:val="Heading3"/>
      </w:pPr>
      <w:r>
        <w:rPr>
          <w:rStyle w:val="Strong"/>
          <w:b w:val="0"/>
          <w:bCs w:val="0"/>
        </w:rPr>
        <w:t>Feature 6.2 — Share session link</w:t>
      </w:r>
    </w:p>
    <w:p w14:paraId="15F3395A" w14:textId="77777777" w:rsidR="00195997" w:rsidRDefault="00195997" w:rsidP="00195997">
      <w:pPr>
        <w:pStyle w:val="NormalWeb"/>
      </w:pPr>
      <w:r>
        <w:rPr>
          <w:rStyle w:val="Strong"/>
        </w:rPr>
        <w:t>User Story:</w:t>
      </w:r>
      <w:r>
        <w:br/>
        <w:t>As a recruiter, I want to share results with hiring managers securely.</w:t>
      </w:r>
    </w:p>
    <w:p w14:paraId="2EEBF9B4" w14:textId="77777777" w:rsidR="00195997" w:rsidRDefault="00195997" w:rsidP="00195997">
      <w:pPr>
        <w:pStyle w:val="NormalWeb"/>
      </w:pPr>
      <w:r>
        <w:rPr>
          <w:rStyle w:val="Strong"/>
        </w:rPr>
        <w:t>Acceptance Criteria:</w:t>
      </w:r>
    </w:p>
    <w:p w14:paraId="2DD73739" w14:textId="77777777" w:rsidR="00195997" w:rsidRDefault="00195997" w:rsidP="00195997">
      <w:pPr>
        <w:pStyle w:val="NormalWeb"/>
        <w:numPr>
          <w:ilvl w:val="0"/>
          <w:numId w:val="154"/>
        </w:numPr>
      </w:pPr>
      <w:r>
        <w:t>Read-only link</w:t>
      </w:r>
    </w:p>
    <w:p w14:paraId="346E4E77" w14:textId="77777777" w:rsidR="00195997" w:rsidRDefault="00195997" w:rsidP="00195997">
      <w:pPr>
        <w:pStyle w:val="NormalWeb"/>
        <w:numPr>
          <w:ilvl w:val="0"/>
          <w:numId w:val="154"/>
        </w:numPr>
      </w:pPr>
      <w:r>
        <w:t>Optional password</w:t>
      </w:r>
    </w:p>
    <w:p w14:paraId="06C4ED05" w14:textId="77777777" w:rsidR="00195997" w:rsidRDefault="000715E9" w:rsidP="00195997">
      <w:r>
        <w:rPr>
          <w:noProof/>
        </w:rPr>
        <w:pict w14:anchorId="1627C86E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BC59EB9" w14:textId="77777777" w:rsidR="00195997" w:rsidRDefault="000715E9" w:rsidP="00195997">
      <w:r>
        <w:rPr>
          <w:noProof/>
        </w:rPr>
        <w:pict w14:anchorId="28A6F251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7670B1A" w14:textId="77777777" w:rsidR="00195997" w:rsidRDefault="00195997" w:rsidP="00195997">
      <w:pPr>
        <w:pStyle w:val="Heading1"/>
      </w:pPr>
      <w:r>
        <w:rPr>
          <w:rFonts w:ascii="Apple Color Emoji" w:hAnsi="Apple Color Emoji" w:cs="Apple Color Emoji"/>
        </w:rPr>
        <w:t>🟣</w:t>
      </w:r>
      <w:r>
        <w:t xml:space="preserve"> </w:t>
      </w:r>
      <w:r>
        <w:rPr>
          <w:rStyle w:val="Strong"/>
          <w:b/>
          <w:bCs/>
        </w:rPr>
        <w:t>EPIC 7 — Enterprise Features (Future)</w:t>
      </w:r>
    </w:p>
    <w:p w14:paraId="4721D3DD" w14:textId="77777777" w:rsidR="00195997" w:rsidRDefault="00195997" w:rsidP="00195997">
      <w:pPr>
        <w:pStyle w:val="Heading3"/>
      </w:pPr>
      <w:r>
        <w:rPr>
          <w:rStyle w:val="Strong"/>
          <w:b w:val="0"/>
          <w:bCs w:val="0"/>
        </w:rPr>
        <w:t>Team accounts</w:t>
      </w:r>
    </w:p>
    <w:p w14:paraId="77C9A304" w14:textId="77777777" w:rsidR="00195997" w:rsidRDefault="00195997" w:rsidP="00195997">
      <w:pPr>
        <w:pStyle w:val="Heading3"/>
      </w:pPr>
      <w:r>
        <w:rPr>
          <w:rStyle w:val="Strong"/>
          <w:b w:val="0"/>
          <w:bCs w:val="0"/>
        </w:rPr>
        <w:t>SSO (Okta / Azure AD)</w:t>
      </w:r>
    </w:p>
    <w:p w14:paraId="0D7FD993" w14:textId="77777777" w:rsidR="00195997" w:rsidRDefault="00195997" w:rsidP="00195997">
      <w:pPr>
        <w:pStyle w:val="Heading3"/>
      </w:pPr>
      <w:r>
        <w:rPr>
          <w:rStyle w:val="Strong"/>
          <w:b w:val="0"/>
          <w:bCs w:val="0"/>
        </w:rPr>
        <w:t>Admin panel</w:t>
      </w:r>
    </w:p>
    <w:p w14:paraId="7CCA9F4F" w14:textId="77777777" w:rsidR="00195997" w:rsidRDefault="00195997" w:rsidP="00195997">
      <w:pPr>
        <w:pStyle w:val="Heading3"/>
      </w:pPr>
      <w:r>
        <w:rPr>
          <w:rStyle w:val="Strong"/>
          <w:b w:val="0"/>
          <w:bCs w:val="0"/>
        </w:rPr>
        <w:t>ATS integrations (Greenhouse, Lever, Workday)</w:t>
      </w:r>
    </w:p>
    <w:p w14:paraId="3B278FD0" w14:textId="77777777" w:rsidR="00653545" w:rsidRPr="00195997" w:rsidRDefault="00653545" w:rsidP="00195997"/>
    <w:sectPr w:rsidR="00653545" w:rsidRPr="00195997" w:rsidSect="008D3AA7">
      <w:headerReference w:type="default" r:id="rId8"/>
      <w:footerReference w:type="even" r:id="rId9"/>
      <w:footerReference w:type="default" r:id="rId10"/>
      <w:pgSz w:w="12240" w:h="15840"/>
      <w:pgMar w:top="1440" w:right="1440" w:bottom="80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5BE89" w14:textId="77777777" w:rsidR="000715E9" w:rsidRPr="00D47CDD" w:rsidRDefault="000715E9">
      <w:r w:rsidRPr="00D47CDD">
        <w:separator/>
      </w:r>
    </w:p>
  </w:endnote>
  <w:endnote w:type="continuationSeparator" w:id="0">
    <w:p w14:paraId="6F56DBB8" w14:textId="77777777" w:rsidR="000715E9" w:rsidRPr="00D47CDD" w:rsidRDefault="000715E9">
      <w:r w:rsidRPr="00D47CD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55710613"/>
      <w:docPartObj>
        <w:docPartGallery w:val="Page Numbers (Bottom of Page)"/>
        <w:docPartUnique/>
      </w:docPartObj>
    </w:sdtPr>
    <w:sdtContent>
      <w:p w14:paraId="3F748D62" w14:textId="77777777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end"/>
        </w:r>
      </w:p>
    </w:sdtContent>
  </w:sdt>
  <w:p w14:paraId="7560B2ED" w14:textId="77777777" w:rsidR="006E5A37" w:rsidRPr="00D47CDD" w:rsidRDefault="006E5A37" w:rsidP="00571E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62722710"/>
      <w:docPartObj>
        <w:docPartGallery w:val="Page Numbers (Bottom of Page)"/>
        <w:docPartUnique/>
      </w:docPartObj>
    </w:sdtPr>
    <w:sdtContent>
      <w:p w14:paraId="0ABA054F" w14:textId="411AF92B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separate"/>
        </w:r>
        <w:r w:rsidR="000C1AA4" w:rsidRPr="00D47CDD">
          <w:rPr>
            <w:rStyle w:val="PageNumber"/>
          </w:rPr>
          <w:t>24</w:t>
        </w:r>
        <w:r w:rsidRPr="00D47CDD">
          <w:rPr>
            <w:rStyle w:val="PageNumber"/>
          </w:rPr>
          <w:fldChar w:fldCharType="end"/>
        </w:r>
      </w:p>
    </w:sdtContent>
  </w:sdt>
  <w:p w14:paraId="1D6A55B5" w14:textId="77777777" w:rsidR="006E5A37" w:rsidRPr="00D47CDD" w:rsidRDefault="006E5A37" w:rsidP="00571E9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A1B5A" w14:textId="77777777" w:rsidR="000715E9" w:rsidRPr="00D47CDD" w:rsidRDefault="000715E9">
      <w:r w:rsidRPr="00D47CDD">
        <w:separator/>
      </w:r>
    </w:p>
  </w:footnote>
  <w:footnote w:type="continuationSeparator" w:id="0">
    <w:p w14:paraId="2335A218" w14:textId="77777777" w:rsidR="000715E9" w:rsidRPr="00D47CDD" w:rsidRDefault="000715E9">
      <w:r w:rsidRPr="00D47CD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9687E" w14:textId="42A8A831" w:rsidR="006E5A37" w:rsidRPr="00D47CDD" w:rsidRDefault="006E5A37" w:rsidP="002867E7">
    <w:pPr>
      <w:pStyle w:val="Header"/>
    </w:pPr>
    <w:del w:id="0" w:author="Pamidi,Sushma" w:date="2025-12-08T09:36:00Z" w16du:dateUtc="2025-12-08T15:36:00Z">
      <w:r w:rsidRPr="00D47CDD" w:rsidDel="002867E7">
        <w:rPr>
          <w:noProof/>
          <w:lang w:eastAsia="es-ES"/>
        </w:rPr>
        <w:drawing>
          <wp:inline distT="0" distB="0" distL="0" distR="0" wp14:anchorId="51D04CAD" wp14:editId="145D2250">
            <wp:extent cx="808938" cy="914400"/>
            <wp:effectExtent l="0" t="0" r="0" b="0"/>
            <wp:docPr id="15" name="Picture 15" descr="Description: Description: sig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sig_logo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38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DF2FB1C"/>
    <w:lvl w:ilvl="0">
      <w:start w:val="1"/>
      <w:numFmt w:val="bullet"/>
      <w:pStyle w:val="NoteLevel1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Wingdings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Wingdings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5724F5"/>
    <w:multiLevelType w:val="multilevel"/>
    <w:tmpl w:val="2338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74685A"/>
    <w:multiLevelType w:val="multilevel"/>
    <w:tmpl w:val="3DAE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A11E1"/>
    <w:multiLevelType w:val="multilevel"/>
    <w:tmpl w:val="1E66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33282"/>
    <w:multiLevelType w:val="multilevel"/>
    <w:tmpl w:val="DB0C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505BB"/>
    <w:multiLevelType w:val="hybridMultilevel"/>
    <w:tmpl w:val="F22643CA"/>
    <w:lvl w:ilvl="0" w:tplc="7C5EAE4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26B03C3"/>
    <w:multiLevelType w:val="multilevel"/>
    <w:tmpl w:val="EFF42DF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33F47EA"/>
    <w:multiLevelType w:val="multilevel"/>
    <w:tmpl w:val="194A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EE6227"/>
    <w:multiLevelType w:val="multilevel"/>
    <w:tmpl w:val="6518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02629C"/>
    <w:multiLevelType w:val="hybridMultilevel"/>
    <w:tmpl w:val="8850DEE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480413F"/>
    <w:multiLevelType w:val="multilevel"/>
    <w:tmpl w:val="95D0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E444BB"/>
    <w:multiLevelType w:val="multilevel"/>
    <w:tmpl w:val="1CE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E85662"/>
    <w:multiLevelType w:val="multilevel"/>
    <w:tmpl w:val="8C4A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60672E"/>
    <w:multiLevelType w:val="multilevel"/>
    <w:tmpl w:val="27B6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20832"/>
    <w:multiLevelType w:val="multilevel"/>
    <w:tmpl w:val="459A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A066AA"/>
    <w:multiLevelType w:val="hybridMultilevel"/>
    <w:tmpl w:val="B0A40E7A"/>
    <w:lvl w:ilvl="0" w:tplc="02ACED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0B6D7EF0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BDB7F92"/>
    <w:multiLevelType w:val="multilevel"/>
    <w:tmpl w:val="D6A0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A80852"/>
    <w:multiLevelType w:val="multilevel"/>
    <w:tmpl w:val="D198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B75977"/>
    <w:multiLevelType w:val="multilevel"/>
    <w:tmpl w:val="E540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7F5BDB"/>
    <w:multiLevelType w:val="hybridMultilevel"/>
    <w:tmpl w:val="3814E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ED64C87"/>
    <w:multiLevelType w:val="multilevel"/>
    <w:tmpl w:val="5190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F3D49C6"/>
    <w:multiLevelType w:val="multilevel"/>
    <w:tmpl w:val="0D54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6B7B3D"/>
    <w:multiLevelType w:val="multilevel"/>
    <w:tmpl w:val="64F0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DE379C"/>
    <w:multiLevelType w:val="multilevel"/>
    <w:tmpl w:val="5962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D81972"/>
    <w:multiLevelType w:val="multilevel"/>
    <w:tmpl w:val="B898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624EDA"/>
    <w:multiLevelType w:val="hybridMultilevel"/>
    <w:tmpl w:val="A500A1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18204137"/>
    <w:multiLevelType w:val="multilevel"/>
    <w:tmpl w:val="3472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7B4D89"/>
    <w:multiLevelType w:val="multilevel"/>
    <w:tmpl w:val="9BF2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A04EB7"/>
    <w:multiLevelType w:val="multilevel"/>
    <w:tmpl w:val="2BCA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D406CD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AE62D4B"/>
    <w:multiLevelType w:val="multilevel"/>
    <w:tmpl w:val="9592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053F2A"/>
    <w:multiLevelType w:val="multilevel"/>
    <w:tmpl w:val="F5A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292621"/>
    <w:multiLevelType w:val="multilevel"/>
    <w:tmpl w:val="CE84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473972"/>
    <w:multiLevelType w:val="multilevel"/>
    <w:tmpl w:val="0986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8E4E54"/>
    <w:multiLevelType w:val="hybridMultilevel"/>
    <w:tmpl w:val="D18445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C60536E"/>
    <w:multiLevelType w:val="multilevel"/>
    <w:tmpl w:val="ECBA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E70D88"/>
    <w:multiLevelType w:val="multilevel"/>
    <w:tmpl w:val="A9A4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0B7089"/>
    <w:multiLevelType w:val="multilevel"/>
    <w:tmpl w:val="F0F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7248AB"/>
    <w:multiLevelType w:val="multilevel"/>
    <w:tmpl w:val="0B9A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767838"/>
    <w:multiLevelType w:val="hybridMultilevel"/>
    <w:tmpl w:val="A468CE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F496C05"/>
    <w:multiLevelType w:val="multilevel"/>
    <w:tmpl w:val="7E40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621D5D"/>
    <w:multiLevelType w:val="multilevel"/>
    <w:tmpl w:val="779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9839C4"/>
    <w:multiLevelType w:val="hybridMultilevel"/>
    <w:tmpl w:val="178469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2AF3978"/>
    <w:multiLevelType w:val="multilevel"/>
    <w:tmpl w:val="E1DC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D34016"/>
    <w:multiLevelType w:val="multilevel"/>
    <w:tmpl w:val="BE14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232B97"/>
    <w:multiLevelType w:val="multilevel"/>
    <w:tmpl w:val="FC0C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373340"/>
    <w:multiLevelType w:val="multilevel"/>
    <w:tmpl w:val="C740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605834"/>
    <w:multiLevelType w:val="hybridMultilevel"/>
    <w:tmpl w:val="22C095EA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43E1280"/>
    <w:multiLevelType w:val="multilevel"/>
    <w:tmpl w:val="FDA8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2A6694"/>
    <w:multiLevelType w:val="multilevel"/>
    <w:tmpl w:val="E5A6B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F60EAB"/>
    <w:multiLevelType w:val="multilevel"/>
    <w:tmpl w:val="BB20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0554BF"/>
    <w:multiLevelType w:val="multilevel"/>
    <w:tmpl w:val="D72E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22658E"/>
    <w:multiLevelType w:val="multilevel"/>
    <w:tmpl w:val="6466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9028C0"/>
    <w:multiLevelType w:val="multilevel"/>
    <w:tmpl w:val="0894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D626D3"/>
    <w:multiLevelType w:val="multilevel"/>
    <w:tmpl w:val="38A4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4728DF"/>
    <w:multiLevelType w:val="multilevel"/>
    <w:tmpl w:val="4104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71785E"/>
    <w:multiLevelType w:val="multilevel"/>
    <w:tmpl w:val="E476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774A66"/>
    <w:multiLevelType w:val="multilevel"/>
    <w:tmpl w:val="D484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0463FA"/>
    <w:multiLevelType w:val="multilevel"/>
    <w:tmpl w:val="7214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B3A0C32"/>
    <w:multiLevelType w:val="multilevel"/>
    <w:tmpl w:val="3046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6445DA"/>
    <w:multiLevelType w:val="multilevel"/>
    <w:tmpl w:val="1B8E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357637"/>
    <w:multiLevelType w:val="multilevel"/>
    <w:tmpl w:val="D678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D00C53"/>
    <w:multiLevelType w:val="multilevel"/>
    <w:tmpl w:val="EF62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403535"/>
    <w:multiLevelType w:val="hybridMultilevel"/>
    <w:tmpl w:val="04A0C3BA"/>
    <w:lvl w:ilvl="0" w:tplc="08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5" w15:restartNumberingAfterBreak="0">
    <w:nsid w:val="31250CD2"/>
    <w:multiLevelType w:val="multilevel"/>
    <w:tmpl w:val="171C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F25C8C"/>
    <w:multiLevelType w:val="multilevel"/>
    <w:tmpl w:val="46C4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354FA8"/>
    <w:multiLevelType w:val="hybridMultilevel"/>
    <w:tmpl w:val="56F086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30B5FFE"/>
    <w:multiLevelType w:val="multilevel"/>
    <w:tmpl w:val="A0B8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2A7354"/>
    <w:multiLevelType w:val="multilevel"/>
    <w:tmpl w:val="81E4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051CCA"/>
    <w:multiLevelType w:val="multilevel"/>
    <w:tmpl w:val="56D2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367D75"/>
    <w:multiLevelType w:val="hybridMultilevel"/>
    <w:tmpl w:val="885A8B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7980EEF"/>
    <w:multiLevelType w:val="multilevel"/>
    <w:tmpl w:val="1776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9B308B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3A0F0C7D"/>
    <w:multiLevelType w:val="multilevel"/>
    <w:tmpl w:val="7C36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BD0EAC"/>
    <w:multiLevelType w:val="multilevel"/>
    <w:tmpl w:val="2DD0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C637CB"/>
    <w:multiLevelType w:val="hybridMultilevel"/>
    <w:tmpl w:val="70EED7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E2C50C0"/>
    <w:multiLevelType w:val="multilevel"/>
    <w:tmpl w:val="2290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405119"/>
    <w:multiLevelType w:val="multilevel"/>
    <w:tmpl w:val="DF7A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FB6EB9"/>
    <w:multiLevelType w:val="multilevel"/>
    <w:tmpl w:val="FAC4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167AE0"/>
    <w:multiLevelType w:val="multilevel"/>
    <w:tmpl w:val="8C90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F14CDA"/>
    <w:multiLevelType w:val="multilevel"/>
    <w:tmpl w:val="F68C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3B5F0F"/>
    <w:multiLevelType w:val="multilevel"/>
    <w:tmpl w:val="041E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B91A42"/>
    <w:multiLevelType w:val="multilevel"/>
    <w:tmpl w:val="0848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1C0075"/>
    <w:multiLevelType w:val="multilevel"/>
    <w:tmpl w:val="7A6C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2C131C8"/>
    <w:multiLevelType w:val="multilevel"/>
    <w:tmpl w:val="EC0A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5A1547"/>
    <w:multiLevelType w:val="multilevel"/>
    <w:tmpl w:val="00B2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41946B8"/>
    <w:multiLevelType w:val="multilevel"/>
    <w:tmpl w:val="6AB2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E707E9"/>
    <w:multiLevelType w:val="multilevel"/>
    <w:tmpl w:val="4FD4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4F51DC9"/>
    <w:multiLevelType w:val="multilevel"/>
    <w:tmpl w:val="B30E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4C4630"/>
    <w:multiLevelType w:val="multilevel"/>
    <w:tmpl w:val="B8C0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5C13C03"/>
    <w:multiLevelType w:val="multilevel"/>
    <w:tmpl w:val="F9C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6F630E"/>
    <w:multiLevelType w:val="multilevel"/>
    <w:tmpl w:val="DCA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BA141A"/>
    <w:multiLevelType w:val="multilevel"/>
    <w:tmpl w:val="98B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6FB504B"/>
    <w:multiLevelType w:val="hybridMultilevel"/>
    <w:tmpl w:val="3DDC7C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47583261"/>
    <w:multiLevelType w:val="multilevel"/>
    <w:tmpl w:val="EF48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3173B8"/>
    <w:multiLevelType w:val="multilevel"/>
    <w:tmpl w:val="337C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CE7B65"/>
    <w:multiLevelType w:val="multilevel"/>
    <w:tmpl w:val="6B30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B9141E2"/>
    <w:multiLevelType w:val="multilevel"/>
    <w:tmpl w:val="5478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C063B69"/>
    <w:multiLevelType w:val="multilevel"/>
    <w:tmpl w:val="F84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C6745B7"/>
    <w:multiLevelType w:val="multilevel"/>
    <w:tmpl w:val="8918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770F2F"/>
    <w:multiLevelType w:val="multilevel"/>
    <w:tmpl w:val="7CB2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EC10773"/>
    <w:multiLevelType w:val="multilevel"/>
    <w:tmpl w:val="E560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F054067"/>
    <w:multiLevelType w:val="hybridMultilevel"/>
    <w:tmpl w:val="B594A556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50CB44E8"/>
    <w:multiLevelType w:val="multilevel"/>
    <w:tmpl w:val="89DA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1113136"/>
    <w:multiLevelType w:val="hybridMultilevel"/>
    <w:tmpl w:val="E894FAA8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51160292"/>
    <w:multiLevelType w:val="multilevel"/>
    <w:tmpl w:val="B868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183462B"/>
    <w:multiLevelType w:val="multilevel"/>
    <w:tmpl w:val="6562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6649E1"/>
    <w:multiLevelType w:val="multilevel"/>
    <w:tmpl w:val="DF06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3AD490A"/>
    <w:multiLevelType w:val="multilevel"/>
    <w:tmpl w:val="A8B0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AF3269"/>
    <w:multiLevelType w:val="multilevel"/>
    <w:tmpl w:val="2F12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44D4583"/>
    <w:multiLevelType w:val="multilevel"/>
    <w:tmpl w:val="F67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48F405E"/>
    <w:multiLevelType w:val="multilevel"/>
    <w:tmpl w:val="5178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F75595"/>
    <w:multiLevelType w:val="multilevel"/>
    <w:tmpl w:val="E9F2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FC1101"/>
    <w:multiLevelType w:val="multilevel"/>
    <w:tmpl w:val="0AC2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616574C"/>
    <w:multiLevelType w:val="hybridMultilevel"/>
    <w:tmpl w:val="B54E06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564150B5"/>
    <w:multiLevelType w:val="multilevel"/>
    <w:tmpl w:val="E1EE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BF08EE"/>
    <w:multiLevelType w:val="multilevel"/>
    <w:tmpl w:val="A7BE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D7A63EC"/>
    <w:multiLevelType w:val="multilevel"/>
    <w:tmpl w:val="2E14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E510FDC"/>
    <w:multiLevelType w:val="hybridMultilevel"/>
    <w:tmpl w:val="3E3A99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5FC60C00"/>
    <w:multiLevelType w:val="multilevel"/>
    <w:tmpl w:val="F8EC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00B4590"/>
    <w:multiLevelType w:val="multilevel"/>
    <w:tmpl w:val="C02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0D80DE1"/>
    <w:multiLevelType w:val="multilevel"/>
    <w:tmpl w:val="532A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0DC2393"/>
    <w:multiLevelType w:val="hybridMultilevel"/>
    <w:tmpl w:val="C3A4F87C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61D022BA"/>
    <w:multiLevelType w:val="multilevel"/>
    <w:tmpl w:val="0692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39D4EA6"/>
    <w:multiLevelType w:val="multilevel"/>
    <w:tmpl w:val="DC0C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4334304"/>
    <w:multiLevelType w:val="multilevel"/>
    <w:tmpl w:val="5BB8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56E7BD1"/>
    <w:multiLevelType w:val="multilevel"/>
    <w:tmpl w:val="C378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6F6256A"/>
    <w:multiLevelType w:val="multilevel"/>
    <w:tmpl w:val="0BA4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9506508"/>
    <w:multiLevelType w:val="multilevel"/>
    <w:tmpl w:val="500C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A754F32"/>
    <w:multiLevelType w:val="hybridMultilevel"/>
    <w:tmpl w:val="ACE2D49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6AA45979"/>
    <w:multiLevelType w:val="multilevel"/>
    <w:tmpl w:val="7FBC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FC3E43"/>
    <w:multiLevelType w:val="multilevel"/>
    <w:tmpl w:val="A3BE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E3C302E"/>
    <w:multiLevelType w:val="hybridMultilevel"/>
    <w:tmpl w:val="CCF8DF10"/>
    <w:lvl w:ilvl="0" w:tplc="045A6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F276B79"/>
    <w:multiLevelType w:val="multilevel"/>
    <w:tmpl w:val="B1D0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FFB3E31"/>
    <w:multiLevelType w:val="hybridMultilevel"/>
    <w:tmpl w:val="2B5485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77141DF9"/>
    <w:multiLevelType w:val="hybridMultilevel"/>
    <w:tmpl w:val="0B8EA8A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7" w15:restartNumberingAfterBreak="0">
    <w:nsid w:val="771B1899"/>
    <w:multiLevelType w:val="hybridMultilevel"/>
    <w:tmpl w:val="1C4260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775E20B4"/>
    <w:multiLevelType w:val="multilevel"/>
    <w:tmpl w:val="C870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7D203BF"/>
    <w:multiLevelType w:val="multilevel"/>
    <w:tmpl w:val="AB5A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82A3ECF"/>
    <w:multiLevelType w:val="multilevel"/>
    <w:tmpl w:val="BC52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9005396"/>
    <w:multiLevelType w:val="multilevel"/>
    <w:tmpl w:val="BF98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94A6F5F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3" w15:restartNumberingAfterBreak="0">
    <w:nsid w:val="7A5E388C"/>
    <w:multiLevelType w:val="multilevel"/>
    <w:tmpl w:val="0384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AA01619"/>
    <w:multiLevelType w:val="multilevel"/>
    <w:tmpl w:val="C19A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B1D6CD5"/>
    <w:multiLevelType w:val="multilevel"/>
    <w:tmpl w:val="126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B8F6546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7" w15:restartNumberingAfterBreak="0">
    <w:nsid w:val="7C0104F3"/>
    <w:multiLevelType w:val="multilevel"/>
    <w:tmpl w:val="200C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C187346"/>
    <w:multiLevelType w:val="multilevel"/>
    <w:tmpl w:val="0562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C9F2408"/>
    <w:multiLevelType w:val="multilevel"/>
    <w:tmpl w:val="F3F4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E6408E2"/>
    <w:multiLevelType w:val="hybridMultilevel"/>
    <w:tmpl w:val="549E910A"/>
    <w:lvl w:ilvl="0" w:tplc="65FA91F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1" w15:restartNumberingAfterBreak="0">
    <w:nsid w:val="7E863D00"/>
    <w:multiLevelType w:val="multilevel"/>
    <w:tmpl w:val="B7D2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EBC4C9F"/>
    <w:multiLevelType w:val="hybridMultilevel"/>
    <w:tmpl w:val="9DCACFB4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7FAE0E24"/>
    <w:multiLevelType w:val="hybridMultilevel"/>
    <w:tmpl w:val="3B8A7C0E"/>
    <w:lvl w:ilvl="0" w:tplc="0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794598041">
    <w:abstractNumId w:val="0"/>
  </w:num>
  <w:num w:numId="2" w16cid:durableId="164634071">
    <w:abstractNumId w:val="40"/>
  </w:num>
  <w:num w:numId="3" w16cid:durableId="962152676">
    <w:abstractNumId w:val="119"/>
  </w:num>
  <w:num w:numId="4" w16cid:durableId="630750203">
    <w:abstractNumId w:val="43"/>
  </w:num>
  <w:num w:numId="5" w16cid:durableId="1526560654">
    <w:abstractNumId w:val="30"/>
  </w:num>
  <w:num w:numId="6" w16cid:durableId="1112092250">
    <w:abstractNumId w:val="150"/>
  </w:num>
  <w:num w:numId="7" w16cid:durableId="485511225">
    <w:abstractNumId w:val="16"/>
  </w:num>
  <w:num w:numId="8" w16cid:durableId="2065525263">
    <w:abstractNumId w:val="26"/>
  </w:num>
  <w:num w:numId="9" w16cid:durableId="252204504">
    <w:abstractNumId w:val="20"/>
  </w:num>
  <w:num w:numId="10" w16cid:durableId="1346445656">
    <w:abstractNumId w:val="133"/>
  </w:num>
  <w:num w:numId="11" w16cid:durableId="1889024011">
    <w:abstractNumId w:val="6"/>
  </w:num>
  <w:num w:numId="12" w16cid:durableId="1555776804">
    <w:abstractNumId w:val="73"/>
  </w:num>
  <w:num w:numId="13" w16cid:durableId="2137944354">
    <w:abstractNumId w:val="146"/>
  </w:num>
  <w:num w:numId="14" w16cid:durableId="1239094937">
    <w:abstractNumId w:val="103"/>
  </w:num>
  <w:num w:numId="15" w16cid:durableId="1979341165">
    <w:abstractNumId w:val="130"/>
  </w:num>
  <w:num w:numId="16" w16cid:durableId="141508119">
    <w:abstractNumId w:val="152"/>
  </w:num>
  <w:num w:numId="17" w16cid:durableId="898130955">
    <w:abstractNumId w:val="123"/>
  </w:num>
  <w:num w:numId="18" w16cid:durableId="840513385">
    <w:abstractNumId w:val="48"/>
  </w:num>
  <w:num w:numId="19" w16cid:durableId="2029024088">
    <w:abstractNumId w:val="105"/>
  </w:num>
  <w:num w:numId="20" w16cid:durableId="2142962563">
    <w:abstractNumId w:val="76"/>
  </w:num>
  <w:num w:numId="21" w16cid:durableId="963074604">
    <w:abstractNumId w:val="67"/>
  </w:num>
  <w:num w:numId="22" w16cid:durableId="1283418312">
    <w:abstractNumId w:val="94"/>
  </w:num>
  <w:num w:numId="23" w16cid:durableId="400175237">
    <w:abstractNumId w:val="9"/>
  </w:num>
  <w:num w:numId="24" w16cid:durableId="999383817">
    <w:abstractNumId w:val="142"/>
  </w:num>
  <w:num w:numId="25" w16cid:durableId="818232561">
    <w:abstractNumId w:val="135"/>
  </w:num>
  <w:num w:numId="26" w16cid:durableId="1564557369">
    <w:abstractNumId w:val="35"/>
  </w:num>
  <w:num w:numId="27" w16cid:durableId="1513298000">
    <w:abstractNumId w:val="136"/>
  </w:num>
  <w:num w:numId="28" w16cid:durableId="793599529">
    <w:abstractNumId w:val="71"/>
  </w:num>
  <w:num w:numId="29" w16cid:durableId="1092163138">
    <w:abstractNumId w:val="109"/>
  </w:num>
  <w:num w:numId="30" w16cid:durableId="218052560">
    <w:abstractNumId w:val="84"/>
  </w:num>
  <w:num w:numId="31" w16cid:durableId="538977876">
    <w:abstractNumId w:val="137"/>
  </w:num>
  <w:num w:numId="32" w16cid:durableId="1625312565">
    <w:abstractNumId w:val="107"/>
  </w:num>
  <w:num w:numId="33" w16cid:durableId="1867599244">
    <w:abstractNumId w:val="50"/>
  </w:num>
  <w:num w:numId="34" w16cid:durableId="1971546004">
    <w:abstractNumId w:val="79"/>
  </w:num>
  <w:num w:numId="35" w16cid:durableId="393742597">
    <w:abstractNumId w:val="114"/>
  </w:num>
  <w:num w:numId="36" w16cid:durableId="167524243">
    <w:abstractNumId w:val="93"/>
  </w:num>
  <w:num w:numId="37" w16cid:durableId="889994090">
    <w:abstractNumId w:val="91"/>
  </w:num>
  <w:num w:numId="38" w16cid:durableId="1141845826">
    <w:abstractNumId w:val="32"/>
  </w:num>
  <w:num w:numId="39" w16cid:durableId="1748529134">
    <w:abstractNumId w:val="115"/>
  </w:num>
  <w:num w:numId="40" w16cid:durableId="1960136204">
    <w:abstractNumId w:val="1"/>
  </w:num>
  <w:num w:numId="41" w16cid:durableId="1815636838">
    <w:abstractNumId w:val="134"/>
  </w:num>
  <w:num w:numId="42" w16cid:durableId="1721828451">
    <w:abstractNumId w:val="15"/>
  </w:num>
  <w:num w:numId="43" w16cid:durableId="385683966">
    <w:abstractNumId w:val="153"/>
  </w:num>
  <w:num w:numId="44" w16cid:durableId="1671592255">
    <w:abstractNumId w:val="64"/>
  </w:num>
  <w:num w:numId="45" w16cid:durableId="2061709705">
    <w:abstractNumId w:val="92"/>
  </w:num>
  <w:num w:numId="46" w16cid:durableId="1367874400">
    <w:abstractNumId w:val="24"/>
  </w:num>
  <w:num w:numId="47" w16cid:durableId="1098527905">
    <w:abstractNumId w:val="141"/>
  </w:num>
  <w:num w:numId="48" w16cid:durableId="1793130627">
    <w:abstractNumId w:val="69"/>
  </w:num>
  <w:num w:numId="49" w16cid:durableId="974457434">
    <w:abstractNumId w:val="83"/>
  </w:num>
  <w:num w:numId="50" w16cid:durableId="901406162">
    <w:abstractNumId w:val="86"/>
  </w:num>
  <w:num w:numId="51" w16cid:durableId="658728153">
    <w:abstractNumId w:val="128"/>
  </w:num>
  <w:num w:numId="52" w16cid:durableId="494033920">
    <w:abstractNumId w:val="46"/>
  </w:num>
  <w:num w:numId="53" w16cid:durableId="464658305">
    <w:abstractNumId w:val="49"/>
  </w:num>
  <w:num w:numId="54" w16cid:durableId="1940404654">
    <w:abstractNumId w:val="87"/>
  </w:num>
  <w:num w:numId="55" w16cid:durableId="63377785">
    <w:abstractNumId w:val="145"/>
  </w:num>
  <w:num w:numId="56" w16cid:durableId="1876195449">
    <w:abstractNumId w:val="18"/>
  </w:num>
  <w:num w:numId="57" w16cid:durableId="703289344">
    <w:abstractNumId w:val="5"/>
  </w:num>
  <w:num w:numId="58" w16cid:durableId="588730310">
    <w:abstractNumId w:val="55"/>
  </w:num>
  <w:num w:numId="59" w16cid:durableId="1619992996">
    <w:abstractNumId w:val="56"/>
  </w:num>
  <w:num w:numId="60" w16cid:durableId="73669226">
    <w:abstractNumId w:val="112"/>
  </w:num>
  <w:num w:numId="61" w16cid:durableId="1295798072">
    <w:abstractNumId w:val="19"/>
  </w:num>
  <w:num w:numId="62" w16cid:durableId="1880627956">
    <w:abstractNumId w:val="96"/>
  </w:num>
  <w:num w:numId="63" w16cid:durableId="1873299521">
    <w:abstractNumId w:val="61"/>
  </w:num>
  <w:num w:numId="64" w16cid:durableId="1939361124">
    <w:abstractNumId w:val="37"/>
  </w:num>
  <w:num w:numId="65" w16cid:durableId="2052533817">
    <w:abstractNumId w:val="74"/>
  </w:num>
  <w:num w:numId="66" w16cid:durableId="278798578">
    <w:abstractNumId w:val="8"/>
  </w:num>
  <w:num w:numId="67" w16cid:durableId="1601523714">
    <w:abstractNumId w:val="54"/>
  </w:num>
  <w:num w:numId="68" w16cid:durableId="642854469">
    <w:abstractNumId w:val="29"/>
  </w:num>
  <w:num w:numId="69" w16cid:durableId="1246915779">
    <w:abstractNumId w:val="99"/>
  </w:num>
  <w:num w:numId="70" w16cid:durableId="51541732">
    <w:abstractNumId w:val="75"/>
  </w:num>
  <w:num w:numId="71" w16cid:durableId="1928615415">
    <w:abstractNumId w:val="129"/>
  </w:num>
  <w:num w:numId="72" w16cid:durableId="601766935">
    <w:abstractNumId w:val="33"/>
  </w:num>
  <w:num w:numId="73" w16cid:durableId="623194625">
    <w:abstractNumId w:val="139"/>
  </w:num>
  <w:num w:numId="74" w16cid:durableId="482430334">
    <w:abstractNumId w:val="144"/>
  </w:num>
  <w:num w:numId="75" w16cid:durableId="1393961295">
    <w:abstractNumId w:val="42"/>
  </w:num>
  <w:num w:numId="76" w16cid:durableId="156966173">
    <w:abstractNumId w:val="2"/>
  </w:num>
  <w:num w:numId="77" w16cid:durableId="1513911696">
    <w:abstractNumId w:val="4"/>
  </w:num>
  <w:num w:numId="78" w16cid:durableId="565259662">
    <w:abstractNumId w:val="126"/>
  </w:num>
  <w:num w:numId="79" w16cid:durableId="581305048">
    <w:abstractNumId w:val="122"/>
  </w:num>
  <w:num w:numId="80" w16cid:durableId="163471837">
    <w:abstractNumId w:val="151"/>
  </w:num>
  <w:num w:numId="81" w16cid:durableId="2099716362">
    <w:abstractNumId w:val="57"/>
  </w:num>
  <w:num w:numId="82" w16cid:durableId="325207714">
    <w:abstractNumId w:val="44"/>
  </w:num>
  <w:num w:numId="83" w16cid:durableId="1111363536">
    <w:abstractNumId w:val="11"/>
  </w:num>
  <w:num w:numId="84" w16cid:durableId="1962956939">
    <w:abstractNumId w:val="108"/>
  </w:num>
  <w:num w:numId="85" w16cid:durableId="856886757">
    <w:abstractNumId w:val="13"/>
  </w:num>
  <w:num w:numId="86" w16cid:durableId="697584014">
    <w:abstractNumId w:val="97"/>
  </w:num>
  <w:num w:numId="87" w16cid:durableId="1611430673">
    <w:abstractNumId w:val="45"/>
  </w:num>
  <w:num w:numId="88" w16cid:durableId="1166673662">
    <w:abstractNumId w:val="21"/>
  </w:num>
  <w:num w:numId="89" w16cid:durableId="532502243">
    <w:abstractNumId w:val="138"/>
  </w:num>
  <w:num w:numId="90" w16cid:durableId="808939574">
    <w:abstractNumId w:val="28"/>
  </w:num>
  <w:num w:numId="91" w16cid:durableId="1714764660">
    <w:abstractNumId w:val="38"/>
  </w:num>
  <w:num w:numId="92" w16cid:durableId="319501986">
    <w:abstractNumId w:val="12"/>
  </w:num>
  <w:num w:numId="93" w16cid:durableId="825172951">
    <w:abstractNumId w:val="70"/>
  </w:num>
  <w:num w:numId="94" w16cid:durableId="1540166621">
    <w:abstractNumId w:val="101"/>
  </w:num>
  <w:num w:numId="95" w16cid:durableId="230580103">
    <w:abstractNumId w:val="85"/>
  </w:num>
  <w:num w:numId="96" w16cid:durableId="1121418557">
    <w:abstractNumId w:val="3"/>
  </w:num>
  <w:num w:numId="97" w16cid:durableId="438647448">
    <w:abstractNumId w:val="102"/>
  </w:num>
  <w:num w:numId="98" w16cid:durableId="894464265">
    <w:abstractNumId w:val="31"/>
  </w:num>
  <w:num w:numId="99" w16cid:durableId="1032806419">
    <w:abstractNumId w:val="82"/>
  </w:num>
  <w:num w:numId="100" w16cid:durableId="1653212899">
    <w:abstractNumId w:val="14"/>
  </w:num>
  <w:num w:numId="101" w16cid:durableId="116023347">
    <w:abstractNumId w:val="125"/>
  </w:num>
  <w:num w:numId="102" w16cid:durableId="847016685">
    <w:abstractNumId w:val="116"/>
  </w:num>
  <w:num w:numId="103" w16cid:durableId="260650916">
    <w:abstractNumId w:val="63"/>
  </w:num>
  <w:num w:numId="104" w16cid:durableId="1025787222">
    <w:abstractNumId w:val="110"/>
  </w:num>
  <w:num w:numId="105" w16cid:durableId="1460415107">
    <w:abstractNumId w:val="66"/>
  </w:num>
  <w:num w:numId="106" w16cid:durableId="1753158116">
    <w:abstractNumId w:val="36"/>
  </w:num>
  <w:num w:numId="107" w16cid:durableId="892624178">
    <w:abstractNumId w:val="27"/>
  </w:num>
  <w:num w:numId="108" w16cid:durableId="359280614">
    <w:abstractNumId w:val="10"/>
  </w:num>
  <w:num w:numId="109" w16cid:durableId="713315656">
    <w:abstractNumId w:val="80"/>
  </w:num>
  <w:num w:numId="110" w16cid:durableId="949703232">
    <w:abstractNumId w:val="23"/>
  </w:num>
  <w:num w:numId="111" w16cid:durableId="15036660">
    <w:abstractNumId w:val="62"/>
  </w:num>
  <w:num w:numId="112" w16cid:durableId="1673752768">
    <w:abstractNumId w:val="17"/>
  </w:num>
  <w:num w:numId="113" w16cid:durableId="1133064366">
    <w:abstractNumId w:val="113"/>
  </w:num>
  <w:num w:numId="114" w16cid:durableId="1863745368">
    <w:abstractNumId w:val="89"/>
  </w:num>
  <w:num w:numId="115" w16cid:durableId="1204174534">
    <w:abstractNumId w:val="72"/>
  </w:num>
  <w:num w:numId="116" w16cid:durableId="402072812">
    <w:abstractNumId w:val="140"/>
  </w:num>
  <w:num w:numId="117" w16cid:durableId="1560750243">
    <w:abstractNumId w:val="68"/>
  </w:num>
  <w:num w:numId="118" w16cid:durableId="783572255">
    <w:abstractNumId w:val="59"/>
  </w:num>
  <w:num w:numId="119" w16cid:durableId="106316749">
    <w:abstractNumId w:val="78"/>
  </w:num>
  <w:num w:numId="120" w16cid:durableId="1173833993">
    <w:abstractNumId w:val="106"/>
  </w:num>
  <w:num w:numId="121" w16cid:durableId="2016609231">
    <w:abstractNumId w:val="47"/>
  </w:num>
  <w:num w:numId="122" w16cid:durableId="417098466">
    <w:abstractNumId w:val="118"/>
  </w:num>
  <w:num w:numId="123" w16cid:durableId="839933863">
    <w:abstractNumId w:val="34"/>
  </w:num>
  <w:num w:numId="124" w16cid:durableId="894632013">
    <w:abstractNumId w:val="127"/>
  </w:num>
  <w:num w:numId="125" w16cid:durableId="521363033">
    <w:abstractNumId w:val="51"/>
  </w:num>
  <w:num w:numId="126" w16cid:durableId="1385444479">
    <w:abstractNumId w:val="100"/>
  </w:num>
  <w:num w:numId="127" w16cid:durableId="1084955558">
    <w:abstractNumId w:val="53"/>
  </w:num>
  <w:num w:numId="128" w16cid:durableId="1952589027">
    <w:abstractNumId w:val="117"/>
  </w:num>
  <w:num w:numId="129" w16cid:durableId="50464795">
    <w:abstractNumId w:val="124"/>
  </w:num>
  <w:num w:numId="130" w16cid:durableId="1038892709">
    <w:abstractNumId w:val="52"/>
  </w:num>
  <w:num w:numId="131" w16cid:durableId="210458837">
    <w:abstractNumId w:val="25"/>
  </w:num>
  <w:num w:numId="132" w16cid:durableId="136188210">
    <w:abstractNumId w:val="60"/>
  </w:num>
  <w:num w:numId="133" w16cid:durableId="1017150433">
    <w:abstractNumId w:val="104"/>
  </w:num>
  <w:num w:numId="134" w16cid:durableId="1324967974">
    <w:abstractNumId w:val="90"/>
  </w:num>
  <w:num w:numId="135" w16cid:durableId="782502509">
    <w:abstractNumId w:val="148"/>
  </w:num>
  <w:num w:numId="136" w16cid:durableId="1653951312">
    <w:abstractNumId w:val="39"/>
  </w:num>
  <w:num w:numId="137" w16cid:durableId="1921987211">
    <w:abstractNumId w:val="149"/>
  </w:num>
  <w:num w:numId="138" w16cid:durableId="86967916">
    <w:abstractNumId w:val="65"/>
  </w:num>
  <w:num w:numId="139" w16cid:durableId="869682759">
    <w:abstractNumId w:val="147"/>
  </w:num>
  <w:num w:numId="140" w16cid:durableId="1661040267">
    <w:abstractNumId w:val="88"/>
  </w:num>
  <w:num w:numId="141" w16cid:durableId="600797487">
    <w:abstractNumId w:val="143"/>
  </w:num>
  <w:num w:numId="142" w16cid:durableId="365643755">
    <w:abstractNumId w:val="120"/>
  </w:num>
  <w:num w:numId="143" w16cid:durableId="797070483">
    <w:abstractNumId w:val="98"/>
  </w:num>
  <w:num w:numId="144" w16cid:durableId="184640119">
    <w:abstractNumId w:val="81"/>
  </w:num>
  <w:num w:numId="145" w16cid:durableId="982655695">
    <w:abstractNumId w:val="95"/>
  </w:num>
  <w:num w:numId="146" w16cid:durableId="1655066318">
    <w:abstractNumId w:val="22"/>
  </w:num>
  <w:num w:numId="147" w16cid:durableId="1452048000">
    <w:abstractNumId w:val="7"/>
  </w:num>
  <w:num w:numId="148" w16cid:durableId="1258557061">
    <w:abstractNumId w:val="111"/>
  </w:num>
  <w:num w:numId="149" w16cid:durableId="1947426185">
    <w:abstractNumId w:val="77"/>
  </w:num>
  <w:num w:numId="150" w16cid:durableId="1735279667">
    <w:abstractNumId w:val="41"/>
  </w:num>
  <w:num w:numId="151" w16cid:durableId="2059090596">
    <w:abstractNumId w:val="58"/>
  </w:num>
  <w:num w:numId="152" w16cid:durableId="1267612611">
    <w:abstractNumId w:val="131"/>
  </w:num>
  <w:num w:numId="153" w16cid:durableId="1121606500">
    <w:abstractNumId w:val="132"/>
  </w:num>
  <w:num w:numId="154" w16cid:durableId="1369332992">
    <w:abstractNumId w:val="121"/>
  </w:num>
  <w:numIdMacAtCleanup w:val="1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midi,Sushma">
    <w15:presenceInfo w15:providerId="AD" w15:userId="S::S546195@nwmissouri.edu::74ae047a-a3cb-448e-a038-6098511a77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2C"/>
    <w:rsid w:val="0000086F"/>
    <w:rsid w:val="00001CCD"/>
    <w:rsid w:val="00001E59"/>
    <w:rsid w:val="00002F63"/>
    <w:rsid w:val="00003BE6"/>
    <w:rsid w:val="0000418F"/>
    <w:rsid w:val="000044C0"/>
    <w:rsid w:val="00004D0B"/>
    <w:rsid w:val="000154FB"/>
    <w:rsid w:val="000164AA"/>
    <w:rsid w:val="00020DD5"/>
    <w:rsid w:val="00021181"/>
    <w:rsid w:val="0002484F"/>
    <w:rsid w:val="000248E7"/>
    <w:rsid w:val="000256F3"/>
    <w:rsid w:val="00025ADE"/>
    <w:rsid w:val="00027CBF"/>
    <w:rsid w:val="00030C0B"/>
    <w:rsid w:val="000310C6"/>
    <w:rsid w:val="0003125B"/>
    <w:rsid w:val="00031551"/>
    <w:rsid w:val="00032B25"/>
    <w:rsid w:val="00037DDD"/>
    <w:rsid w:val="0004283B"/>
    <w:rsid w:val="0004347F"/>
    <w:rsid w:val="00044050"/>
    <w:rsid w:val="00044611"/>
    <w:rsid w:val="00045C5E"/>
    <w:rsid w:val="0004773A"/>
    <w:rsid w:val="000509C7"/>
    <w:rsid w:val="0005337B"/>
    <w:rsid w:val="000553B1"/>
    <w:rsid w:val="00057155"/>
    <w:rsid w:val="0005796E"/>
    <w:rsid w:val="00057B32"/>
    <w:rsid w:val="00060912"/>
    <w:rsid w:val="0006178A"/>
    <w:rsid w:val="000622A3"/>
    <w:rsid w:val="00062D95"/>
    <w:rsid w:val="0006311E"/>
    <w:rsid w:val="00063B84"/>
    <w:rsid w:val="000641A2"/>
    <w:rsid w:val="00064BB0"/>
    <w:rsid w:val="0006633D"/>
    <w:rsid w:val="000669E2"/>
    <w:rsid w:val="0006737B"/>
    <w:rsid w:val="00070B02"/>
    <w:rsid w:val="000715E9"/>
    <w:rsid w:val="000729B4"/>
    <w:rsid w:val="00073F80"/>
    <w:rsid w:val="000766CB"/>
    <w:rsid w:val="00076771"/>
    <w:rsid w:val="00076881"/>
    <w:rsid w:val="00076B40"/>
    <w:rsid w:val="0008038C"/>
    <w:rsid w:val="00085BFE"/>
    <w:rsid w:val="00086051"/>
    <w:rsid w:val="00086349"/>
    <w:rsid w:val="00086598"/>
    <w:rsid w:val="00090C2E"/>
    <w:rsid w:val="00092FED"/>
    <w:rsid w:val="00093BEC"/>
    <w:rsid w:val="00094C62"/>
    <w:rsid w:val="00094DB9"/>
    <w:rsid w:val="0009538D"/>
    <w:rsid w:val="000954D4"/>
    <w:rsid w:val="00095A44"/>
    <w:rsid w:val="00096C59"/>
    <w:rsid w:val="00097C72"/>
    <w:rsid w:val="000A06DB"/>
    <w:rsid w:val="000A0850"/>
    <w:rsid w:val="000A14FE"/>
    <w:rsid w:val="000A421D"/>
    <w:rsid w:val="000A504D"/>
    <w:rsid w:val="000B0CB3"/>
    <w:rsid w:val="000B18C3"/>
    <w:rsid w:val="000B2088"/>
    <w:rsid w:val="000B21E9"/>
    <w:rsid w:val="000B2499"/>
    <w:rsid w:val="000B24CA"/>
    <w:rsid w:val="000B362D"/>
    <w:rsid w:val="000B39A8"/>
    <w:rsid w:val="000B5A14"/>
    <w:rsid w:val="000B6373"/>
    <w:rsid w:val="000B6BBC"/>
    <w:rsid w:val="000B7EF4"/>
    <w:rsid w:val="000C0333"/>
    <w:rsid w:val="000C0E68"/>
    <w:rsid w:val="000C11CF"/>
    <w:rsid w:val="000C1AA4"/>
    <w:rsid w:val="000C53BA"/>
    <w:rsid w:val="000C7DAC"/>
    <w:rsid w:val="000D199C"/>
    <w:rsid w:val="000D3F6F"/>
    <w:rsid w:val="000D423E"/>
    <w:rsid w:val="000D4420"/>
    <w:rsid w:val="000D45A9"/>
    <w:rsid w:val="000D4700"/>
    <w:rsid w:val="000D4D9D"/>
    <w:rsid w:val="000D5298"/>
    <w:rsid w:val="000D6F2A"/>
    <w:rsid w:val="000D7560"/>
    <w:rsid w:val="000D7D2C"/>
    <w:rsid w:val="000E1429"/>
    <w:rsid w:val="000E1B37"/>
    <w:rsid w:val="000E299D"/>
    <w:rsid w:val="000E4058"/>
    <w:rsid w:val="000E409B"/>
    <w:rsid w:val="000E47D2"/>
    <w:rsid w:val="000E5A2D"/>
    <w:rsid w:val="000E5A5E"/>
    <w:rsid w:val="000E5B03"/>
    <w:rsid w:val="000E701F"/>
    <w:rsid w:val="000E7447"/>
    <w:rsid w:val="000E7E07"/>
    <w:rsid w:val="000F097C"/>
    <w:rsid w:val="000F108C"/>
    <w:rsid w:val="000F10FF"/>
    <w:rsid w:val="000F12AD"/>
    <w:rsid w:val="000F1989"/>
    <w:rsid w:val="000F19F7"/>
    <w:rsid w:val="000F2523"/>
    <w:rsid w:val="000F278C"/>
    <w:rsid w:val="000F4CFD"/>
    <w:rsid w:val="000F6C89"/>
    <w:rsid w:val="000F78EE"/>
    <w:rsid w:val="000F7C14"/>
    <w:rsid w:val="000F7EE6"/>
    <w:rsid w:val="00100BBE"/>
    <w:rsid w:val="00101FC7"/>
    <w:rsid w:val="00103AAC"/>
    <w:rsid w:val="0010403E"/>
    <w:rsid w:val="001045E4"/>
    <w:rsid w:val="001047AD"/>
    <w:rsid w:val="00104803"/>
    <w:rsid w:val="00104B05"/>
    <w:rsid w:val="00104DE5"/>
    <w:rsid w:val="0010540F"/>
    <w:rsid w:val="00105BC5"/>
    <w:rsid w:val="00106ACF"/>
    <w:rsid w:val="00107F6D"/>
    <w:rsid w:val="001123AD"/>
    <w:rsid w:val="0011293A"/>
    <w:rsid w:val="001131FF"/>
    <w:rsid w:val="00113EF2"/>
    <w:rsid w:val="00114561"/>
    <w:rsid w:val="0011495F"/>
    <w:rsid w:val="001149C4"/>
    <w:rsid w:val="00114F1B"/>
    <w:rsid w:val="00115099"/>
    <w:rsid w:val="0011615B"/>
    <w:rsid w:val="0011677C"/>
    <w:rsid w:val="00116FE7"/>
    <w:rsid w:val="001175ED"/>
    <w:rsid w:val="00117B27"/>
    <w:rsid w:val="00122457"/>
    <w:rsid w:val="00122943"/>
    <w:rsid w:val="00125970"/>
    <w:rsid w:val="00126827"/>
    <w:rsid w:val="00126F74"/>
    <w:rsid w:val="00127D4A"/>
    <w:rsid w:val="00130DA0"/>
    <w:rsid w:val="00132418"/>
    <w:rsid w:val="00132AE0"/>
    <w:rsid w:val="00133297"/>
    <w:rsid w:val="001352BE"/>
    <w:rsid w:val="001363F8"/>
    <w:rsid w:val="00136B24"/>
    <w:rsid w:val="0014064F"/>
    <w:rsid w:val="0014066D"/>
    <w:rsid w:val="0014100D"/>
    <w:rsid w:val="001413E4"/>
    <w:rsid w:val="00142E00"/>
    <w:rsid w:val="00143705"/>
    <w:rsid w:val="0014545F"/>
    <w:rsid w:val="00146119"/>
    <w:rsid w:val="001471E6"/>
    <w:rsid w:val="00152013"/>
    <w:rsid w:val="001521F1"/>
    <w:rsid w:val="00152A3D"/>
    <w:rsid w:val="001538B9"/>
    <w:rsid w:val="00154405"/>
    <w:rsid w:val="00155A1E"/>
    <w:rsid w:val="00156A10"/>
    <w:rsid w:val="001601A0"/>
    <w:rsid w:val="001602F3"/>
    <w:rsid w:val="0016036D"/>
    <w:rsid w:val="00160B0A"/>
    <w:rsid w:val="00160F93"/>
    <w:rsid w:val="00161051"/>
    <w:rsid w:val="00164D48"/>
    <w:rsid w:val="00165E24"/>
    <w:rsid w:val="00167255"/>
    <w:rsid w:val="00167C84"/>
    <w:rsid w:val="0017012D"/>
    <w:rsid w:val="0017031A"/>
    <w:rsid w:val="001724F7"/>
    <w:rsid w:val="00174A0F"/>
    <w:rsid w:val="00175227"/>
    <w:rsid w:val="00175BEB"/>
    <w:rsid w:val="00175E90"/>
    <w:rsid w:val="001761A7"/>
    <w:rsid w:val="00176535"/>
    <w:rsid w:val="00177E86"/>
    <w:rsid w:val="001827DB"/>
    <w:rsid w:val="00183F2A"/>
    <w:rsid w:val="001845B8"/>
    <w:rsid w:val="0019233C"/>
    <w:rsid w:val="00193012"/>
    <w:rsid w:val="0019371B"/>
    <w:rsid w:val="0019403C"/>
    <w:rsid w:val="00194586"/>
    <w:rsid w:val="0019541D"/>
    <w:rsid w:val="00195997"/>
    <w:rsid w:val="00195A5B"/>
    <w:rsid w:val="00197A18"/>
    <w:rsid w:val="001A2421"/>
    <w:rsid w:val="001A3782"/>
    <w:rsid w:val="001A3FF0"/>
    <w:rsid w:val="001A44AC"/>
    <w:rsid w:val="001A4EA0"/>
    <w:rsid w:val="001A54F6"/>
    <w:rsid w:val="001A5A72"/>
    <w:rsid w:val="001A6C7E"/>
    <w:rsid w:val="001B0D02"/>
    <w:rsid w:val="001B0F39"/>
    <w:rsid w:val="001B191E"/>
    <w:rsid w:val="001B1B1B"/>
    <w:rsid w:val="001B1E07"/>
    <w:rsid w:val="001B2073"/>
    <w:rsid w:val="001B23FC"/>
    <w:rsid w:val="001B33DC"/>
    <w:rsid w:val="001B342A"/>
    <w:rsid w:val="001B3CCC"/>
    <w:rsid w:val="001B44D0"/>
    <w:rsid w:val="001B4B24"/>
    <w:rsid w:val="001B59E6"/>
    <w:rsid w:val="001B59EC"/>
    <w:rsid w:val="001B646D"/>
    <w:rsid w:val="001C10D8"/>
    <w:rsid w:val="001C2E57"/>
    <w:rsid w:val="001C3D5D"/>
    <w:rsid w:val="001C5A6B"/>
    <w:rsid w:val="001C63AE"/>
    <w:rsid w:val="001C6547"/>
    <w:rsid w:val="001C6BEB"/>
    <w:rsid w:val="001C6F4B"/>
    <w:rsid w:val="001D0337"/>
    <w:rsid w:val="001D1CC6"/>
    <w:rsid w:val="001D2C25"/>
    <w:rsid w:val="001D3977"/>
    <w:rsid w:val="001D5941"/>
    <w:rsid w:val="001D71E8"/>
    <w:rsid w:val="001E084D"/>
    <w:rsid w:val="001E1F81"/>
    <w:rsid w:val="001E1FCE"/>
    <w:rsid w:val="001E29B2"/>
    <w:rsid w:val="001E2D6F"/>
    <w:rsid w:val="001E34F7"/>
    <w:rsid w:val="001E368F"/>
    <w:rsid w:val="001E3FF2"/>
    <w:rsid w:val="001E48EE"/>
    <w:rsid w:val="001E6256"/>
    <w:rsid w:val="001F03A1"/>
    <w:rsid w:val="001F0C30"/>
    <w:rsid w:val="001F2CD6"/>
    <w:rsid w:val="001F46B5"/>
    <w:rsid w:val="001F518D"/>
    <w:rsid w:val="001F6C9C"/>
    <w:rsid w:val="001F7F92"/>
    <w:rsid w:val="002014F7"/>
    <w:rsid w:val="002028EE"/>
    <w:rsid w:val="00202A91"/>
    <w:rsid w:val="0020632E"/>
    <w:rsid w:val="00210C55"/>
    <w:rsid w:val="00211333"/>
    <w:rsid w:val="002117D7"/>
    <w:rsid w:val="002149D8"/>
    <w:rsid w:val="00216FC8"/>
    <w:rsid w:val="00217361"/>
    <w:rsid w:val="00217855"/>
    <w:rsid w:val="00220115"/>
    <w:rsid w:val="00220360"/>
    <w:rsid w:val="0022199E"/>
    <w:rsid w:val="00221B28"/>
    <w:rsid w:val="00221B7A"/>
    <w:rsid w:val="00222EC2"/>
    <w:rsid w:val="00223623"/>
    <w:rsid w:val="00223ED6"/>
    <w:rsid w:val="00224DBB"/>
    <w:rsid w:val="00227DEB"/>
    <w:rsid w:val="00230EEB"/>
    <w:rsid w:val="002313F9"/>
    <w:rsid w:val="00232A5D"/>
    <w:rsid w:val="0023332E"/>
    <w:rsid w:val="00233533"/>
    <w:rsid w:val="00233821"/>
    <w:rsid w:val="00233E08"/>
    <w:rsid w:val="00234713"/>
    <w:rsid w:val="0023523A"/>
    <w:rsid w:val="0023542E"/>
    <w:rsid w:val="002355BA"/>
    <w:rsid w:val="0023669A"/>
    <w:rsid w:val="00236ABF"/>
    <w:rsid w:val="00237395"/>
    <w:rsid w:val="00237A5E"/>
    <w:rsid w:val="002402B7"/>
    <w:rsid w:val="00240629"/>
    <w:rsid w:val="00240A9F"/>
    <w:rsid w:val="00241F4E"/>
    <w:rsid w:val="0024221F"/>
    <w:rsid w:val="00242599"/>
    <w:rsid w:val="002430C7"/>
    <w:rsid w:val="002431FA"/>
    <w:rsid w:val="00245998"/>
    <w:rsid w:val="00246840"/>
    <w:rsid w:val="00247FBA"/>
    <w:rsid w:val="00250F80"/>
    <w:rsid w:val="00251DBE"/>
    <w:rsid w:val="002541E3"/>
    <w:rsid w:val="0025571C"/>
    <w:rsid w:val="002607B3"/>
    <w:rsid w:val="00261520"/>
    <w:rsid w:val="002630D4"/>
    <w:rsid w:val="002630FA"/>
    <w:rsid w:val="00263FBD"/>
    <w:rsid w:val="00265747"/>
    <w:rsid w:val="00267611"/>
    <w:rsid w:val="00267BDF"/>
    <w:rsid w:val="00270E46"/>
    <w:rsid w:val="00271A6E"/>
    <w:rsid w:val="00272230"/>
    <w:rsid w:val="00272408"/>
    <w:rsid w:val="0027247A"/>
    <w:rsid w:val="00272C72"/>
    <w:rsid w:val="002732D2"/>
    <w:rsid w:val="002738FD"/>
    <w:rsid w:val="00273E36"/>
    <w:rsid w:val="00275B52"/>
    <w:rsid w:val="00275B7D"/>
    <w:rsid w:val="00276849"/>
    <w:rsid w:val="00276A16"/>
    <w:rsid w:val="00277721"/>
    <w:rsid w:val="0028052A"/>
    <w:rsid w:val="00280A3C"/>
    <w:rsid w:val="00280B93"/>
    <w:rsid w:val="00280D46"/>
    <w:rsid w:val="0028133C"/>
    <w:rsid w:val="00281448"/>
    <w:rsid w:val="00281BC9"/>
    <w:rsid w:val="00283C2A"/>
    <w:rsid w:val="002847E7"/>
    <w:rsid w:val="002867E7"/>
    <w:rsid w:val="0028683C"/>
    <w:rsid w:val="00286EDB"/>
    <w:rsid w:val="00286F36"/>
    <w:rsid w:val="002900A4"/>
    <w:rsid w:val="00290139"/>
    <w:rsid w:val="00290A4F"/>
    <w:rsid w:val="00290F9E"/>
    <w:rsid w:val="00291C08"/>
    <w:rsid w:val="002922A5"/>
    <w:rsid w:val="002927C1"/>
    <w:rsid w:val="002929EE"/>
    <w:rsid w:val="00293729"/>
    <w:rsid w:val="00295C52"/>
    <w:rsid w:val="00296998"/>
    <w:rsid w:val="0029732B"/>
    <w:rsid w:val="002A0065"/>
    <w:rsid w:val="002A0103"/>
    <w:rsid w:val="002A1B21"/>
    <w:rsid w:val="002A3031"/>
    <w:rsid w:val="002A334A"/>
    <w:rsid w:val="002A5C18"/>
    <w:rsid w:val="002A6557"/>
    <w:rsid w:val="002A6E83"/>
    <w:rsid w:val="002A7F1B"/>
    <w:rsid w:val="002B0A40"/>
    <w:rsid w:val="002B0C06"/>
    <w:rsid w:val="002B1D4E"/>
    <w:rsid w:val="002B45F0"/>
    <w:rsid w:val="002B4CD2"/>
    <w:rsid w:val="002C0099"/>
    <w:rsid w:val="002C36DC"/>
    <w:rsid w:val="002C4773"/>
    <w:rsid w:val="002C4A79"/>
    <w:rsid w:val="002C5598"/>
    <w:rsid w:val="002C5783"/>
    <w:rsid w:val="002C5C7C"/>
    <w:rsid w:val="002C61AA"/>
    <w:rsid w:val="002C6266"/>
    <w:rsid w:val="002C6333"/>
    <w:rsid w:val="002C74B2"/>
    <w:rsid w:val="002C7588"/>
    <w:rsid w:val="002C76E8"/>
    <w:rsid w:val="002D00C5"/>
    <w:rsid w:val="002D0AE7"/>
    <w:rsid w:val="002D1C0C"/>
    <w:rsid w:val="002D28DA"/>
    <w:rsid w:val="002D2B6F"/>
    <w:rsid w:val="002D32E4"/>
    <w:rsid w:val="002D40BB"/>
    <w:rsid w:val="002D6BB9"/>
    <w:rsid w:val="002D710A"/>
    <w:rsid w:val="002D71FE"/>
    <w:rsid w:val="002D7AC3"/>
    <w:rsid w:val="002D7B0F"/>
    <w:rsid w:val="002E0E08"/>
    <w:rsid w:val="002E10E0"/>
    <w:rsid w:val="002E1453"/>
    <w:rsid w:val="002E2287"/>
    <w:rsid w:val="002E4360"/>
    <w:rsid w:val="002E444B"/>
    <w:rsid w:val="002E4699"/>
    <w:rsid w:val="002E584E"/>
    <w:rsid w:val="002E762A"/>
    <w:rsid w:val="002F13F1"/>
    <w:rsid w:val="002F1DD3"/>
    <w:rsid w:val="002F3994"/>
    <w:rsid w:val="002F5156"/>
    <w:rsid w:val="002F5D37"/>
    <w:rsid w:val="002F6230"/>
    <w:rsid w:val="002F6AA6"/>
    <w:rsid w:val="002F74D8"/>
    <w:rsid w:val="002F7CA5"/>
    <w:rsid w:val="0030075A"/>
    <w:rsid w:val="00300B77"/>
    <w:rsid w:val="003022B5"/>
    <w:rsid w:val="00302A97"/>
    <w:rsid w:val="00303DAD"/>
    <w:rsid w:val="0030442D"/>
    <w:rsid w:val="003057D2"/>
    <w:rsid w:val="00310AB9"/>
    <w:rsid w:val="003117F2"/>
    <w:rsid w:val="00313971"/>
    <w:rsid w:val="00314742"/>
    <w:rsid w:val="003156C7"/>
    <w:rsid w:val="00316C2C"/>
    <w:rsid w:val="003174CE"/>
    <w:rsid w:val="00317D12"/>
    <w:rsid w:val="00321826"/>
    <w:rsid w:val="00323718"/>
    <w:rsid w:val="00325B3C"/>
    <w:rsid w:val="00325E47"/>
    <w:rsid w:val="00326FD7"/>
    <w:rsid w:val="00327342"/>
    <w:rsid w:val="003306D2"/>
    <w:rsid w:val="00330766"/>
    <w:rsid w:val="00330F30"/>
    <w:rsid w:val="0033431E"/>
    <w:rsid w:val="00334C8C"/>
    <w:rsid w:val="003350E1"/>
    <w:rsid w:val="00335AB1"/>
    <w:rsid w:val="00335E4A"/>
    <w:rsid w:val="00336FB1"/>
    <w:rsid w:val="003417C0"/>
    <w:rsid w:val="00341AAD"/>
    <w:rsid w:val="00343ABF"/>
    <w:rsid w:val="00343AEE"/>
    <w:rsid w:val="003448FF"/>
    <w:rsid w:val="0034510B"/>
    <w:rsid w:val="00353225"/>
    <w:rsid w:val="00354CCE"/>
    <w:rsid w:val="0035543B"/>
    <w:rsid w:val="00356F98"/>
    <w:rsid w:val="0035710A"/>
    <w:rsid w:val="003579B0"/>
    <w:rsid w:val="00360D33"/>
    <w:rsid w:val="003614C0"/>
    <w:rsid w:val="003615C5"/>
    <w:rsid w:val="00361C4D"/>
    <w:rsid w:val="00361E14"/>
    <w:rsid w:val="00364E88"/>
    <w:rsid w:val="003650C7"/>
    <w:rsid w:val="003659ED"/>
    <w:rsid w:val="003663BD"/>
    <w:rsid w:val="00366F30"/>
    <w:rsid w:val="00370B91"/>
    <w:rsid w:val="00371C16"/>
    <w:rsid w:val="00372D42"/>
    <w:rsid w:val="00374375"/>
    <w:rsid w:val="00374B96"/>
    <w:rsid w:val="00375902"/>
    <w:rsid w:val="00380E8D"/>
    <w:rsid w:val="003813CA"/>
    <w:rsid w:val="00381F8F"/>
    <w:rsid w:val="00384E4A"/>
    <w:rsid w:val="00385887"/>
    <w:rsid w:val="00387BB8"/>
    <w:rsid w:val="00391392"/>
    <w:rsid w:val="00391B0B"/>
    <w:rsid w:val="00391D4C"/>
    <w:rsid w:val="0039445F"/>
    <w:rsid w:val="00394852"/>
    <w:rsid w:val="0039499A"/>
    <w:rsid w:val="00395431"/>
    <w:rsid w:val="00396690"/>
    <w:rsid w:val="003970F4"/>
    <w:rsid w:val="00397513"/>
    <w:rsid w:val="003A1248"/>
    <w:rsid w:val="003A21EA"/>
    <w:rsid w:val="003A230D"/>
    <w:rsid w:val="003A2A8B"/>
    <w:rsid w:val="003A2EFB"/>
    <w:rsid w:val="003A4C8E"/>
    <w:rsid w:val="003A537F"/>
    <w:rsid w:val="003A6A17"/>
    <w:rsid w:val="003B041E"/>
    <w:rsid w:val="003B11C5"/>
    <w:rsid w:val="003B1839"/>
    <w:rsid w:val="003B4494"/>
    <w:rsid w:val="003B45EF"/>
    <w:rsid w:val="003B4D72"/>
    <w:rsid w:val="003B4E68"/>
    <w:rsid w:val="003B5498"/>
    <w:rsid w:val="003B60A0"/>
    <w:rsid w:val="003B68DF"/>
    <w:rsid w:val="003B7D0E"/>
    <w:rsid w:val="003C03FE"/>
    <w:rsid w:val="003C4598"/>
    <w:rsid w:val="003C52D7"/>
    <w:rsid w:val="003C636F"/>
    <w:rsid w:val="003C64F2"/>
    <w:rsid w:val="003C6B14"/>
    <w:rsid w:val="003C6CEC"/>
    <w:rsid w:val="003D098B"/>
    <w:rsid w:val="003D0AEC"/>
    <w:rsid w:val="003D10F3"/>
    <w:rsid w:val="003D701B"/>
    <w:rsid w:val="003D70DA"/>
    <w:rsid w:val="003E0E8D"/>
    <w:rsid w:val="003E1945"/>
    <w:rsid w:val="003E2353"/>
    <w:rsid w:val="003E3001"/>
    <w:rsid w:val="003E4945"/>
    <w:rsid w:val="003E521C"/>
    <w:rsid w:val="003E6854"/>
    <w:rsid w:val="003E6A15"/>
    <w:rsid w:val="003E6EB0"/>
    <w:rsid w:val="003E7485"/>
    <w:rsid w:val="003E78CB"/>
    <w:rsid w:val="003F011A"/>
    <w:rsid w:val="003F33AC"/>
    <w:rsid w:val="003F353A"/>
    <w:rsid w:val="003F3F82"/>
    <w:rsid w:val="003F4D77"/>
    <w:rsid w:val="003F52F7"/>
    <w:rsid w:val="003F59E4"/>
    <w:rsid w:val="003F5D7F"/>
    <w:rsid w:val="003F6A0B"/>
    <w:rsid w:val="00400847"/>
    <w:rsid w:val="00400FB9"/>
    <w:rsid w:val="004014C2"/>
    <w:rsid w:val="00401B8A"/>
    <w:rsid w:val="00403770"/>
    <w:rsid w:val="00404790"/>
    <w:rsid w:val="00405AA0"/>
    <w:rsid w:val="00405E89"/>
    <w:rsid w:val="00405F72"/>
    <w:rsid w:val="0040668B"/>
    <w:rsid w:val="004069B7"/>
    <w:rsid w:val="004077F2"/>
    <w:rsid w:val="00407AB4"/>
    <w:rsid w:val="00410691"/>
    <w:rsid w:val="00410A66"/>
    <w:rsid w:val="00410A7D"/>
    <w:rsid w:val="0041142E"/>
    <w:rsid w:val="00411504"/>
    <w:rsid w:val="0041312C"/>
    <w:rsid w:val="00413AC9"/>
    <w:rsid w:val="004140A5"/>
    <w:rsid w:val="0041537C"/>
    <w:rsid w:val="00416C3C"/>
    <w:rsid w:val="00416FFE"/>
    <w:rsid w:val="004171C0"/>
    <w:rsid w:val="004211E9"/>
    <w:rsid w:val="00423714"/>
    <w:rsid w:val="004249D7"/>
    <w:rsid w:val="00426F44"/>
    <w:rsid w:val="004310F6"/>
    <w:rsid w:val="004319AD"/>
    <w:rsid w:val="00432705"/>
    <w:rsid w:val="00432778"/>
    <w:rsid w:val="004333C7"/>
    <w:rsid w:val="00433F04"/>
    <w:rsid w:val="004342B0"/>
    <w:rsid w:val="00434813"/>
    <w:rsid w:val="00435020"/>
    <w:rsid w:val="004354DE"/>
    <w:rsid w:val="00436018"/>
    <w:rsid w:val="004367EB"/>
    <w:rsid w:val="00437F42"/>
    <w:rsid w:val="0044133D"/>
    <w:rsid w:val="00443750"/>
    <w:rsid w:val="00443E0F"/>
    <w:rsid w:val="0044448C"/>
    <w:rsid w:val="00444E24"/>
    <w:rsid w:val="00444F2C"/>
    <w:rsid w:val="00445326"/>
    <w:rsid w:val="00445795"/>
    <w:rsid w:val="00445E26"/>
    <w:rsid w:val="00446CD7"/>
    <w:rsid w:val="004475AA"/>
    <w:rsid w:val="00452864"/>
    <w:rsid w:val="004529BE"/>
    <w:rsid w:val="00452E6F"/>
    <w:rsid w:val="00453490"/>
    <w:rsid w:val="00455B0D"/>
    <w:rsid w:val="0045639A"/>
    <w:rsid w:val="00457492"/>
    <w:rsid w:val="004600CB"/>
    <w:rsid w:val="00462E45"/>
    <w:rsid w:val="004638FA"/>
    <w:rsid w:val="00464609"/>
    <w:rsid w:val="0046637F"/>
    <w:rsid w:val="004667C6"/>
    <w:rsid w:val="00471DA5"/>
    <w:rsid w:val="00471F6B"/>
    <w:rsid w:val="004745CC"/>
    <w:rsid w:val="00474C3E"/>
    <w:rsid w:val="00475847"/>
    <w:rsid w:val="00475A3D"/>
    <w:rsid w:val="004765F8"/>
    <w:rsid w:val="00480A29"/>
    <w:rsid w:val="00480FE0"/>
    <w:rsid w:val="00481642"/>
    <w:rsid w:val="004822C8"/>
    <w:rsid w:val="004822EE"/>
    <w:rsid w:val="004829EC"/>
    <w:rsid w:val="004832F1"/>
    <w:rsid w:val="00483387"/>
    <w:rsid w:val="004849C6"/>
    <w:rsid w:val="00485213"/>
    <w:rsid w:val="00485BCA"/>
    <w:rsid w:val="00486081"/>
    <w:rsid w:val="0048725D"/>
    <w:rsid w:val="004912BC"/>
    <w:rsid w:val="0049132E"/>
    <w:rsid w:val="00491492"/>
    <w:rsid w:val="0049685F"/>
    <w:rsid w:val="004A0704"/>
    <w:rsid w:val="004A168A"/>
    <w:rsid w:val="004A2AD3"/>
    <w:rsid w:val="004A2F3D"/>
    <w:rsid w:val="004A3AD4"/>
    <w:rsid w:val="004A4AE9"/>
    <w:rsid w:val="004A649C"/>
    <w:rsid w:val="004A7CE2"/>
    <w:rsid w:val="004B038A"/>
    <w:rsid w:val="004B1358"/>
    <w:rsid w:val="004B2743"/>
    <w:rsid w:val="004B298E"/>
    <w:rsid w:val="004B300D"/>
    <w:rsid w:val="004B6CF0"/>
    <w:rsid w:val="004C056D"/>
    <w:rsid w:val="004C121A"/>
    <w:rsid w:val="004C1E5E"/>
    <w:rsid w:val="004C3F0C"/>
    <w:rsid w:val="004C40F2"/>
    <w:rsid w:val="004C5287"/>
    <w:rsid w:val="004C5A77"/>
    <w:rsid w:val="004C675F"/>
    <w:rsid w:val="004C6ABB"/>
    <w:rsid w:val="004C787C"/>
    <w:rsid w:val="004D0E9A"/>
    <w:rsid w:val="004D1429"/>
    <w:rsid w:val="004D1637"/>
    <w:rsid w:val="004D29E8"/>
    <w:rsid w:val="004D38BB"/>
    <w:rsid w:val="004D4BAA"/>
    <w:rsid w:val="004D5A2F"/>
    <w:rsid w:val="004D5E39"/>
    <w:rsid w:val="004D621B"/>
    <w:rsid w:val="004D7B4C"/>
    <w:rsid w:val="004E02CB"/>
    <w:rsid w:val="004E0590"/>
    <w:rsid w:val="004E3106"/>
    <w:rsid w:val="004E45BE"/>
    <w:rsid w:val="004E4FAE"/>
    <w:rsid w:val="004E607F"/>
    <w:rsid w:val="004E6BD9"/>
    <w:rsid w:val="004F3A20"/>
    <w:rsid w:val="004F3F5C"/>
    <w:rsid w:val="004F448F"/>
    <w:rsid w:val="004F49ED"/>
    <w:rsid w:val="004F4BD3"/>
    <w:rsid w:val="004F4DA2"/>
    <w:rsid w:val="004F53B3"/>
    <w:rsid w:val="004F7B4D"/>
    <w:rsid w:val="00501EFD"/>
    <w:rsid w:val="00502B92"/>
    <w:rsid w:val="00503C5A"/>
    <w:rsid w:val="00503FC9"/>
    <w:rsid w:val="00504455"/>
    <w:rsid w:val="00506BCF"/>
    <w:rsid w:val="0051032D"/>
    <w:rsid w:val="005148E7"/>
    <w:rsid w:val="005158A3"/>
    <w:rsid w:val="005166F4"/>
    <w:rsid w:val="005172C7"/>
    <w:rsid w:val="005177BA"/>
    <w:rsid w:val="00517AA0"/>
    <w:rsid w:val="00520120"/>
    <w:rsid w:val="00520A5C"/>
    <w:rsid w:val="0052282F"/>
    <w:rsid w:val="00522C13"/>
    <w:rsid w:val="00523DCF"/>
    <w:rsid w:val="0052461D"/>
    <w:rsid w:val="0052571B"/>
    <w:rsid w:val="00525727"/>
    <w:rsid w:val="00526684"/>
    <w:rsid w:val="005270C4"/>
    <w:rsid w:val="005316AE"/>
    <w:rsid w:val="00533566"/>
    <w:rsid w:val="00533661"/>
    <w:rsid w:val="005340D8"/>
    <w:rsid w:val="00534B68"/>
    <w:rsid w:val="00535011"/>
    <w:rsid w:val="0053562C"/>
    <w:rsid w:val="005378C4"/>
    <w:rsid w:val="00537D0C"/>
    <w:rsid w:val="0054099F"/>
    <w:rsid w:val="0054160D"/>
    <w:rsid w:val="00542CC3"/>
    <w:rsid w:val="00542E71"/>
    <w:rsid w:val="00543364"/>
    <w:rsid w:val="005448CC"/>
    <w:rsid w:val="00544D92"/>
    <w:rsid w:val="00545890"/>
    <w:rsid w:val="00545AB1"/>
    <w:rsid w:val="0055002E"/>
    <w:rsid w:val="005514FE"/>
    <w:rsid w:val="005518B4"/>
    <w:rsid w:val="0055269D"/>
    <w:rsid w:val="00553A7B"/>
    <w:rsid w:val="00553D2A"/>
    <w:rsid w:val="00554B7D"/>
    <w:rsid w:val="00557043"/>
    <w:rsid w:val="005578B3"/>
    <w:rsid w:val="0056126D"/>
    <w:rsid w:val="00561E55"/>
    <w:rsid w:val="00563071"/>
    <w:rsid w:val="0056332D"/>
    <w:rsid w:val="00563C78"/>
    <w:rsid w:val="00566967"/>
    <w:rsid w:val="00566D0F"/>
    <w:rsid w:val="00567442"/>
    <w:rsid w:val="0056789E"/>
    <w:rsid w:val="00570415"/>
    <w:rsid w:val="00571E9B"/>
    <w:rsid w:val="00573958"/>
    <w:rsid w:val="00574416"/>
    <w:rsid w:val="00574820"/>
    <w:rsid w:val="0057583D"/>
    <w:rsid w:val="005759F5"/>
    <w:rsid w:val="005777C8"/>
    <w:rsid w:val="00580020"/>
    <w:rsid w:val="005842AB"/>
    <w:rsid w:val="005849EC"/>
    <w:rsid w:val="005854CB"/>
    <w:rsid w:val="00586037"/>
    <w:rsid w:val="0059244A"/>
    <w:rsid w:val="0059280C"/>
    <w:rsid w:val="00593306"/>
    <w:rsid w:val="00594A53"/>
    <w:rsid w:val="00595758"/>
    <w:rsid w:val="00595F41"/>
    <w:rsid w:val="005964F6"/>
    <w:rsid w:val="00596F51"/>
    <w:rsid w:val="00597466"/>
    <w:rsid w:val="005978F3"/>
    <w:rsid w:val="005A0C2D"/>
    <w:rsid w:val="005A1A59"/>
    <w:rsid w:val="005A3354"/>
    <w:rsid w:val="005A3671"/>
    <w:rsid w:val="005A43B3"/>
    <w:rsid w:val="005A572C"/>
    <w:rsid w:val="005A603A"/>
    <w:rsid w:val="005A64FD"/>
    <w:rsid w:val="005A6C11"/>
    <w:rsid w:val="005A6D6B"/>
    <w:rsid w:val="005A703B"/>
    <w:rsid w:val="005A72FD"/>
    <w:rsid w:val="005A75F8"/>
    <w:rsid w:val="005B1077"/>
    <w:rsid w:val="005B3074"/>
    <w:rsid w:val="005B45F7"/>
    <w:rsid w:val="005B4933"/>
    <w:rsid w:val="005B5118"/>
    <w:rsid w:val="005B76BA"/>
    <w:rsid w:val="005C08C1"/>
    <w:rsid w:val="005C3F3C"/>
    <w:rsid w:val="005C4D43"/>
    <w:rsid w:val="005D12EB"/>
    <w:rsid w:val="005D185C"/>
    <w:rsid w:val="005D1A2B"/>
    <w:rsid w:val="005D30FC"/>
    <w:rsid w:val="005D41A4"/>
    <w:rsid w:val="005D4B33"/>
    <w:rsid w:val="005D6908"/>
    <w:rsid w:val="005E0075"/>
    <w:rsid w:val="005E184E"/>
    <w:rsid w:val="005E3A15"/>
    <w:rsid w:val="005E40E2"/>
    <w:rsid w:val="005E4751"/>
    <w:rsid w:val="005E5925"/>
    <w:rsid w:val="005E592E"/>
    <w:rsid w:val="005E69C3"/>
    <w:rsid w:val="005E6A8D"/>
    <w:rsid w:val="005E6E82"/>
    <w:rsid w:val="005E748F"/>
    <w:rsid w:val="005F039B"/>
    <w:rsid w:val="005F1EF4"/>
    <w:rsid w:val="005F2722"/>
    <w:rsid w:val="005F4DAF"/>
    <w:rsid w:val="005F6BDD"/>
    <w:rsid w:val="005F6CFB"/>
    <w:rsid w:val="005F7479"/>
    <w:rsid w:val="005F7C99"/>
    <w:rsid w:val="0060255F"/>
    <w:rsid w:val="006025AB"/>
    <w:rsid w:val="00602A68"/>
    <w:rsid w:val="00604F5E"/>
    <w:rsid w:val="00604FE8"/>
    <w:rsid w:val="0060566B"/>
    <w:rsid w:val="00605D96"/>
    <w:rsid w:val="00605E16"/>
    <w:rsid w:val="0060669A"/>
    <w:rsid w:val="00607476"/>
    <w:rsid w:val="00607BB6"/>
    <w:rsid w:val="00611AD9"/>
    <w:rsid w:val="00612CBB"/>
    <w:rsid w:val="006141CF"/>
    <w:rsid w:val="00621B8B"/>
    <w:rsid w:val="00622897"/>
    <w:rsid w:val="00622F49"/>
    <w:rsid w:val="00623D2D"/>
    <w:rsid w:val="00624569"/>
    <w:rsid w:val="00624B0D"/>
    <w:rsid w:val="006252C5"/>
    <w:rsid w:val="00625AD8"/>
    <w:rsid w:val="00625B9D"/>
    <w:rsid w:val="00627F61"/>
    <w:rsid w:val="006302F5"/>
    <w:rsid w:val="00630685"/>
    <w:rsid w:val="0063088B"/>
    <w:rsid w:val="0063620D"/>
    <w:rsid w:val="006365FD"/>
    <w:rsid w:val="00637798"/>
    <w:rsid w:val="0064079A"/>
    <w:rsid w:val="006413C7"/>
    <w:rsid w:val="00641C42"/>
    <w:rsid w:val="00641D7B"/>
    <w:rsid w:val="00642EBE"/>
    <w:rsid w:val="00643CF8"/>
    <w:rsid w:val="00644389"/>
    <w:rsid w:val="00644489"/>
    <w:rsid w:val="00645B2D"/>
    <w:rsid w:val="00645C16"/>
    <w:rsid w:val="00646035"/>
    <w:rsid w:val="0064704F"/>
    <w:rsid w:val="00647752"/>
    <w:rsid w:val="00651B36"/>
    <w:rsid w:val="00651C76"/>
    <w:rsid w:val="00651F65"/>
    <w:rsid w:val="006526E7"/>
    <w:rsid w:val="00653545"/>
    <w:rsid w:val="00655008"/>
    <w:rsid w:val="0065581F"/>
    <w:rsid w:val="00656E6B"/>
    <w:rsid w:val="00657DBF"/>
    <w:rsid w:val="00661DF1"/>
    <w:rsid w:val="00664411"/>
    <w:rsid w:val="00664FF5"/>
    <w:rsid w:val="00667DFF"/>
    <w:rsid w:val="00667E26"/>
    <w:rsid w:val="0067489D"/>
    <w:rsid w:val="0067497D"/>
    <w:rsid w:val="00675BD8"/>
    <w:rsid w:val="0067714C"/>
    <w:rsid w:val="00681558"/>
    <w:rsid w:val="006836CA"/>
    <w:rsid w:val="00683DD3"/>
    <w:rsid w:val="006840DA"/>
    <w:rsid w:val="00684961"/>
    <w:rsid w:val="00690364"/>
    <w:rsid w:val="00691528"/>
    <w:rsid w:val="006921A5"/>
    <w:rsid w:val="00693173"/>
    <w:rsid w:val="006934F0"/>
    <w:rsid w:val="00693BD0"/>
    <w:rsid w:val="00695779"/>
    <w:rsid w:val="006965B3"/>
    <w:rsid w:val="006975F1"/>
    <w:rsid w:val="006A1647"/>
    <w:rsid w:val="006A1BF2"/>
    <w:rsid w:val="006A33B9"/>
    <w:rsid w:val="006A4E96"/>
    <w:rsid w:val="006B1682"/>
    <w:rsid w:val="006B4709"/>
    <w:rsid w:val="006B4A56"/>
    <w:rsid w:val="006B4FAE"/>
    <w:rsid w:val="006B53B3"/>
    <w:rsid w:val="006B6740"/>
    <w:rsid w:val="006C0EF8"/>
    <w:rsid w:val="006C0FF0"/>
    <w:rsid w:val="006C237C"/>
    <w:rsid w:val="006C2BDE"/>
    <w:rsid w:val="006C3E14"/>
    <w:rsid w:val="006C4451"/>
    <w:rsid w:val="006C7A7F"/>
    <w:rsid w:val="006D2C03"/>
    <w:rsid w:val="006D3317"/>
    <w:rsid w:val="006D4D82"/>
    <w:rsid w:val="006D4ECD"/>
    <w:rsid w:val="006D5A60"/>
    <w:rsid w:val="006D72CF"/>
    <w:rsid w:val="006D7BAB"/>
    <w:rsid w:val="006E0183"/>
    <w:rsid w:val="006E0C4D"/>
    <w:rsid w:val="006E28AE"/>
    <w:rsid w:val="006E3071"/>
    <w:rsid w:val="006E3999"/>
    <w:rsid w:val="006E4290"/>
    <w:rsid w:val="006E50B3"/>
    <w:rsid w:val="006E528A"/>
    <w:rsid w:val="006E5A37"/>
    <w:rsid w:val="006F1F6B"/>
    <w:rsid w:val="006F24DF"/>
    <w:rsid w:val="006F4276"/>
    <w:rsid w:val="006F5C7C"/>
    <w:rsid w:val="007016A2"/>
    <w:rsid w:val="00701CC1"/>
    <w:rsid w:val="00704AC7"/>
    <w:rsid w:val="00704BB9"/>
    <w:rsid w:val="007052B6"/>
    <w:rsid w:val="00710840"/>
    <w:rsid w:val="00712F5E"/>
    <w:rsid w:val="007141EA"/>
    <w:rsid w:val="00714248"/>
    <w:rsid w:val="00714CB3"/>
    <w:rsid w:val="00714D00"/>
    <w:rsid w:val="0071618F"/>
    <w:rsid w:val="00716499"/>
    <w:rsid w:val="00716FB9"/>
    <w:rsid w:val="00720558"/>
    <w:rsid w:val="0072173C"/>
    <w:rsid w:val="0072224F"/>
    <w:rsid w:val="0072232C"/>
    <w:rsid w:val="00722357"/>
    <w:rsid w:val="00722394"/>
    <w:rsid w:val="0072255A"/>
    <w:rsid w:val="00724E95"/>
    <w:rsid w:val="00726135"/>
    <w:rsid w:val="00731221"/>
    <w:rsid w:val="0073128F"/>
    <w:rsid w:val="007317EF"/>
    <w:rsid w:val="00731842"/>
    <w:rsid w:val="0073217B"/>
    <w:rsid w:val="00732A07"/>
    <w:rsid w:val="00732D83"/>
    <w:rsid w:val="00734AB8"/>
    <w:rsid w:val="00735344"/>
    <w:rsid w:val="007361C0"/>
    <w:rsid w:val="0073620C"/>
    <w:rsid w:val="007374AB"/>
    <w:rsid w:val="00740EAA"/>
    <w:rsid w:val="007417D4"/>
    <w:rsid w:val="007418BE"/>
    <w:rsid w:val="00741EA9"/>
    <w:rsid w:val="00742468"/>
    <w:rsid w:val="007445ED"/>
    <w:rsid w:val="00744FFA"/>
    <w:rsid w:val="00745245"/>
    <w:rsid w:val="007468C2"/>
    <w:rsid w:val="0074695C"/>
    <w:rsid w:val="0075027C"/>
    <w:rsid w:val="00750F78"/>
    <w:rsid w:val="007530CD"/>
    <w:rsid w:val="007533F4"/>
    <w:rsid w:val="007540AF"/>
    <w:rsid w:val="00754139"/>
    <w:rsid w:val="0075586A"/>
    <w:rsid w:val="0075632E"/>
    <w:rsid w:val="007578FE"/>
    <w:rsid w:val="007603A4"/>
    <w:rsid w:val="00761220"/>
    <w:rsid w:val="0076132B"/>
    <w:rsid w:val="00762442"/>
    <w:rsid w:val="00762743"/>
    <w:rsid w:val="00762AAE"/>
    <w:rsid w:val="00762C26"/>
    <w:rsid w:val="0076339E"/>
    <w:rsid w:val="007636BB"/>
    <w:rsid w:val="00763861"/>
    <w:rsid w:val="007646B5"/>
    <w:rsid w:val="00765899"/>
    <w:rsid w:val="0076594F"/>
    <w:rsid w:val="00766B6D"/>
    <w:rsid w:val="00767E6F"/>
    <w:rsid w:val="00770B82"/>
    <w:rsid w:val="00770C51"/>
    <w:rsid w:val="00771399"/>
    <w:rsid w:val="00773AF5"/>
    <w:rsid w:val="007746AA"/>
    <w:rsid w:val="007755F3"/>
    <w:rsid w:val="007769E7"/>
    <w:rsid w:val="007800A3"/>
    <w:rsid w:val="00780661"/>
    <w:rsid w:val="00780B49"/>
    <w:rsid w:val="00781117"/>
    <w:rsid w:val="00782B4C"/>
    <w:rsid w:val="0078363B"/>
    <w:rsid w:val="0078380D"/>
    <w:rsid w:val="00785838"/>
    <w:rsid w:val="0079009E"/>
    <w:rsid w:val="00791330"/>
    <w:rsid w:val="00792535"/>
    <w:rsid w:val="00793042"/>
    <w:rsid w:val="007934BD"/>
    <w:rsid w:val="007938CE"/>
    <w:rsid w:val="00794B9C"/>
    <w:rsid w:val="007967EB"/>
    <w:rsid w:val="00796DBE"/>
    <w:rsid w:val="007A167E"/>
    <w:rsid w:val="007A1D5B"/>
    <w:rsid w:val="007A2380"/>
    <w:rsid w:val="007A25C1"/>
    <w:rsid w:val="007A46BC"/>
    <w:rsid w:val="007A4940"/>
    <w:rsid w:val="007A4E9F"/>
    <w:rsid w:val="007A4EE1"/>
    <w:rsid w:val="007A5874"/>
    <w:rsid w:val="007A594F"/>
    <w:rsid w:val="007A6193"/>
    <w:rsid w:val="007A7098"/>
    <w:rsid w:val="007B152B"/>
    <w:rsid w:val="007B1647"/>
    <w:rsid w:val="007B1DB6"/>
    <w:rsid w:val="007B37C3"/>
    <w:rsid w:val="007B4F91"/>
    <w:rsid w:val="007B56BF"/>
    <w:rsid w:val="007B62CE"/>
    <w:rsid w:val="007B6BA7"/>
    <w:rsid w:val="007B72A9"/>
    <w:rsid w:val="007B7758"/>
    <w:rsid w:val="007C0182"/>
    <w:rsid w:val="007C0BDF"/>
    <w:rsid w:val="007C2359"/>
    <w:rsid w:val="007C498C"/>
    <w:rsid w:val="007C54FF"/>
    <w:rsid w:val="007C6601"/>
    <w:rsid w:val="007C6A1E"/>
    <w:rsid w:val="007D0A52"/>
    <w:rsid w:val="007D1415"/>
    <w:rsid w:val="007D19F6"/>
    <w:rsid w:val="007D219F"/>
    <w:rsid w:val="007D2314"/>
    <w:rsid w:val="007D352B"/>
    <w:rsid w:val="007D490D"/>
    <w:rsid w:val="007D5DEB"/>
    <w:rsid w:val="007D6557"/>
    <w:rsid w:val="007D768E"/>
    <w:rsid w:val="007E00FD"/>
    <w:rsid w:val="007E2841"/>
    <w:rsid w:val="007E43F2"/>
    <w:rsid w:val="007E610D"/>
    <w:rsid w:val="007E6E3A"/>
    <w:rsid w:val="007E7FB2"/>
    <w:rsid w:val="007F1202"/>
    <w:rsid w:val="007F3190"/>
    <w:rsid w:val="007F348B"/>
    <w:rsid w:val="007F3C77"/>
    <w:rsid w:val="007F46E4"/>
    <w:rsid w:val="007F49D0"/>
    <w:rsid w:val="007F59D3"/>
    <w:rsid w:val="007F6006"/>
    <w:rsid w:val="0080179D"/>
    <w:rsid w:val="00801813"/>
    <w:rsid w:val="00801984"/>
    <w:rsid w:val="008033FB"/>
    <w:rsid w:val="00805EB5"/>
    <w:rsid w:val="00806E4C"/>
    <w:rsid w:val="008102F9"/>
    <w:rsid w:val="00811B62"/>
    <w:rsid w:val="00811E16"/>
    <w:rsid w:val="0081507E"/>
    <w:rsid w:val="00815A06"/>
    <w:rsid w:val="008171D9"/>
    <w:rsid w:val="008203EB"/>
    <w:rsid w:val="00821F98"/>
    <w:rsid w:val="008227F4"/>
    <w:rsid w:val="0082516D"/>
    <w:rsid w:val="008254BB"/>
    <w:rsid w:val="00827CB2"/>
    <w:rsid w:val="008301C0"/>
    <w:rsid w:val="0083143B"/>
    <w:rsid w:val="00832007"/>
    <w:rsid w:val="008325A3"/>
    <w:rsid w:val="0083349B"/>
    <w:rsid w:val="00834590"/>
    <w:rsid w:val="00834A86"/>
    <w:rsid w:val="00837DDD"/>
    <w:rsid w:val="00837E2D"/>
    <w:rsid w:val="00837EC0"/>
    <w:rsid w:val="008402BF"/>
    <w:rsid w:val="00841C1D"/>
    <w:rsid w:val="00841DFC"/>
    <w:rsid w:val="00842E40"/>
    <w:rsid w:val="008515F0"/>
    <w:rsid w:val="00853FCE"/>
    <w:rsid w:val="00855118"/>
    <w:rsid w:val="0085553B"/>
    <w:rsid w:val="00855EA5"/>
    <w:rsid w:val="00857674"/>
    <w:rsid w:val="00857E98"/>
    <w:rsid w:val="00860BF8"/>
    <w:rsid w:val="008623D9"/>
    <w:rsid w:val="00862E21"/>
    <w:rsid w:val="00862E2E"/>
    <w:rsid w:val="008632AC"/>
    <w:rsid w:val="00864344"/>
    <w:rsid w:val="00865CB4"/>
    <w:rsid w:val="00866A0B"/>
    <w:rsid w:val="00866EE9"/>
    <w:rsid w:val="0087083F"/>
    <w:rsid w:val="00870DD2"/>
    <w:rsid w:val="00871D1D"/>
    <w:rsid w:val="0087297D"/>
    <w:rsid w:val="00872AEA"/>
    <w:rsid w:val="008737E9"/>
    <w:rsid w:val="00873D6D"/>
    <w:rsid w:val="00874A5A"/>
    <w:rsid w:val="00874E49"/>
    <w:rsid w:val="00877A2F"/>
    <w:rsid w:val="00882D3A"/>
    <w:rsid w:val="00882E24"/>
    <w:rsid w:val="00882F0A"/>
    <w:rsid w:val="00883645"/>
    <w:rsid w:val="00883B74"/>
    <w:rsid w:val="00884AEA"/>
    <w:rsid w:val="008859C8"/>
    <w:rsid w:val="00886BB7"/>
    <w:rsid w:val="0089163B"/>
    <w:rsid w:val="00892650"/>
    <w:rsid w:val="00892C32"/>
    <w:rsid w:val="00892F76"/>
    <w:rsid w:val="00893A9E"/>
    <w:rsid w:val="00895904"/>
    <w:rsid w:val="0089657B"/>
    <w:rsid w:val="00897FC2"/>
    <w:rsid w:val="008A4BDB"/>
    <w:rsid w:val="008A5281"/>
    <w:rsid w:val="008A574D"/>
    <w:rsid w:val="008A6989"/>
    <w:rsid w:val="008A7787"/>
    <w:rsid w:val="008B08BD"/>
    <w:rsid w:val="008B1A68"/>
    <w:rsid w:val="008B1D23"/>
    <w:rsid w:val="008B2EBD"/>
    <w:rsid w:val="008B4F5C"/>
    <w:rsid w:val="008B5433"/>
    <w:rsid w:val="008B769B"/>
    <w:rsid w:val="008B7F98"/>
    <w:rsid w:val="008C1081"/>
    <w:rsid w:val="008C17DF"/>
    <w:rsid w:val="008C3B14"/>
    <w:rsid w:val="008C3FAC"/>
    <w:rsid w:val="008C4457"/>
    <w:rsid w:val="008C4635"/>
    <w:rsid w:val="008C4C3E"/>
    <w:rsid w:val="008C67B7"/>
    <w:rsid w:val="008C7C75"/>
    <w:rsid w:val="008D20E9"/>
    <w:rsid w:val="008D3820"/>
    <w:rsid w:val="008D3AA7"/>
    <w:rsid w:val="008D3CE0"/>
    <w:rsid w:val="008D64AE"/>
    <w:rsid w:val="008D6AFC"/>
    <w:rsid w:val="008D786F"/>
    <w:rsid w:val="008E093A"/>
    <w:rsid w:val="008E2636"/>
    <w:rsid w:val="008E2701"/>
    <w:rsid w:val="008E2CAC"/>
    <w:rsid w:val="008E2F4B"/>
    <w:rsid w:val="008E3D2A"/>
    <w:rsid w:val="008E541D"/>
    <w:rsid w:val="008E7230"/>
    <w:rsid w:val="008F169A"/>
    <w:rsid w:val="008F3C88"/>
    <w:rsid w:val="008F3EBE"/>
    <w:rsid w:val="008F7669"/>
    <w:rsid w:val="008F7756"/>
    <w:rsid w:val="009031ED"/>
    <w:rsid w:val="009046A6"/>
    <w:rsid w:val="00906222"/>
    <w:rsid w:val="00910968"/>
    <w:rsid w:val="0091194C"/>
    <w:rsid w:val="00914749"/>
    <w:rsid w:val="009148E6"/>
    <w:rsid w:val="00914A06"/>
    <w:rsid w:val="00915E4A"/>
    <w:rsid w:val="00916F4B"/>
    <w:rsid w:val="00920E38"/>
    <w:rsid w:val="00922693"/>
    <w:rsid w:val="00922984"/>
    <w:rsid w:val="00922F6C"/>
    <w:rsid w:val="00923593"/>
    <w:rsid w:val="00923860"/>
    <w:rsid w:val="00924A55"/>
    <w:rsid w:val="00924AC9"/>
    <w:rsid w:val="00925B90"/>
    <w:rsid w:val="0092653B"/>
    <w:rsid w:val="00926764"/>
    <w:rsid w:val="0092726E"/>
    <w:rsid w:val="009272A5"/>
    <w:rsid w:val="009302A0"/>
    <w:rsid w:val="00930D69"/>
    <w:rsid w:val="00931D6A"/>
    <w:rsid w:val="009327FE"/>
    <w:rsid w:val="00932DD4"/>
    <w:rsid w:val="0093370C"/>
    <w:rsid w:val="0093643F"/>
    <w:rsid w:val="00937C20"/>
    <w:rsid w:val="009405AD"/>
    <w:rsid w:val="009427C0"/>
    <w:rsid w:val="009438BD"/>
    <w:rsid w:val="00944270"/>
    <w:rsid w:val="0094513E"/>
    <w:rsid w:val="009460E1"/>
    <w:rsid w:val="009465D8"/>
    <w:rsid w:val="00950D8C"/>
    <w:rsid w:val="00951356"/>
    <w:rsid w:val="00960D29"/>
    <w:rsid w:val="00960F91"/>
    <w:rsid w:val="0096112E"/>
    <w:rsid w:val="009625A7"/>
    <w:rsid w:val="00963AD2"/>
    <w:rsid w:val="009656B4"/>
    <w:rsid w:val="00966E73"/>
    <w:rsid w:val="00967E0C"/>
    <w:rsid w:val="00970DEA"/>
    <w:rsid w:val="009721E5"/>
    <w:rsid w:val="009747A0"/>
    <w:rsid w:val="009752F7"/>
    <w:rsid w:val="00975FFD"/>
    <w:rsid w:val="00976DF1"/>
    <w:rsid w:val="00977506"/>
    <w:rsid w:val="00977920"/>
    <w:rsid w:val="00980261"/>
    <w:rsid w:val="009804C3"/>
    <w:rsid w:val="00981695"/>
    <w:rsid w:val="0098245C"/>
    <w:rsid w:val="00983807"/>
    <w:rsid w:val="0098382B"/>
    <w:rsid w:val="00983B99"/>
    <w:rsid w:val="00985100"/>
    <w:rsid w:val="0098539E"/>
    <w:rsid w:val="00985AA8"/>
    <w:rsid w:val="00985BBF"/>
    <w:rsid w:val="00987078"/>
    <w:rsid w:val="00987A18"/>
    <w:rsid w:val="009903A2"/>
    <w:rsid w:val="00990EC2"/>
    <w:rsid w:val="009919F0"/>
    <w:rsid w:val="009923B6"/>
    <w:rsid w:val="00992F90"/>
    <w:rsid w:val="00993BD8"/>
    <w:rsid w:val="009948C8"/>
    <w:rsid w:val="009961AA"/>
    <w:rsid w:val="00996B1A"/>
    <w:rsid w:val="009A0698"/>
    <w:rsid w:val="009A0DD8"/>
    <w:rsid w:val="009A17FA"/>
    <w:rsid w:val="009A1F1B"/>
    <w:rsid w:val="009A2E1F"/>
    <w:rsid w:val="009A2E34"/>
    <w:rsid w:val="009A3190"/>
    <w:rsid w:val="009A3551"/>
    <w:rsid w:val="009A4335"/>
    <w:rsid w:val="009A44C8"/>
    <w:rsid w:val="009A546F"/>
    <w:rsid w:val="009A7596"/>
    <w:rsid w:val="009B01E8"/>
    <w:rsid w:val="009B0458"/>
    <w:rsid w:val="009B0F40"/>
    <w:rsid w:val="009B205F"/>
    <w:rsid w:val="009B302D"/>
    <w:rsid w:val="009B3499"/>
    <w:rsid w:val="009B35F4"/>
    <w:rsid w:val="009B3EFD"/>
    <w:rsid w:val="009B4BDA"/>
    <w:rsid w:val="009B6871"/>
    <w:rsid w:val="009B6EE7"/>
    <w:rsid w:val="009B755C"/>
    <w:rsid w:val="009C190E"/>
    <w:rsid w:val="009C4157"/>
    <w:rsid w:val="009C4B3F"/>
    <w:rsid w:val="009C55A2"/>
    <w:rsid w:val="009C5D59"/>
    <w:rsid w:val="009C68B0"/>
    <w:rsid w:val="009C7565"/>
    <w:rsid w:val="009C75CC"/>
    <w:rsid w:val="009C7CA9"/>
    <w:rsid w:val="009D0B47"/>
    <w:rsid w:val="009D27BD"/>
    <w:rsid w:val="009D3FA1"/>
    <w:rsid w:val="009D4AF8"/>
    <w:rsid w:val="009D5D2C"/>
    <w:rsid w:val="009D5DED"/>
    <w:rsid w:val="009D627F"/>
    <w:rsid w:val="009D62B8"/>
    <w:rsid w:val="009D7B63"/>
    <w:rsid w:val="009E0302"/>
    <w:rsid w:val="009E1CFF"/>
    <w:rsid w:val="009E26E3"/>
    <w:rsid w:val="009E4832"/>
    <w:rsid w:val="009E4979"/>
    <w:rsid w:val="009E4D91"/>
    <w:rsid w:val="009E54E6"/>
    <w:rsid w:val="009E6BD8"/>
    <w:rsid w:val="009E6C17"/>
    <w:rsid w:val="009E6D62"/>
    <w:rsid w:val="009F072F"/>
    <w:rsid w:val="009F082C"/>
    <w:rsid w:val="009F093C"/>
    <w:rsid w:val="009F1F60"/>
    <w:rsid w:val="009F39F0"/>
    <w:rsid w:val="00A00DCB"/>
    <w:rsid w:val="00A02063"/>
    <w:rsid w:val="00A029CA"/>
    <w:rsid w:val="00A02FD3"/>
    <w:rsid w:val="00A03706"/>
    <w:rsid w:val="00A043FD"/>
    <w:rsid w:val="00A0446D"/>
    <w:rsid w:val="00A06036"/>
    <w:rsid w:val="00A066A4"/>
    <w:rsid w:val="00A06960"/>
    <w:rsid w:val="00A0751D"/>
    <w:rsid w:val="00A0767D"/>
    <w:rsid w:val="00A077CC"/>
    <w:rsid w:val="00A10BA3"/>
    <w:rsid w:val="00A147D1"/>
    <w:rsid w:val="00A15662"/>
    <w:rsid w:val="00A17E4D"/>
    <w:rsid w:val="00A20BE0"/>
    <w:rsid w:val="00A20ECB"/>
    <w:rsid w:val="00A210AF"/>
    <w:rsid w:val="00A21703"/>
    <w:rsid w:val="00A2531F"/>
    <w:rsid w:val="00A25BE3"/>
    <w:rsid w:val="00A25EF9"/>
    <w:rsid w:val="00A31DBA"/>
    <w:rsid w:val="00A32481"/>
    <w:rsid w:val="00A32629"/>
    <w:rsid w:val="00A3297C"/>
    <w:rsid w:val="00A36507"/>
    <w:rsid w:val="00A41110"/>
    <w:rsid w:val="00A41C2F"/>
    <w:rsid w:val="00A424CC"/>
    <w:rsid w:val="00A461FF"/>
    <w:rsid w:val="00A46522"/>
    <w:rsid w:val="00A47A5A"/>
    <w:rsid w:val="00A5046C"/>
    <w:rsid w:val="00A5055F"/>
    <w:rsid w:val="00A52B02"/>
    <w:rsid w:val="00A52EA4"/>
    <w:rsid w:val="00A538F2"/>
    <w:rsid w:val="00A53D3B"/>
    <w:rsid w:val="00A54C2F"/>
    <w:rsid w:val="00A54CBC"/>
    <w:rsid w:val="00A55312"/>
    <w:rsid w:val="00A55959"/>
    <w:rsid w:val="00A55F2F"/>
    <w:rsid w:val="00A565E7"/>
    <w:rsid w:val="00A573F0"/>
    <w:rsid w:val="00A579C1"/>
    <w:rsid w:val="00A62093"/>
    <w:rsid w:val="00A6213A"/>
    <w:rsid w:val="00A621FA"/>
    <w:rsid w:val="00A62D51"/>
    <w:rsid w:val="00A631DD"/>
    <w:rsid w:val="00A63B63"/>
    <w:rsid w:val="00A66A12"/>
    <w:rsid w:val="00A67163"/>
    <w:rsid w:val="00A67585"/>
    <w:rsid w:val="00A71958"/>
    <w:rsid w:val="00A7294F"/>
    <w:rsid w:val="00A74DCC"/>
    <w:rsid w:val="00A761E5"/>
    <w:rsid w:val="00A81282"/>
    <w:rsid w:val="00A82AAE"/>
    <w:rsid w:val="00A847A3"/>
    <w:rsid w:val="00A84C0C"/>
    <w:rsid w:val="00A86894"/>
    <w:rsid w:val="00A86B73"/>
    <w:rsid w:val="00A918C8"/>
    <w:rsid w:val="00A92431"/>
    <w:rsid w:val="00A92644"/>
    <w:rsid w:val="00A929B3"/>
    <w:rsid w:val="00A94E9A"/>
    <w:rsid w:val="00A9534F"/>
    <w:rsid w:val="00A96940"/>
    <w:rsid w:val="00A969DE"/>
    <w:rsid w:val="00A97E73"/>
    <w:rsid w:val="00AA037A"/>
    <w:rsid w:val="00AA3C48"/>
    <w:rsid w:val="00AA3E2E"/>
    <w:rsid w:val="00AA447F"/>
    <w:rsid w:val="00AA531B"/>
    <w:rsid w:val="00AA55B7"/>
    <w:rsid w:val="00AA57FC"/>
    <w:rsid w:val="00AA61E5"/>
    <w:rsid w:val="00AA6A32"/>
    <w:rsid w:val="00AB1484"/>
    <w:rsid w:val="00AB1540"/>
    <w:rsid w:val="00AB28CE"/>
    <w:rsid w:val="00AB2CDE"/>
    <w:rsid w:val="00AB2FD8"/>
    <w:rsid w:val="00AB32E6"/>
    <w:rsid w:val="00AB3AA0"/>
    <w:rsid w:val="00AB3E6D"/>
    <w:rsid w:val="00AB4FE6"/>
    <w:rsid w:val="00AB57FD"/>
    <w:rsid w:val="00AB617A"/>
    <w:rsid w:val="00AB6FD6"/>
    <w:rsid w:val="00AC0367"/>
    <w:rsid w:val="00AC11F4"/>
    <w:rsid w:val="00AC1CBA"/>
    <w:rsid w:val="00AC1D17"/>
    <w:rsid w:val="00AC21AD"/>
    <w:rsid w:val="00AC2DBE"/>
    <w:rsid w:val="00AC4C0D"/>
    <w:rsid w:val="00AC65C6"/>
    <w:rsid w:val="00AC689A"/>
    <w:rsid w:val="00AC7E81"/>
    <w:rsid w:val="00AD01E5"/>
    <w:rsid w:val="00AD29EC"/>
    <w:rsid w:val="00AD3D4A"/>
    <w:rsid w:val="00AD3F6A"/>
    <w:rsid w:val="00AD63A6"/>
    <w:rsid w:val="00AD79FD"/>
    <w:rsid w:val="00AE11FA"/>
    <w:rsid w:val="00AE1294"/>
    <w:rsid w:val="00AE3814"/>
    <w:rsid w:val="00AE39FD"/>
    <w:rsid w:val="00AE3BD4"/>
    <w:rsid w:val="00AE45E3"/>
    <w:rsid w:val="00AE5E56"/>
    <w:rsid w:val="00AE71BB"/>
    <w:rsid w:val="00AE76E3"/>
    <w:rsid w:val="00AE7AE4"/>
    <w:rsid w:val="00AF2EA0"/>
    <w:rsid w:val="00AF6C0F"/>
    <w:rsid w:val="00AF780B"/>
    <w:rsid w:val="00AF7BCB"/>
    <w:rsid w:val="00B005DD"/>
    <w:rsid w:val="00B03849"/>
    <w:rsid w:val="00B040FC"/>
    <w:rsid w:val="00B05BD3"/>
    <w:rsid w:val="00B0612D"/>
    <w:rsid w:val="00B06701"/>
    <w:rsid w:val="00B10BBB"/>
    <w:rsid w:val="00B12BD0"/>
    <w:rsid w:val="00B1555C"/>
    <w:rsid w:val="00B177F3"/>
    <w:rsid w:val="00B17C80"/>
    <w:rsid w:val="00B25771"/>
    <w:rsid w:val="00B27B17"/>
    <w:rsid w:val="00B323B6"/>
    <w:rsid w:val="00B32A85"/>
    <w:rsid w:val="00B40053"/>
    <w:rsid w:val="00B412A9"/>
    <w:rsid w:val="00B425E1"/>
    <w:rsid w:val="00B42FE9"/>
    <w:rsid w:val="00B43979"/>
    <w:rsid w:val="00B43A22"/>
    <w:rsid w:val="00B442B3"/>
    <w:rsid w:val="00B44CA2"/>
    <w:rsid w:val="00B454FF"/>
    <w:rsid w:val="00B46BBB"/>
    <w:rsid w:val="00B514B4"/>
    <w:rsid w:val="00B51500"/>
    <w:rsid w:val="00B519C8"/>
    <w:rsid w:val="00B52CC4"/>
    <w:rsid w:val="00B52DCC"/>
    <w:rsid w:val="00B55451"/>
    <w:rsid w:val="00B575E4"/>
    <w:rsid w:val="00B60812"/>
    <w:rsid w:val="00B60B6E"/>
    <w:rsid w:val="00B6133C"/>
    <w:rsid w:val="00B6154D"/>
    <w:rsid w:val="00B63947"/>
    <w:rsid w:val="00B64A19"/>
    <w:rsid w:val="00B64F59"/>
    <w:rsid w:val="00B669D3"/>
    <w:rsid w:val="00B67BB0"/>
    <w:rsid w:val="00B70695"/>
    <w:rsid w:val="00B711C8"/>
    <w:rsid w:val="00B73832"/>
    <w:rsid w:val="00B73D0E"/>
    <w:rsid w:val="00B7466D"/>
    <w:rsid w:val="00B76B34"/>
    <w:rsid w:val="00B8066F"/>
    <w:rsid w:val="00B81692"/>
    <w:rsid w:val="00B82EBB"/>
    <w:rsid w:val="00B83354"/>
    <w:rsid w:val="00B90F61"/>
    <w:rsid w:val="00B9106E"/>
    <w:rsid w:val="00B910A1"/>
    <w:rsid w:val="00B9221F"/>
    <w:rsid w:val="00B9353A"/>
    <w:rsid w:val="00B9394B"/>
    <w:rsid w:val="00B94D40"/>
    <w:rsid w:val="00B96F35"/>
    <w:rsid w:val="00B97487"/>
    <w:rsid w:val="00B97783"/>
    <w:rsid w:val="00B979BE"/>
    <w:rsid w:val="00BA1154"/>
    <w:rsid w:val="00BA2E05"/>
    <w:rsid w:val="00BA32E4"/>
    <w:rsid w:val="00BA4333"/>
    <w:rsid w:val="00BA6217"/>
    <w:rsid w:val="00BA6469"/>
    <w:rsid w:val="00BA725E"/>
    <w:rsid w:val="00BB03C6"/>
    <w:rsid w:val="00BB1471"/>
    <w:rsid w:val="00BB1DE4"/>
    <w:rsid w:val="00BB25DD"/>
    <w:rsid w:val="00BB2C8C"/>
    <w:rsid w:val="00BB2EFD"/>
    <w:rsid w:val="00BB444B"/>
    <w:rsid w:val="00BB50B5"/>
    <w:rsid w:val="00BB5FAF"/>
    <w:rsid w:val="00BB702F"/>
    <w:rsid w:val="00BC082E"/>
    <w:rsid w:val="00BC3603"/>
    <w:rsid w:val="00BC3FDD"/>
    <w:rsid w:val="00BC5097"/>
    <w:rsid w:val="00BC53AC"/>
    <w:rsid w:val="00BC6936"/>
    <w:rsid w:val="00BC7346"/>
    <w:rsid w:val="00BD07D3"/>
    <w:rsid w:val="00BD1676"/>
    <w:rsid w:val="00BD19D0"/>
    <w:rsid w:val="00BD244D"/>
    <w:rsid w:val="00BD361C"/>
    <w:rsid w:val="00BD48A4"/>
    <w:rsid w:val="00BD52CC"/>
    <w:rsid w:val="00BD6170"/>
    <w:rsid w:val="00BD61E7"/>
    <w:rsid w:val="00BD65A9"/>
    <w:rsid w:val="00BD665B"/>
    <w:rsid w:val="00BD69AD"/>
    <w:rsid w:val="00BD6C12"/>
    <w:rsid w:val="00BD7E59"/>
    <w:rsid w:val="00BE0182"/>
    <w:rsid w:val="00BE0232"/>
    <w:rsid w:val="00BE08AB"/>
    <w:rsid w:val="00BE3F71"/>
    <w:rsid w:val="00BE43BE"/>
    <w:rsid w:val="00BE4A94"/>
    <w:rsid w:val="00BE4D66"/>
    <w:rsid w:val="00BE566B"/>
    <w:rsid w:val="00BE6EA7"/>
    <w:rsid w:val="00BF0527"/>
    <w:rsid w:val="00BF08C8"/>
    <w:rsid w:val="00BF31B4"/>
    <w:rsid w:val="00BF3E45"/>
    <w:rsid w:val="00BF3F78"/>
    <w:rsid w:val="00BF5879"/>
    <w:rsid w:val="00BF6FFF"/>
    <w:rsid w:val="00BF728B"/>
    <w:rsid w:val="00BF7C73"/>
    <w:rsid w:val="00C020CE"/>
    <w:rsid w:val="00C0223D"/>
    <w:rsid w:val="00C02ADF"/>
    <w:rsid w:val="00C02E4B"/>
    <w:rsid w:val="00C040CC"/>
    <w:rsid w:val="00C04C7C"/>
    <w:rsid w:val="00C04FB5"/>
    <w:rsid w:val="00C05451"/>
    <w:rsid w:val="00C066DB"/>
    <w:rsid w:val="00C07A1E"/>
    <w:rsid w:val="00C07AB2"/>
    <w:rsid w:val="00C1207D"/>
    <w:rsid w:val="00C120A2"/>
    <w:rsid w:val="00C128B0"/>
    <w:rsid w:val="00C12EA1"/>
    <w:rsid w:val="00C13BB9"/>
    <w:rsid w:val="00C20331"/>
    <w:rsid w:val="00C22CF3"/>
    <w:rsid w:val="00C24FF4"/>
    <w:rsid w:val="00C258EB"/>
    <w:rsid w:val="00C26F4E"/>
    <w:rsid w:val="00C2719E"/>
    <w:rsid w:val="00C27FB0"/>
    <w:rsid w:val="00C31021"/>
    <w:rsid w:val="00C31419"/>
    <w:rsid w:val="00C31DDC"/>
    <w:rsid w:val="00C32541"/>
    <w:rsid w:val="00C32A0A"/>
    <w:rsid w:val="00C32AAA"/>
    <w:rsid w:val="00C334FA"/>
    <w:rsid w:val="00C368AB"/>
    <w:rsid w:val="00C40354"/>
    <w:rsid w:val="00C40BFD"/>
    <w:rsid w:val="00C41F08"/>
    <w:rsid w:val="00C424FE"/>
    <w:rsid w:val="00C42E90"/>
    <w:rsid w:val="00C43D92"/>
    <w:rsid w:val="00C455BB"/>
    <w:rsid w:val="00C46E87"/>
    <w:rsid w:val="00C54895"/>
    <w:rsid w:val="00C54F98"/>
    <w:rsid w:val="00C55353"/>
    <w:rsid w:val="00C55857"/>
    <w:rsid w:val="00C624BB"/>
    <w:rsid w:val="00C64DCB"/>
    <w:rsid w:val="00C652D7"/>
    <w:rsid w:val="00C67256"/>
    <w:rsid w:val="00C67452"/>
    <w:rsid w:val="00C7014A"/>
    <w:rsid w:val="00C710B4"/>
    <w:rsid w:val="00C71796"/>
    <w:rsid w:val="00C7490E"/>
    <w:rsid w:val="00C75196"/>
    <w:rsid w:val="00C756AD"/>
    <w:rsid w:val="00C75F2E"/>
    <w:rsid w:val="00C771C6"/>
    <w:rsid w:val="00C77C71"/>
    <w:rsid w:val="00C802B9"/>
    <w:rsid w:val="00C8140D"/>
    <w:rsid w:val="00C81798"/>
    <w:rsid w:val="00C828BB"/>
    <w:rsid w:val="00C85A1E"/>
    <w:rsid w:val="00C85B0B"/>
    <w:rsid w:val="00C86317"/>
    <w:rsid w:val="00C86E05"/>
    <w:rsid w:val="00C906CA"/>
    <w:rsid w:val="00C93091"/>
    <w:rsid w:val="00C94740"/>
    <w:rsid w:val="00C959D8"/>
    <w:rsid w:val="00C96C31"/>
    <w:rsid w:val="00C970AC"/>
    <w:rsid w:val="00C977AF"/>
    <w:rsid w:val="00C97F5A"/>
    <w:rsid w:val="00CA0AD5"/>
    <w:rsid w:val="00CA195C"/>
    <w:rsid w:val="00CA1C4B"/>
    <w:rsid w:val="00CA1CEB"/>
    <w:rsid w:val="00CA1DA7"/>
    <w:rsid w:val="00CA289E"/>
    <w:rsid w:val="00CA6175"/>
    <w:rsid w:val="00CA676F"/>
    <w:rsid w:val="00CA6AB8"/>
    <w:rsid w:val="00CA6D23"/>
    <w:rsid w:val="00CA72DC"/>
    <w:rsid w:val="00CA7377"/>
    <w:rsid w:val="00CA7519"/>
    <w:rsid w:val="00CA7564"/>
    <w:rsid w:val="00CA78C0"/>
    <w:rsid w:val="00CB01C7"/>
    <w:rsid w:val="00CB1590"/>
    <w:rsid w:val="00CB18C0"/>
    <w:rsid w:val="00CB2ED7"/>
    <w:rsid w:val="00CB2FEA"/>
    <w:rsid w:val="00CB37C2"/>
    <w:rsid w:val="00CB3AD5"/>
    <w:rsid w:val="00CB43FB"/>
    <w:rsid w:val="00CB6888"/>
    <w:rsid w:val="00CB6BD7"/>
    <w:rsid w:val="00CB704A"/>
    <w:rsid w:val="00CB7E39"/>
    <w:rsid w:val="00CC1BAC"/>
    <w:rsid w:val="00CC2639"/>
    <w:rsid w:val="00CC30C0"/>
    <w:rsid w:val="00CC339E"/>
    <w:rsid w:val="00CC3570"/>
    <w:rsid w:val="00CC3D7A"/>
    <w:rsid w:val="00CC44A7"/>
    <w:rsid w:val="00CD095D"/>
    <w:rsid w:val="00CD0B6E"/>
    <w:rsid w:val="00CD15B5"/>
    <w:rsid w:val="00CD2546"/>
    <w:rsid w:val="00CD25AF"/>
    <w:rsid w:val="00CD25DE"/>
    <w:rsid w:val="00CD3910"/>
    <w:rsid w:val="00CD5280"/>
    <w:rsid w:val="00CD7C32"/>
    <w:rsid w:val="00CE0C44"/>
    <w:rsid w:val="00CE0DB5"/>
    <w:rsid w:val="00CE1B76"/>
    <w:rsid w:val="00CE21D2"/>
    <w:rsid w:val="00CE3EBB"/>
    <w:rsid w:val="00CF10E6"/>
    <w:rsid w:val="00CF2329"/>
    <w:rsid w:val="00CF5FB3"/>
    <w:rsid w:val="00CF6EE2"/>
    <w:rsid w:val="00CF7265"/>
    <w:rsid w:val="00CF787D"/>
    <w:rsid w:val="00D002B6"/>
    <w:rsid w:val="00D00407"/>
    <w:rsid w:val="00D016DA"/>
    <w:rsid w:val="00D02269"/>
    <w:rsid w:val="00D03BA1"/>
    <w:rsid w:val="00D0447D"/>
    <w:rsid w:val="00D044ED"/>
    <w:rsid w:val="00D0477E"/>
    <w:rsid w:val="00D04E50"/>
    <w:rsid w:val="00D05F4F"/>
    <w:rsid w:val="00D06731"/>
    <w:rsid w:val="00D10744"/>
    <w:rsid w:val="00D11C4E"/>
    <w:rsid w:val="00D11D55"/>
    <w:rsid w:val="00D12905"/>
    <w:rsid w:val="00D12F84"/>
    <w:rsid w:val="00D13CF9"/>
    <w:rsid w:val="00D140F3"/>
    <w:rsid w:val="00D150E3"/>
    <w:rsid w:val="00D231A8"/>
    <w:rsid w:val="00D24A5B"/>
    <w:rsid w:val="00D2552A"/>
    <w:rsid w:val="00D25DCC"/>
    <w:rsid w:val="00D26EBA"/>
    <w:rsid w:val="00D279A4"/>
    <w:rsid w:val="00D31031"/>
    <w:rsid w:val="00D31709"/>
    <w:rsid w:val="00D317DB"/>
    <w:rsid w:val="00D318E3"/>
    <w:rsid w:val="00D31E2B"/>
    <w:rsid w:val="00D32F05"/>
    <w:rsid w:val="00D358B9"/>
    <w:rsid w:val="00D36239"/>
    <w:rsid w:val="00D364EB"/>
    <w:rsid w:val="00D370DD"/>
    <w:rsid w:val="00D37195"/>
    <w:rsid w:val="00D37C88"/>
    <w:rsid w:val="00D40954"/>
    <w:rsid w:val="00D4243F"/>
    <w:rsid w:val="00D431B8"/>
    <w:rsid w:val="00D44711"/>
    <w:rsid w:val="00D44CA4"/>
    <w:rsid w:val="00D45EBA"/>
    <w:rsid w:val="00D460B5"/>
    <w:rsid w:val="00D47C63"/>
    <w:rsid w:val="00D47CDD"/>
    <w:rsid w:val="00D5055B"/>
    <w:rsid w:val="00D53470"/>
    <w:rsid w:val="00D54CD6"/>
    <w:rsid w:val="00D55C17"/>
    <w:rsid w:val="00D5750F"/>
    <w:rsid w:val="00D579D7"/>
    <w:rsid w:val="00D57A22"/>
    <w:rsid w:val="00D61486"/>
    <w:rsid w:val="00D61E55"/>
    <w:rsid w:val="00D6318B"/>
    <w:rsid w:val="00D641F4"/>
    <w:rsid w:val="00D6731E"/>
    <w:rsid w:val="00D67BD0"/>
    <w:rsid w:val="00D70A8E"/>
    <w:rsid w:val="00D7568E"/>
    <w:rsid w:val="00D76C9F"/>
    <w:rsid w:val="00D8224B"/>
    <w:rsid w:val="00D85EC8"/>
    <w:rsid w:val="00D8654B"/>
    <w:rsid w:val="00D87E01"/>
    <w:rsid w:val="00D90E97"/>
    <w:rsid w:val="00D922A1"/>
    <w:rsid w:val="00D92E21"/>
    <w:rsid w:val="00D92FA5"/>
    <w:rsid w:val="00D937A4"/>
    <w:rsid w:val="00D937CD"/>
    <w:rsid w:val="00D9495E"/>
    <w:rsid w:val="00D94E19"/>
    <w:rsid w:val="00D94F44"/>
    <w:rsid w:val="00D9526C"/>
    <w:rsid w:val="00D962F7"/>
    <w:rsid w:val="00D975E1"/>
    <w:rsid w:val="00D9766B"/>
    <w:rsid w:val="00D97AC5"/>
    <w:rsid w:val="00DA01B3"/>
    <w:rsid w:val="00DA028A"/>
    <w:rsid w:val="00DA0E9C"/>
    <w:rsid w:val="00DA0F72"/>
    <w:rsid w:val="00DA2B6B"/>
    <w:rsid w:val="00DA41DD"/>
    <w:rsid w:val="00DA4EF1"/>
    <w:rsid w:val="00DA50C9"/>
    <w:rsid w:val="00DA5493"/>
    <w:rsid w:val="00DA73DD"/>
    <w:rsid w:val="00DB2028"/>
    <w:rsid w:val="00DB3F08"/>
    <w:rsid w:val="00DB4C22"/>
    <w:rsid w:val="00DB6C7C"/>
    <w:rsid w:val="00DB7245"/>
    <w:rsid w:val="00DB7793"/>
    <w:rsid w:val="00DC1512"/>
    <w:rsid w:val="00DC162C"/>
    <w:rsid w:val="00DC17D7"/>
    <w:rsid w:val="00DC1BE5"/>
    <w:rsid w:val="00DC1CA4"/>
    <w:rsid w:val="00DC2C76"/>
    <w:rsid w:val="00DC465B"/>
    <w:rsid w:val="00DC4A8C"/>
    <w:rsid w:val="00DC510F"/>
    <w:rsid w:val="00DC6367"/>
    <w:rsid w:val="00DC652E"/>
    <w:rsid w:val="00DC656A"/>
    <w:rsid w:val="00DC700D"/>
    <w:rsid w:val="00DC7518"/>
    <w:rsid w:val="00DC7DA0"/>
    <w:rsid w:val="00DC7EAF"/>
    <w:rsid w:val="00DD17FA"/>
    <w:rsid w:val="00DD2696"/>
    <w:rsid w:val="00DD31CC"/>
    <w:rsid w:val="00DD3B66"/>
    <w:rsid w:val="00DD3D17"/>
    <w:rsid w:val="00DD47D7"/>
    <w:rsid w:val="00DE0368"/>
    <w:rsid w:val="00DE0519"/>
    <w:rsid w:val="00DE08E5"/>
    <w:rsid w:val="00DE42ED"/>
    <w:rsid w:val="00DE43DC"/>
    <w:rsid w:val="00DE7846"/>
    <w:rsid w:val="00DF1C0E"/>
    <w:rsid w:val="00DF26B7"/>
    <w:rsid w:val="00DF2A8B"/>
    <w:rsid w:val="00DF38CA"/>
    <w:rsid w:val="00DF3D80"/>
    <w:rsid w:val="00DF4246"/>
    <w:rsid w:val="00DF48A9"/>
    <w:rsid w:val="00DF49D4"/>
    <w:rsid w:val="00DF5A17"/>
    <w:rsid w:val="00DF5AD2"/>
    <w:rsid w:val="00DF5CB0"/>
    <w:rsid w:val="00DF6538"/>
    <w:rsid w:val="00DF6F6F"/>
    <w:rsid w:val="00E00477"/>
    <w:rsid w:val="00E00838"/>
    <w:rsid w:val="00E017E6"/>
    <w:rsid w:val="00E01A11"/>
    <w:rsid w:val="00E0639F"/>
    <w:rsid w:val="00E06A43"/>
    <w:rsid w:val="00E073EE"/>
    <w:rsid w:val="00E105DE"/>
    <w:rsid w:val="00E10EF3"/>
    <w:rsid w:val="00E1176C"/>
    <w:rsid w:val="00E11C6E"/>
    <w:rsid w:val="00E1278F"/>
    <w:rsid w:val="00E1436C"/>
    <w:rsid w:val="00E147D7"/>
    <w:rsid w:val="00E172E2"/>
    <w:rsid w:val="00E176FD"/>
    <w:rsid w:val="00E17DFA"/>
    <w:rsid w:val="00E2045C"/>
    <w:rsid w:val="00E2263C"/>
    <w:rsid w:val="00E22E7A"/>
    <w:rsid w:val="00E23ED6"/>
    <w:rsid w:val="00E253DE"/>
    <w:rsid w:val="00E25675"/>
    <w:rsid w:val="00E25B83"/>
    <w:rsid w:val="00E269EE"/>
    <w:rsid w:val="00E27074"/>
    <w:rsid w:val="00E300D9"/>
    <w:rsid w:val="00E306D1"/>
    <w:rsid w:val="00E31C4F"/>
    <w:rsid w:val="00E32C07"/>
    <w:rsid w:val="00E34BFF"/>
    <w:rsid w:val="00E3667E"/>
    <w:rsid w:val="00E36926"/>
    <w:rsid w:val="00E36ADA"/>
    <w:rsid w:val="00E37628"/>
    <w:rsid w:val="00E4194E"/>
    <w:rsid w:val="00E448DF"/>
    <w:rsid w:val="00E44F46"/>
    <w:rsid w:val="00E458D5"/>
    <w:rsid w:val="00E46A4F"/>
    <w:rsid w:val="00E46BD3"/>
    <w:rsid w:val="00E51811"/>
    <w:rsid w:val="00E51E80"/>
    <w:rsid w:val="00E53016"/>
    <w:rsid w:val="00E53EC7"/>
    <w:rsid w:val="00E5430E"/>
    <w:rsid w:val="00E57088"/>
    <w:rsid w:val="00E57A82"/>
    <w:rsid w:val="00E61F55"/>
    <w:rsid w:val="00E63B0B"/>
    <w:rsid w:val="00E6544D"/>
    <w:rsid w:val="00E6745E"/>
    <w:rsid w:val="00E71567"/>
    <w:rsid w:val="00E71650"/>
    <w:rsid w:val="00E72987"/>
    <w:rsid w:val="00E73549"/>
    <w:rsid w:val="00E73597"/>
    <w:rsid w:val="00E73768"/>
    <w:rsid w:val="00E73BF9"/>
    <w:rsid w:val="00E749BE"/>
    <w:rsid w:val="00E74E28"/>
    <w:rsid w:val="00E76437"/>
    <w:rsid w:val="00E823CD"/>
    <w:rsid w:val="00E82ECE"/>
    <w:rsid w:val="00E83D44"/>
    <w:rsid w:val="00E854EF"/>
    <w:rsid w:val="00E861C2"/>
    <w:rsid w:val="00E867FF"/>
    <w:rsid w:val="00E86A42"/>
    <w:rsid w:val="00E87032"/>
    <w:rsid w:val="00E91EA5"/>
    <w:rsid w:val="00E935E9"/>
    <w:rsid w:val="00E93F10"/>
    <w:rsid w:val="00E942DF"/>
    <w:rsid w:val="00E94D2C"/>
    <w:rsid w:val="00E979B4"/>
    <w:rsid w:val="00EA01AE"/>
    <w:rsid w:val="00EA1486"/>
    <w:rsid w:val="00EA1AD7"/>
    <w:rsid w:val="00EA256D"/>
    <w:rsid w:val="00EA3FCF"/>
    <w:rsid w:val="00EA74F7"/>
    <w:rsid w:val="00EB0129"/>
    <w:rsid w:val="00EB1282"/>
    <w:rsid w:val="00EB1859"/>
    <w:rsid w:val="00EB18FD"/>
    <w:rsid w:val="00EB1E9A"/>
    <w:rsid w:val="00EB31B5"/>
    <w:rsid w:val="00EB38B8"/>
    <w:rsid w:val="00EB3981"/>
    <w:rsid w:val="00EB3D53"/>
    <w:rsid w:val="00EB44EC"/>
    <w:rsid w:val="00EB5FAB"/>
    <w:rsid w:val="00EB607E"/>
    <w:rsid w:val="00EB60DA"/>
    <w:rsid w:val="00EB6185"/>
    <w:rsid w:val="00EB6745"/>
    <w:rsid w:val="00EC174F"/>
    <w:rsid w:val="00EC2B24"/>
    <w:rsid w:val="00EC38BC"/>
    <w:rsid w:val="00EC4313"/>
    <w:rsid w:val="00EC4766"/>
    <w:rsid w:val="00EC50C8"/>
    <w:rsid w:val="00EC6591"/>
    <w:rsid w:val="00EC7342"/>
    <w:rsid w:val="00ED182C"/>
    <w:rsid w:val="00ED3548"/>
    <w:rsid w:val="00ED3C73"/>
    <w:rsid w:val="00ED3E92"/>
    <w:rsid w:val="00ED4ED1"/>
    <w:rsid w:val="00ED5570"/>
    <w:rsid w:val="00ED6684"/>
    <w:rsid w:val="00ED7411"/>
    <w:rsid w:val="00EE2A83"/>
    <w:rsid w:val="00EE2C6F"/>
    <w:rsid w:val="00EE3F78"/>
    <w:rsid w:val="00EE557E"/>
    <w:rsid w:val="00EE5972"/>
    <w:rsid w:val="00EE64DC"/>
    <w:rsid w:val="00EE6E68"/>
    <w:rsid w:val="00EE793F"/>
    <w:rsid w:val="00EF0458"/>
    <w:rsid w:val="00EF0998"/>
    <w:rsid w:val="00EF209D"/>
    <w:rsid w:val="00EF2475"/>
    <w:rsid w:val="00EF2D52"/>
    <w:rsid w:val="00EF310C"/>
    <w:rsid w:val="00EF37EC"/>
    <w:rsid w:val="00EF3C79"/>
    <w:rsid w:val="00EF58DA"/>
    <w:rsid w:val="00EF62CE"/>
    <w:rsid w:val="00EF7548"/>
    <w:rsid w:val="00EF7A4F"/>
    <w:rsid w:val="00F00761"/>
    <w:rsid w:val="00F00F04"/>
    <w:rsid w:val="00F01652"/>
    <w:rsid w:val="00F01669"/>
    <w:rsid w:val="00F02541"/>
    <w:rsid w:val="00F04289"/>
    <w:rsid w:val="00F0497A"/>
    <w:rsid w:val="00F06BB4"/>
    <w:rsid w:val="00F06F1E"/>
    <w:rsid w:val="00F072BC"/>
    <w:rsid w:val="00F12981"/>
    <w:rsid w:val="00F12FE2"/>
    <w:rsid w:val="00F13199"/>
    <w:rsid w:val="00F144CA"/>
    <w:rsid w:val="00F15E2D"/>
    <w:rsid w:val="00F167A0"/>
    <w:rsid w:val="00F16B35"/>
    <w:rsid w:val="00F17A75"/>
    <w:rsid w:val="00F17A78"/>
    <w:rsid w:val="00F20E03"/>
    <w:rsid w:val="00F210C2"/>
    <w:rsid w:val="00F223B0"/>
    <w:rsid w:val="00F246E5"/>
    <w:rsid w:val="00F247C5"/>
    <w:rsid w:val="00F264A6"/>
    <w:rsid w:val="00F26B26"/>
    <w:rsid w:val="00F26D11"/>
    <w:rsid w:val="00F30538"/>
    <w:rsid w:val="00F30562"/>
    <w:rsid w:val="00F30A95"/>
    <w:rsid w:val="00F31010"/>
    <w:rsid w:val="00F31ECE"/>
    <w:rsid w:val="00F31F15"/>
    <w:rsid w:val="00F336A5"/>
    <w:rsid w:val="00F33C7B"/>
    <w:rsid w:val="00F3409F"/>
    <w:rsid w:val="00F36291"/>
    <w:rsid w:val="00F3641D"/>
    <w:rsid w:val="00F40323"/>
    <w:rsid w:val="00F422B2"/>
    <w:rsid w:val="00F430B6"/>
    <w:rsid w:val="00F43DE3"/>
    <w:rsid w:val="00F45102"/>
    <w:rsid w:val="00F459FA"/>
    <w:rsid w:val="00F50536"/>
    <w:rsid w:val="00F50B92"/>
    <w:rsid w:val="00F5247E"/>
    <w:rsid w:val="00F53379"/>
    <w:rsid w:val="00F54288"/>
    <w:rsid w:val="00F55152"/>
    <w:rsid w:val="00F57A2D"/>
    <w:rsid w:val="00F57A36"/>
    <w:rsid w:val="00F605AB"/>
    <w:rsid w:val="00F615CD"/>
    <w:rsid w:val="00F61B78"/>
    <w:rsid w:val="00F62EB7"/>
    <w:rsid w:val="00F64B89"/>
    <w:rsid w:val="00F650FF"/>
    <w:rsid w:val="00F65172"/>
    <w:rsid w:val="00F65F71"/>
    <w:rsid w:val="00F66C05"/>
    <w:rsid w:val="00F6701B"/>
    <w:rsid w:val="00F675F1"/>
    <w:rsid w:val="00F67A6C"/>
    <w:rsid w:val="00F71675"/>
    <w:rsid w:val="00F717AC"/>
    <w:rsid w:val="00F71908"/>
    <w:rsid w:val="00F734DA"/>
    <w:rsid w:val="00F7365D"/>
    <w:rsid w:val="00F76237"/>
    <w:rsid w:val="00F7667D"/>
    <w:rsid w:val="00F76CB1"/>
    <w:rsid w:val="00F77C17"/>
    <w:rsid w:val="00F77E49"/>
    <w:rsid w:val="00F81A77"/>
    <w:rsid w:val="00F81C8C"/>
    <w:rsid w:val="00F826AA"/>
    <w:rsid w:val="00F8319F"/>
    <w:rsid w:val="00F8352B"/>
    <w:rsid w:val="00F837C0"/>
    <w:rsid w:val="00F84483"/>
    <w:rsid w:val="00F84618"/>
    <w:rsid w:val="00F846E8"/>
    <w:rsid w:val="00F85081"/>
    <w:rsid w:val="00F854DD"/>
    <w:rsid w:val="00F8695B"/>
    <w:rsid w:val="00F86AA6"/>
    <w:rsid w:val="00F87034"/>
    <w:rsid w:val="00F925A7"/>
    <w:rsid w:val="00F93428"/>
    <w:rsid w:val="00F95B68"/>
    <w:rsid w:val="00F95D6D"/>
    <w:rsid w:val="00F96C41"/>
    <w:rsid w:val="00F97526"/>
    <w:rsid w:val="00FA00D6"/>
    <w:rsid w:val="00FA040A"/>
    <w:rsid w:val="00FA0871"/>
    <w:rsid w:val="00FA0E3B"/>
    <w:rsid w:val="00FA0E8B"/>
    <w:rsid w:val="00FA115A"/>
    <w:rsid w:val="00FA1C3B"/>
    <w:rsid w:val="00FA35E8"/>
    <w:rsid w:val="00FA3CDF"/>
    <w:rsid w:val="00FA4D1F"/>
    <w:rsid w:val="00FA4D2A"/>
    <w:rsid w:val="00FA5D8E"/>
    <w:rsid w:val="00FA7060"/>
    <w:rsid w:val="00FA7B94"/>
    <w:rsid w:val="00FB0385"/>
    <w:rsid w:val="00FB0517"/>
    <w:rsid w:val="00FB0907"/>
    <w:rsid w:val="00FB1A18"/>
    <w:rsid w:val="00FB33F4"/>
    <w:rsid w:val="00FB41EF"/>
    <w:rsid w:val="00FB5137"/>
    <w:rsid w:val="00FB5A6E"/>
    <w:rsid w:val="00FB78E3"/>
    <w:rsid w:val="00FB7D4F"/>
    <w:rsid w:val="00FC04AD"/>
    <w:rsid w:val="00FC2414"/>
    <w:rsid w:val="00FC2E17"/>
    <w:rsid w:val="00FC2FA6"/>
    <w:rsid w:val="00FC3C73"/>
    <w:rsid w:val="00FC3ECB"/>
    <w:rsid w:val="00FC441E"/>
    <w:rsid w:val="00FC6480"/>
    <w:rsid w:val="00FC6CA2"/>
    <w:rsid w:val="00FC6D65"/>
    <w:rsid w:val="00FC737A"/>
    <w:rsid w:val="00FC7EFF"/>
    <w:rsid w:val="00FD0B03"/>
    <w:rsid w:val="00FD0D77"/>
    <w:rsid w:val="00FD1519"/>
    <w:rsid w:val="00FD2032"/>
    <w:rsid w:val="00FD2D3F"/>
    <w:rsid w:val="00FD2D95"/>
    <w:rsid w:val="00FD4B45"/>
    <w:rsid w:val="00FD5652"/>
    <w:rsid w:val="00FD5BAC"/>
    <w:rsid w:val="00FD6BF4"/>
    <w:rsid w:val="00FD756C"/>
    <w:rsid w:val="00FD7F68"/>
    <w:rsid w:val="00FE018C"/>
    <w:rsid w:val="00FE071F"/>
    <w:rsid w:val="00FE1A8E"/>
    <w:rsid w:val="00FE20B6"/>
    <w:rsid w:val="00FE24B9"/>
    <w:rsid w:val="00FE3AA9"/>
    <w:rsid w:val="00FE504B"/>
    <w:rsid w:val="00FE5891"/>
    <w:rsid w:val="00FE6D27"/>
    <w:rsid w:val="00FE7212"/>
    <w:rsid w:val="00FF163E"/>
    <w:rsid w:val="00FF294A"/>
    <w:rsid w:val="00FF338D"/>
    <w:rsid w:val="00FF35A8"/>
    <w:rsid w:val="00FF4850"/>
    <w:rsid w:val="00FF543D"/>
    <w:rsid w:val="00FF57AC"/>
    <w:rsid w:val="00FF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0B45E"/>
  <w15:docId w15:val="{453FC0E2-089A-49E6-B27D-108AA0E0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C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9"/>
    <w:qFormat/>
    <w:rsid w:val="000F6C8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VE" w:eastAsia="es-V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B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F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customStyle="1" w:styleId="NoteLevel11">
    <w:name w:val="Note Level 11"/>
    <w:basedOn w:val="Normal"/>
    <w:uiPriority w:val="99"/>
    <w:unhideWhenUsed/>
    <w:qFormat/>
    <w:rsid w:val="00316C2C"/>
    <w:pPr>
      <w:keepNext/>
      <w:numPr>
        <w:numId w:val="1"/>
      </w:numPr>
      <w:contextualSpacing/>
      <w:outlineLvl w:val="0"/>
    </w:pPr>
    <w:rPr>
      <w:rFonts w:ascii="Verdana" w:eastAsia="MS Gothic" w:hAnsi="Verdana"/>
      <w:sz w:val="21"/>
    </w:rPr>
  </w:style>
  <w:style w:type="paragraph" w:styleId="ListParagraph">
    <w:name w:val="List Paragraph"/>
    <w:basedOn w:val="Normal"/>
    <w:uiPriority w:val="34"/>
    <w:qFormat/>
    <w:rsid w:val="00316C2C"/>
    <w:pPr>
      <w:ind w:left="720"/>
      <w:contextualSpacing/>
    </w:pPr>
    <w:rPr>
      <w:rFonts w:ascii="Arial" w:hAnsi="Arial"/>
      <w:sz w:val="21"/>
    </w:rPr>
  </w:style>
  <w:style w:type="character" w:styleId="Hyperlink">
    <w:name w:val="Hyperlink"/>
    <w:uiPriority w:val="99"/>
    <w:rsid w:val="00316C2C"/>
    <w:rPr>
      <w:color w:val="0000FF"/>
      <w:u w:val="single"/>
    </w:rPr>
  </w:style>
  <w:style w:type="paragraph" w:styleId="NoSpacing">
    <w:name w:val="No Spacing"/>
    <w:uiPriority w:val="1"/>
    <w:qFormat/>
    <w:rsid w:val="00316C2C"/>
    <w:pPr>
      <w:spacing w:after="0" w:line="240" w:lineRule="auto"/>
      <w:jc w:val="center"/>
    </w:pPr>
    <w:rPr>
      <w:rFonts w:ascii="Arial" w:hAnsi="Arial" w:cs="Arial"/>
      <w:noProof/>
      <w:sz w:val="16"/>
      <w:szCs w:val="16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316C2C"/>
  </w:style>
  <w:style w:type="paragraph" w:customStyle="1" w:styleId="Body">
    <w:name w:val="Body"/>
    <w:rsid w:val="00503FC9"/>
    <w:pPr>
      <w:spacing w:after="0" w:line="240" w:lineRule="auto"/>
    </w:pPr>
    <w:rPr>
      <w:rFonts w:ascii="Arial" w:eastAsia="Arial Unicode MS" w:hAnsi="Arial" w:cs="Arial Unicode MS"/>
      <w:color w:val="000000"/>
      <w:sz w:val="21"/>
      <w:szCs w:val="21"/>
      <w:u w:color="000000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543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543D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F543D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409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09F"/>
    <w:rPr>
      <w:rFonts w:ascii="Lucida Grande" w:eastAsia="Times New Roman" w:hAnsi="Lucida Grande" w:cs="Lucida Grande"/>
      <w:sz w:val="18"/>
      <w:szCs w:val="1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650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50C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50C7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44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448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FE24B9"/>
    <w:pPr>
      <w:spacing w:before="100" w:beforeAutospacing="1" w:after="100" w:afterAutospacing="1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7AE4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rsid w:val="00020DD5"/>
    <w:rPr>
      <w:color w:val="605E5C"/>
      <w:shd w:val="clear" w:color="auto" w:fill="E1DFDD"/>
    </w:rPr>
  </w:style>
  <w:style w:type="paragraph" w:customStyle="1" w:styleId="JMBodyText">
    <w:name w:val="JM_Body Text"/>
    <w:basedOn w:val="Normal"/>
    <w:qFormat/>
    <w:rsid w:val="00A0751D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</w:tabs>
      <w:suppressAutoHyphens/>
      <w:spacing w:line="260" w:lineRule="atLeast"/>
    </w:pPr>
    <w:rPr>
      <w:rFonts w:ascii="Verdana" w:eastAsiaTheme="minorHAnsi" w:hAnsi="Verdana" w:cstheme="minorBidi"/>
      <w:color w:val="000000"/>
      <w:kern w:val="12"/>
      <w:sz w:val="18"/>
      <w:szCs w:val="22"/>
      <w:lang w:val="en-GB"/>
    </w:rPr>
  </w:style>
  <w:style w:type="character" w:styleId="Emphasis">
    <w:name w:val="Emphasis"/>
    <w:basedOn w:val="DefaultParagraphFont"/>
    <w:uiPriority w:val="20"/>
    <w:qFormat/>
    <w:rsid w:val="00CD25DE"/>
    <w:rPr>
      <w:i/>
      <w:iCs/>
    </w:rPr>
  </w:style>
  <w:style w:type="paragraph" w:customStyle="1" w:styleId="copy">
    <w:name w:val="copy"/>
    <w:basedOn w:val="Normal"/>
    <w:rsid w:val="00B52CC4"/>
    <w:pPr>
      <w:spacing w:before="100" w:beforeAutospacing="1" w:after="100" w:afterAutospacing="1"/>
    </w:pPr>
    <w:rPr>
      <w:lang w:val="es-VE" w:eastAsia="es-V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52CC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F6C89"/>
    <w:rPr>
      <w:rFonts w:ascii="Times New Roman" w:eastAsia="Times New Roman" w:hAnsi="Times New Roman" w:cs="Times New Roman"/>
      <w:b/>
      <w:bCs/>
      <w:kern w:val="36"/>
      <w:sz w:val="48"/>
      <w:szCs w:val="48"/>
      <w:lang w:val="es-VE" w:eastAsia="es-VE"/>
    </w:rPr>
  </w:style>
  <w:style w:type="character" w:styleId="Strong">
    <w:name w:val="Strong"/>
    <w:basedOn w:val="DefaultParagraphFont"/>
    <w:uiPriority w:val="22"/>
    <w:qFormat/>
    <w:rsid w:val="00416C3C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AB1540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AB1540"/>
    <w:rPr>
      <w:rFonts w:ascii="Arial" w:eastAsiaTheme="minorEastAsia" w:hAnsi="Arial" w:cs="Arial"/>
      <w:sz w:val="21"/>
      <w:szCs w:val="21"/>
      <w:lang w:val="en-US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BD16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041E"/>
    <w:rPr>
      <w:color w:val="954F72" w:themeColor="followedHyperlink"/>
      <w:u w:val="single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6141CF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E5A2D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05AA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FA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770B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B9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35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3545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65354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535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3231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93670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3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7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7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11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7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0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8017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0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5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7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4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29593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123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3300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8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2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4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973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74662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2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6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7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5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9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0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3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3182">
          <w:blockQuote w:val="1"/>
          <w:marLeft w:val="0"/>
          <w:marRight w:val="225"/>
          <w:marTop w:val="7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7AA52A"/>
          </w:divBdr>
        </w:div>
      </w:divsChild>
    </w:div>
    <w:div w:id="12227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6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7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35580">
                          <w:marLeft w:val="0"/>
                          <w:marRight w:val="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03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4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5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2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8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0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6742">
              <w:marLeft w:val="0"/>
              <w:marRight w:val="0"/>
              <w:marTop w:val="0"/>
              <w:marBottom w:val="0"/>
              <w:divBdr>
                <w:top w:val="none" w:sz="0" w:space="0" w:color="404040"/>
                <w:left w:val="none" w:sz="0" w:space="0" w:color="404040"/>
                <w:bottom w:val="none" w:sz="0" w:space="0" w:color="404040"/>
                <w:right w:val="none" w:sz="0" w:space="0" w:color="404040"/>
              </w:divBdr>
              <w:divsChild>
                <w:div w:id="90356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0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2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5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6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6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9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029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01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6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9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01654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355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2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151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7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0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4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56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3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7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90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5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82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3D41E-8535-4704-876C-EC022A784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780</Words>
  <Characters>4449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Singh Rathore</dc:creator>
  <cp:keywords/>
  <dc:description/>
  <cp:lastModifiedBy>Pamidi,Sushma</cp:lastModifiedBy>
  <cp:revision>11</cp:revision>
  <dcterms:created xsi:type="dcterms:W3CDTF">2024-10-24T22:56:00Z</dcterms:created>
  <dcterms:modified xsi:type="dcterms:W3CDTF">2025-12-08T16:09:00Z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965bcb79ff6a15b7c86242d476bbf3d522345316a07b06cf55d9d48cb7457d4a</vt:lpwstr>
  </property>
</Properties>
</file>