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ADC6" w14:textId="3521A924" w:rsidR="00316C2C" w:rsidRPr="00BE0232" w:rsidDel="002867E7" w:rsidRDefault="00316C2C" w:rsidP="000C7DAC">
      <w:pPr>
        <w:spacing w:after="160" w:line="259" w:lineRule="auto"/>
        <w:jc w:val="center"/>
        <w:rPr>
          <w:del w:id="0" w:author="Pamidi,Sushma" w:date="2025-12-08T09:36:00Z" w16du:dateUtc="2025-12-08T15:36:00Z"/>
          <w:rFonts w:ascii="Arial" w:hAnsi="Arial" w:cs="Arial"/>
          <w:b/>
          <w:bCs/>
          <w:color w:val="833C0B"/>
          <w:sz w:val="28"/>
          <w:szCs w:val="21"/>
        </w:rPr>
      </w:pPr>
      <w:del w:id="1" w:author="Pamidi,Sushma" w:date="2025-12-08T09:36:00Z" w16du:dateUtc="2025-12-08T15:36:00Z">
        <w:r w:rsidRPr="00BE0232" w:rsidDel="002867E7">
          <w:rPr>
            <w:rFonts w:ascii="Arial" w:hAnsi="Arial" w:cs="Arial"/>
            <w:b/>
            <w:bCs/>
            <w:color w:val="833C0B"/>
            <w:sz w:val="28"/>
            <w:szCs w:val="21"/>
          </w:rPr>
          <w:delText>Leading or Critical Role</w:delText>
        </w:r>
      </w:del>
    </w:p>
    <w:p w14:paraId="25BE86B5" w14:textId="500F01B0" w:rsidR="003579B0" w:rsidRPr="00BE0232" w:rsidDel="002867E7" w:rsidRDefault="00E10EF3" w:rsidP="00DB4C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2" w:author="Pamidi,Sushma" w:date="2025-12-08T09:36:00Z" w16du:dateUtc="2025-12-08T15:36:00Z"/>
          <w:rFonts w:ascii="Arial" w:hAnsi="Arial" w:cs="Arial"/>
          <w:sz w:val="21"/>
          <w:szCs w:val="21"/>
        </w:rPr>
      </w:pPr>
      <w:del w:id="3" w:author="Pamidi,Sushma" w:date="2025-12-08T09:36:00Z" w16du:dateUtc="2025-12-08T15:36:00Z">
        <w:r w:rsidRPr="00BE0232" w:rsidDel="002867E7">
          <w:rPr>
            <w:rFonts w:ascii="Arial" w:hAnsi="Arial" w:cs="Arial"/>
            <w:sz w:val="21"/>
            <w:szCs w:val="21"/>
          </w:rPr>
          <w:br/>
        </w:r>
        <w:r w:rsidR="00316C2C" w:rsidRPr="00BE0232" w:rsidDel="002867E7">
          <w:rPr>
            <w:rFonts w:ascii="Arial" w:hAnsi="Arial" w:cs="Arial"/>
            <w:sz w:val="21"/>
            <w:szCs w:val="21"/>
          </w:rPr>
          <w:delText>In order to outline the Petitioner’s leading and critical role, Counsel will iterate the evidentiary submission within the statutory, regulatory, and administrative judicial frameworks provided to facilitate sound documentation of this category. Counsel will endeavor to ensure that the evidence satisfies:</w:delText>
        </w:r>
      </w:del>
    </w:p>
    <w:p w14:paraId="3A427BBF" w14:textId="5B86408D" w:rsidR="000C7DAC" w:rsidRPr="00BE0232" w:rsidDel="002867E7" w:rsidRDefault="00545AB1"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4" w:author="Pamidi,Sushma" w:date="2025-12-08T09:36:00Z" w16du:dateUtc="2025-12-08T15:36:00Z"/>
          <w:rFonts w:ascii="Arial" w:hAnsi="Arial" w:cs="Arial"/>
          <w:bCs/>
          <w:color w:val="833C0B" w:themeColor="accent2" w:themeShade="80"/>
          <w:sz w:val="21"/>
          <w:szCs w:val="21"/>
        </w:rPr>
      </w:pPr>
      <w:del w:id="5" w:author="Pamidi,Sushma" w:date="2025-12-08T09:36:00Z" w16du:dateUtc="2025-12-08T15:36:00Z">
        <w:r w:rsidRPr="00BE0232" w:rsidDel="002867E7">
          <w:rPr>
            <w:rFonts w:ascii="Arial" w:hAnsi="Arial" w:cs="Arial"/>
            <w:bCs/>
            <w:color w:val="833C0B" w:themeColor="accent2" w:themeShade="80"/>
            <w:sz w:val="21"/>
            <w:szCs w:val="21"/>
          </w:rPr>
          <w:delText>8</w:delText>
        </w:r>
        <w:r w:rsidR="003579B0" w:rsidRPr="00BE0232" w:rsidDel="002867E7">
          <w:rPr>
            <w:rFonts w:ascii="Arial" w:hAnsi="Arial" w:cs="Arial"/>
            <w:bCs/>
            <w:color w:val="833C0B" w:themeColor="accent2" w:themeShade="80"/>
            <w:sz w:val="21"/>
            <w:szCs w:val="21"/>
          </w:rPr>
          <w:delText xml:space="preserve"> CFR 204.5(h)(3)(viii)</w:delText>
        </w:r>
      </w:del>
    </w:p>
    <w:p w14:paraId="2AD9DE46" w14:textId="091FAD7F" w:rsidR="003579B0" w:rsidRPr="00BE0232" w:rsidDel="002867E7" w:rsidRDefault="003579B0"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6" w:author="Pamidi,Sushma" w:date="2025-12-08T09:36:00Z" w16du:dateUtc="2025-12-08T15:36:00Z"/>
          <w:rFonts w:ascii="Arial" w:hAnsi="Arial" w:cs="Arial"/>
          <w:bCs/>
          <w:color w:val="833C0B" w:themeColor="accent2" w:themeShade="80"/>
          <w:sz w:val="21"/>
          <w:szCs w:val="21"/>
        </w:rPr>
      </w:pPr>
      <w:del w:id="7" w:author="Pamidi,Sushma" w:date="2025-12-08T09:36:00Z" w16du:dateUtc="2025-12-08T15:36:00Z">
        <w:r w:rsidRPr="00BE0232" w:rsidDel="002867E7">
          <w:rPr>
            <w:rFonts w:ascii="Arial" w:hAnsi="Arial" w:cs="Arial"/>
            <w:bCs/>
            <w:color w:val="833C0B" w:themeColor="accent2" w:themeShade="80"/>
            <w:sz w:val="21"/>
            <w:szCs w:val="21"/>
          </w:rPr>
          <w:delText xml:space="preserve">Evidence that the </w:delText>
        </w:r>
        <w:r w:rsidR="00E87032" w:rsidRPr="00BE0232" w:rsidDel="002867E7">
          <w:rPr>
            <w:rFonts w:ascii="Arial" w:hAnsi="Arial" w:cs="Arial"/>
            <w:bCs/>
            <w:color w:val="833C0B" w:themeColor="accent2" w:themeShade="80"/>
            <w:sz w:val="21"/>
            <w:szCs w:val="21"/>
          </w:rPr>
          <w:delText>person</w:delText>
        </w:r>
        <w:r w:rsidRPr="00BE0232" w:rsidDel="002867E7">
          <w:rPr>
            <w:rFonts w:ascii="Arial" w:hAnsi="Arial" w:cs="Arial"/>
            <w:bCs/>
            <w:color w:val="833C0B" w:themeColor="accent2" w:themeShade="80"/>
            <w:sz w:val="21"/>
            <w:szCs w:val="21"/>
          </w:rPr>
          <w:delText xml:space="preserve"> has performed in a leading or critical role for organizations or establishments that have a distinguished reputation.</w:delText>
        </w:r>
      </w:del>
    </w:p>
    <w:p w14:paraId="1D9A6A18" w14:textId="1F4FA240" w:rsidR="000C7DAC" w:rsidRPr="00BE0232" w:rsidDel="002867E7" w:rsidRDefault="000C7DAC"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8" w:author="Pamidi,Sushma" w:date="2025-12-08T09:36:00Z" w16du:dateUtc="2025-12-08T15:36:00Z"/>
          <w:rFonts w:ascii="Arial" w:hAnsi="Arial" w:cs="Arial"/>
          <w:bCs/>
          <w:color w:val="833C0B" w:themeColor="accent2" w:themeShade="80"/>
          <w:sz w:val="21"/>
          <w:szCs w:val="21"/>
        </w:rPr>
      </w:pPr>
    </w:p>
    <w:p w14:paraId="0330F987" w14:textId="15118D5A" w:rsidR="0054160D" w:rsidRPr="00BE0232" w:rsidDel="002867E7" w:rsidRDefault="003579B0" w:rsidP="001E1FCE">
      <w:pPr>
        <w:pStyle w:val="ListParagraph"/>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9" w:author="Pamidi,Sushma" w:date="2025-12-08T09:36:00Z" w16du:dateUtc="2025-12-08T15:36:00Z"/>
          <w:rFonts w:cs="Arial"/>
          <w:szCs w:val="21"/>
        </w:rPr>
      </w:pPr>
      <w:del w:id="10" w:author="Pamidi,Sushma" w:date="2025-12-08T09:36:00Z" w16du:dateUtc="2025-12-08T15:36:00Z">
        <w:r w:rsidRPr="00BE0232" w:rsidDel="002867E7">
          <w:rPr>
            <w:rFonts w:cs="Arial"/>
            <w:szCs w:val="21"/>
          </w:rPr>
          <w:delText xml:space="preserve">Counsel will then summarize the evidence to be presented under the plain reading </w:delText>
        </w:r>
        <w:r w:rsidR="003E6EB0" w:rsidRPr="00BE0232" w:rsidDel="002867E7">
          <w:rPr>
            <w:rFonts w:cs="Arial"/>
            <w:szCs w:val="21"/>
          </w:rPr>
          <w:delText xml:space="preserve">of </w:delText>
        </w:r>
        <w:r w:rsidRPr="00BE0232" w:rsidDel="002867E7">
          <w:rPr>
            <w:rFonts w:cs="Arial"/>
            <w:szCs w:val="21"/>
          </w:rPr>
          <w:delText xml:space="preserve">8 CFR 204.5(h)(3)(viii) </w:delText>
        </w:r>
        <w:r w:rsidR="003E6EB0" w:rsidRPr="00BE0232" w:rsidDel="002867E7">
          <w:rPr>
            <w:rFonts w:cs="Arial"/>
            <w:szCs w:val="21"/>
          </w:rPr>
          <w:delText>to</w:delText>
        </w:r>
        <w:r w:rsidRPr="00BE0232" w:rsidDel="002867E7">
          <w:rPr>
            <w:rFonts w:cs="Arial"/>
            <w:szCs w:val="21"/>
          </w:rPr>
          <w:delText xml:space="preserve"> establish a prima facie case as to why the evidence present</w:delText>
        </w:r>
        <w:r w:rsidR="003E6EB0" w:rsidRPr="00BE0232" w:rsidDel="002867E7">
          <w:rPr>
            <w:rFonts w:cs="Arial"/>
            <w:szCs w:val="21"/>
          </w:rPr>
          <w:delText>ed</w:delText>
        </w:r>
        <w:r w:rsidRPr="00BE0232" w:rsidDel="002867E7">
          <w:rPr>
            <w:rFonts w:cs="Arial"/>
            <w:szCs w:val="21"/>
          </w:rPr>
          <w:delText xml:space="preserve"> should meet the burden </w:delText>
        </w:r>
        <w:r w:rsidR="003E6EB0" w:rsidRPr="00BE0232" w:rsidDel="002867E7">
          <w:rPr>
            <w:rFonts w:cs="Arial"/>
            <w:szCs w:val="21"/>
          </w:rPr>
          <w:delText>of</w:delText>
        </w:r>
        <w:r w:rsidRPr="00BE0232" w:rsidDel="002867E7">
          <w:rPr>
            <w:rFonts w:cs="Arial"/>
            <w:szCs w:val="21"/>
          </w:rPr>
          <w:delText xml:space="preserve"> proof required to ground this category. Counsel will take each instance in turn and summarize their merits accordingly. </w:delText>
        </w:r>
      </w:del>
    </w:p>
    <w:p w14:paraId="08E15835" w14:textId="0B551A9D" w:rsidR="00237A5E" w:rsidRPr="00BE0232" w:rsidDel="002867E7" w:rsidRDefault="00237A5E" w:rsidP="00237A5E">
      <w:pPr>
        <w:pStyle w:val="NoteLevel11"/>
        <w:numPr>
          <w:ilvl w:val="0"/>
          <w:numId w:val="0"/>
        </w:numPr>
        <w:spacing w:line="360" w:lineRule="auto"/>
        <w:contextualSpacing w:val="0"/>
        <w:rPr>
          <w:del w:id="11" w:author="Pamidi,Sushma" w:date="2025-12-08T09:36:00Z" w16du:dateUtc="2025-12-08T15:36:00Z"/>
          <w:rFonts w:ascii="Arial" w:hAnsi="Arial" w:cs="Arial"/>
          <w:b/>
          <w:szCs w:val="21"/>
        </w:rPr>
      </w:pPr>
      <w:del w:id="12" w:author="Pamidi,Sushma" w:date="2025-12-08T09:36:00Z" w16du:dateUtc="2025-12-08T15:36:00Z">
        <w:r w:rsidRPr="00BE0232" w:rsidDel="002867E7">
          <w:rPr>
            <w:rFonts w:ascii="Arial" w:hAnsi="Arial" w:cs="Arial"/>
            <w:b/>
            <w:szCs w:val="21"/>
          </w:rPr>
          <w:delText>Policy Manual Requirements for the Category for which Evidence is Being Submitted</w:delText>
        </w:r>
      </w:del>
    </w:p>
    <w:p w14:paraId="4801AA85" w14:textId="79DA38E3" w:rsidR="00237A5E" w:rsidRPr="00BE0232" w:rsidDel="002867E7" w:rsidRDefault="00237A5E" w:rsidP="00BD244D">
      <w:pPr>
        <w:pStyle w:val="NoteLevel11"/>
        <w:numPr>
          <w:ilvl w:val="0"/>
          <w:numId w:val="0"/>
        </w:numPr>
        <w:rPr>
          <w:del w:id="13" w:author="Pamidi,Sushma" w:date="2025-12-08T09:36:00Z" w16du:dateUtc="2025-12-08T15:36:00Z"/>
          <w:rFonts w:ascii="Arial" w:hAnsi="Arial" w:cs="Arial"/>
          <w:b/>
          <w:bCs/>
        </w:rPr>
      </w:pPr>
      <w:del w:id="14" w:author="Pamidi,Sushma" w:date="2025-12-08T09:36:00Z" w16du:dateUtc="2025-12-08T15:36:00Z">
        <w:r w:rsidRPr="00BE0232" w:rsidDel="002867E7">
          <w:rPr>
            <w:rFonts w:ascii="Arial" w:hAnsi="Arial" w:cs="Arial"/>
            <w:b/>
            <w:bCs/>
          </w:rPr>
          <w:delText>USCIS Policy Manual – Volume 6 – Part F – Chapter 2 – Criterion 8:</w:delText>
        </w:r>
      </w:del>
    </w:p>
    <w:p w14:paraId="02F782CF" w14:textId="43C545D0" w:rsidR="00BD244D" w:rsidRPr="00BE0232" w:rsidDel="002867E7" w:rsidRDefault="00BD244D" w:rsidP="00BD244D">
      <w:pPr>
        <w:pStyle w:val="NoteLevel11"/>
        <w:numPr>
          <w:ilvl w:val="0"/>
          <w:numId w:val="0"/>
        </w:numPr>
        <w:rPr>
          <w:del w:id="15" w:author="Pamidi,Sushma" w:date="2025-12-08T09:36:00Z" w16du:dateUtc="2025-12-08T15:36:00Z"/>
          <w:rFonts w:ascii="Arial" w:hAnsi="Arial" w:cs="Arial"/>
          <w:b/>
          <w:bCs/>
        </w:rPr>
      </w:pPr>
    </w:p>
    <w:p w14:paraId="6C61E2DD" w14:textId="50731519" w:rsidR="0054160D" w:rsidRPr="00BE0232" w:rsidDel="002867E7" w:rsidRDefault="005978F3" w:rsidP="001E1FCE">
      <w:pPr>
        <w:pStyle w:val="ListParagraph"/>
        <w:widowControl w:val="0"/>
        <w:numPr>
          <w:ilvl w:val="0"/>
          <w:numId w:val="10"/>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16" w:author="Pamidi,Sushma" w:date="2025-12-08T09:36:00Z" w16du:dateUtc="2025-12-08T15:36:00Z"/>
          <w:rFonts w:cs="Arial"/>
          <w:szCs w:val="21"/>
        </w:rPr>
      </w:pPr>
      <w:del w:id="17" w:author="Pamidi,Sushma" w:date="2025-12-08T09:36:00Z" w16du:dateUtc="2025-12-08T15:36:00Z">
        <w:r w:rsidRPr="00BE0232" w:rsidDel="002867E7">
          <w:rPr>
            <w:rFonts w:cs="Arial"/>
            <w:szCs w:val="21"/>
          </w:rPr>
          <w:delText>The person has performed in a leading or critical role for organizations or establishments that have a distinguished reputation</w:delText>
        </w:r>
        <w:r w:rsidR="0054160D" w:rsidRPr="00BE0232" w:rsidDel="002867E7">
          <w:rPr>
            <w:rFonts w:cs="Arial"/>
            <w:szCs w:val="21"/>
          </w:rPr>
          <w:delText>.</w:delText>
        </w:r>
      </w:del>
    </w:p>
    <w:p w14:paraId="024923D0" w14:textId="33F71526" w:rsidR="00ED4ED1" w:rsidRPr="00BE0232" w:rsidDel="002867E7" w:rsidRDefault="00DB4C22" w:rsidP="00ED4ED1">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ind w:left="360"/>
        <w:jc w:val="both"/>
        <w:rPr>
          <w:del w:id="18" w:author="Pamidi,Sushma" w:date="2025-12-08T09:36:00Z" w16du:dateUtc="2025-12-08T15:36:00Z"/>
          <w:rFonts w:ascii="Arial" w:hAnsi="Arial" w:cs="Arial"/>
          <w:sz w:val="21"/>
          <w:szCs w:val="21"/>
        </w:rPr>
      </w:pPr>
      <w:del w:id="19" w:author="Pamidi,Sushma" w:date="2025-12-08T09:36:00Z" w16du:dateUtc="2025-12-08T15:36:00Z">
        <w:r w:rsidRPr="00BE0232" w:rsidDel="002867E7">
          <w:rPr>
            <w:rFonts w:ascii="Arial" w:hAnsi="Arial" w:cs="Arial"/>
            <w:sz w:val="21"/>
            <w:szCs w:val="21"/>
          </w:rPr>
          <w:delText>Counsel will apply the policy manual when presenting the required evidence and demonstrate how the evidence meets the requirements set out in the policy manual.</w:delText>
        </w:r>
      </w:del>
    </w:p>
    <w:p w14:paraId="4AEF9FC7" w14:textId="1010B524" w:rsidR="0054160D" w:rsidRPr="00BE0232" w:rsidDel="002867E7" w:rsidRDefault="0054160D" w:rsidP="00DB4C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20" w:author="Pamidi,Sushma" w:date="2025-12-08T09:36:00Z" w16du:dateUtc="2025-12-08T15:36:00Z"/>
          <w:rFonts w:ascii="Arial" w:hAnsi="Arial" w:cs="Arial"/>
          <w:b/>
          <w:sz w:val="21"/>
          <w:szCs w:val="21"/>
        </w:rPr>
      </w:pPr>
      <w:del w:id="21" w:author="Pamidi,Sushma" w:date="2025-12-08T09:36:00Z" w16du:dateUtc="2025-12-08T15:36:00Z">
        <w:r w:rsidRPr="00BE0232" w:rsidDel="002867E7">
          <w:rPr>
            <w:rFonts w:ascii="Arial" w:hAnsi="Arial" w:cs="Arial"/>
            <w:b/>
            <w:sz w:val="21"/>
            <w:szCs w:val="21"/>
          </w:rPr>
          <w:delText>Applicable Administrative Appeals Office (AAO) Decisions</w:delText>
        </w:r>
      </w:del>
    </w:p>
    <w:p w14:paraId="65D17E7E" w14:textId="0BCF76B2" w:rsidR="00237A5E" w:rsidRPr="00BE0232" w:rsidDel="002867E7" w:rsidRDefault="0054160D" w:rsidP="001E1FCE">
      <w:pPr>
        <w:pStyle w:val="ListParagraph"/>
        <w:numPr>
          <w:ilvl w:val="0"/>
          <w:numId w:val="11"/>
        </w:numPr>
        <w:suppressAutoHyphens/>
        <w:spacing w:line="360" w:lineRule="auto"/>
        <w:jc w:val="both"/>
        <w:rPr>
          <w:del w:id="22" w:author="Pamidi,Sushma" w:date="2025-12-08T09:36:00Z" w16du:dateUtc="2025-12-08T15:36:00Z"/>
          <w:rFonts w:cs="Arial"/>
          <w:szCs w:val="21"/>
        </w:rPr>
      </w:pPr>
      <w:del w:id="23" w:author="Pamidi,Sushma" w:date="2025-12-08T09:36:00Z" w16du:dateUtc="2025-12-08T15:36:00Z">
        <w:r w:rsidRPr="00BE0232" w:rsidDel="002867E7">
          <w:rPr>
            <w:rFonts w:cs="Arial"/>
            <w:szCs w:val="21"/>
          </w:rPr>
          <w:delText>Finally, Counsel will outline recent Administrative Appeals Office decisions governing EB1 cases that instruct as to the proper evaluation of the evidence submitted and then discuss how the evidence submitted for this category should be deemed to have met the 8 CFR 204.5(h)(3)(viii) statutory requirements</w:delText>
        </w:r>
        <w:r w:rsidR="00ED4ED1" w:rsidRPr="00BE0232" w:rsidDel="002867E7">
          <w:rPr>
            <w:rFonts w:cs="Arial"/>
            <w:szCs w:val="21"/>
          </w:rPr>
          <w:delText xml:space="preserve"> </w:delText>
        </w:r>
        <w:r w:rsidR="00237A5E" w:rsidRPr="00BE0232" w:rsidDel="002867E7">
          <w:rPr>
            <w:rFonts w:cs="Arial"/>
            <w:szCs w:val="21"/>
          </w:rPr>
          <w:delText xml:space="preserve">when read in conjunction with requirements in the Policy Manual - Volume 6 - Part F – Chapter 2 - Criterion 8 </w:delText>
        </w:r>
      </w:del>
    </w:p>
    <w:p w14:paraId="30EE9984" w14:textId="31093DFE" w:rsidR="00237A5E" w:rsidRPr="00BE0232" w:rsidDel="002867E7" w:rsidRDefault="00237A5E" w:rsidP="00237A5E">
      <w:pPr>
        <w:pStyle w:val="ListParagraph"/>
        <w:suppressAutoHyphens/>
        <w:spacing w:line="360" w:lineRule="auto"/>
        <w:jc w:val="both"/>
        <w:rPr>
          <w:del w:id="24" w:author="Pamidi,Sushma" w:date="2025-12-08T09:36:00Z" w16du:dateUtc="2025-12-08T15:36:00Z"/>
          <w:rFonts w:cs="Arial"/>
          <w:szCs w:val="21"/>
        </w:rPr>
      </w:pPr>
    </w:p>
    <w:p w14:paraId="4C842C74" w14:textId="0A1ED75B" w:rsidR="00316C2C" w:rsidRPr="00BE0232" w:rsidDel="002867E7" w:rsidRDefault="00316C2C" w:rsidP="001E1FCE">
      <w:pPr>
        <w:pStyle w:val="ListParagraph"/>
        <w:widowControl w:val="0"/>
        <w:numPr>
          <w:ilvl w:val="0"/>
          <w:numId w:val="9"/>
        </w:numPr>
        <w:tabs>
          <w:tab w:val="left" w:pos="720"/>
          <w:tab w:val="left" w:pos="1080"/>
        </w:tabs>
        <w:autoSpaceDE w:val="0"/>
        <w:autoSpaceDN w:val="0"/>
        <w:adjustRightInd w:val="0"/>
        <w:spacing w:after="240" w:line="360" w:lineRule="auto"/>
        <w:jc w:val="both"/>
        <w:rPr>
          <w:del w:id="25" w:author="Pamidi,Sushma" w:date="2025-12-08T09:36:00Z" w16du:dateUtc="2025-12-08T15:36:00Z"/>
          <w:rFonts w:cs="Arial"/>
          <w:szCs w:val="21"/>
        </w:rPr>
      </w:pPr>
      <w:del w:id="26" w:author="Pamidi,Sushma" w:date="2025-12-08T09:36:00Z" w16du:dateUtc="2025-12-08T15:36:00Z">
        <w:r w:rsidRPr="00BE0232" w:rsidDel="002867E7">
          <w:rPr>
            <w:rFonts w:cs="Arial"/>
            <w:szCs w:val="21"/>
          </w:rPr>
          <w:delText xml:space="preserve">Counsel trusts that this approach will assist </w:delText>
        </w:r>
        <w:r w:rsidR="00ED4ED1" w:rsidRPr="00BE0232" w:rsidDel="002867E7">
          <w:rPr>
            <w:rFonts w:cs="Arial"/>
            <w:szCs w:val="21"/>
          </w:rPr>
          <w:delText>the Officer</w:delText>
        </w:r>
        <w:r w:rsidRPr="00BE0232" w:rsidDel="002867E7">
          <w:rPr>
            <w:rFonts w:cs="Arial"/>
            <w:szCs w:val="21"/>
          </w:rPr>
          <w:delText xml:space="preserve"> in an efficient adjudication process. </w:delText>
        </w:r>
      </w:del>
    </w:p>
    <w:p w14:paraId="05AA2D45" w14:textId="5C386685" w:rsidR="002F13F1" w:rsidRPr="00BE0232" w:rsidDel="002867E7" w:rsidRDefault="002F13F1" w:rsidP="00316C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7" w:author="Pamidi,Sushma" w:date="2025-12-08T09:36:00Z" w16du:dateUtc="2025-12-08T15:36:00Z"/>
          <w:rFonts w:ascii="Arial" w:hAnsi="Arial" w:cs="Arial"/>
          <w:b/>
          <w:bCs/>
          <w:color w:val="632423"/>
          <w:sz w:val="21"/>
          <w:szCs w:val="21"/>
        </w:rPr>
      </w:pPr>
    </w:p>
    <w:p w14:paraId="6C975C59" w14:textId="7AC1D973" w:rsidR="004A4AE9" w:rsidRPr="00BE0232" w:rsidDel="002867E7" w:rsidRDefault="004A4AE9" w:rsidP="008A6989">
      <w:pPr>
        <w:spacing w:after="160" w:line="259" w:lineRule="auto"/>
        <w:jc w:val="center"/>
        <w:rPr>
          <w:del w:id="28" w:author="Pamidi,Sushma" w:date="2025-12-08T09:36:00Z" w16du:dateUtc="2025-12-08T15:36:00Z"/>
          <w:rFonts w:ascii="Arial" w:hAnsi="Arial" w:cs="Arial"/>
          <w:b/>
          <w:bCs/>
          <w:color w:val="833C0B"/>
          <w:sz w:val="28"/>
          <w:szCs w:val="21"/>
        </w:rPr>
      </w:pPr>
      <w:bookmarkStart w:id="29" w:name="_Hlk161650700"/>
    </w:p>
    <w:p w14:paraId="7E7C9E81" w14:textId="57136D78" w:rsidR="008A6989" w:rsidRPr="00BE0232" w:rsidDel="002867E7" w:rsidRDefault="008A6989" w:rsidP="008A6989">
      <w:pPr>
        <w:spacing w:after="160" w:line="259" w:lineRule="auto"/>
        <w:jc w:val="center"/>
        <w:rPr>
          <w:del w:id="30" w:author="Pamidi,Sushma" w:date="2025-12-08T09:36:00Z" w16du:dateUtc="2025-12-08T15:36:00Z"/>
          <w:rFonts w:ascii="Arial" w:hAnsi="Arial" w:cs="Arial"/>
          <w:b/>
          <w:bCs/>
          <w:color w:val="833C0B"/>
          <w:sz w:val="28"/>
          <w:szCs w:val="21"/>
        </w:rPr>
      </w:pPr>
      <w:del w:id="31" w:author="Pamidi,Sushma" w:date="2025-12-08T09:36:00Z" w16du:dateUtc="2025-12-08T15:36:00Z">
        <w:r w:rsidRPr="00BE0232" w:rsidDel="002867E7">
          <w:rPr>
            <w:rFonts w:ascii="Arial" w:hAnsi="Arial" w:cs="Arial"/>
            <w:b/>
            <w:bCs/>
            <w:color w:val="833C0B"/>
            <w:sz w:val="28"/>
            <w:szCs w:val="21"/>
          </w:rPr>
          <w:delText>Synopsis of the Petitioner’s Leading or Critical Roles</w:delText>
        </w:r>
      </w:del>
    </w:p>
    <w:p w14:paraId="0DD9B1DA" w14:textId="12662177" w:rsidR="00EA3FCF" w:rsidRPr="00BE0232" w:rsidDel="002867E7" w:rsidRDefault="00EA3FCF" w:rsidP="00EA3FC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32" w:author="Pamidi,Sushma" w:date="2025-12-08T09:36:00Z" w16du:dateUtc="2025-12-08T15:36:00Z"/>
          <w:rFonts w:ascii="Arial" w:hAnsi="Arial" w:cs="Arial"/>
          <w:bCs/>
          <w:color w:val="833C0B" w:themeColor="accent2" w:themeShade="80"/>
          <w:sz w:val="21"/>
          <w:szCs w:val="21"/>
        </w:rPr>
      </w:pPr>
      <w:del w:id="33" w:author="Pamidi,Sushma" w:date="2025-12-08T09:36:00Z" w16du:dateUtc="2025-12-08T15:36:00Z">
        <w:r w:rsidRPr="00BE0232" w:rsidDel="002867E7">
          <w:rPr>
            <w:rFonts w:ascii="Arial" w:hAnsi="Arial" w:cs="Arial"/>
            <w:bCs/>
            <w:color w:val="833C0B" w:themeColor="accent2" w:themeShade="80"/>
            <w:sz w:val="21"/>
            <w:szCs w:val="21"/>
          </w:rPr>
          <w:delText>8 CFR 204.5(h)(3)(viii)</w:delText>
        </w:r>
      </w:del>
    </w:p>
    <w:p w14:paraId="7388BCC0" w14:textId="6C8F6F17" w:rsidR="003579B0" w:rsidRPr="00BE0232" w:rsidDel="002867E7" w:rsidRDefault="00EA3FCF"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4" w:author="Pamidi,Sushma" w:date="2025-12-08T09:36:00Z" w16du:dateUtc="2025-12-08T15:36:00Z"/>
          <w:rFonts w:ascii="Arial" w:hAnsi="Arial" w:cs="Arial"/>
          <w:bCs/>
          <w:color w:val="833C0B" w:themeColor="accent2" w:themeShade="80"/>
          <w:sz w:val="21"/>
          <w:szCs w:val="21"/>
        </w:rPr>
      </w:pPr>
      <w:del w:id="35" w:author="Pamidi,Sushma" w:date="2025-12-08T09:36:00Z" w16du:dateUtc="2025-12-08T15:36:00Z">
        <w:r w:rsidRPr="00BE0232" w:rsidDel="002867E7">
          <w:rPr>
            <w:rFonts w:ascii="Arial" w:hAnsi="Arial" w:cs="Arial"/>
            <w:bCs/>
            <w:color w:val="833C0B" w:themeColor="accent2" w:themeShade="80"/>
            <w:sz w:val="21"/>
            <w:szCs w:val="21"/>
          </w:rPr>
          <w:delText xml:space="preserve">Evidence that the </w:delText>
        </w:r>
        <w:r w:rsidR="00237A5E" w:rsidRPr="00BE0232" w:rsidDel="002867E7">
          <w:rPr>
            <w:rFonts w:ascii="Arial" w:hAnsi="Arial" w:cs="Arial"/>
            <w:bCs/>
            <w:color w:val="833C0B" w:themeColor="accent2" w:themeShade="80"/>
            <w:sz w:val="21"/>
            <w:szCs w:val="21"/>
          </w:rPr>
          <w:delText>person</w:delText>
        </w:r>
        <w:r w:rsidRPr="00BE0232" w:rsidDel="002867E7">
          <w:rPr>
            <w:rFonts w:ascii="Arial" w:hAnsi="Arial" w:cs="Arial"/>
            <w:bCs/>
            <w:color w:val="833C0B" w:themeColor="accent2" w:themeShade="80"/>
            <w:sz w:val="21"/>
            <w:szCs w:val="21"/>
          </w:rPr>
          <w:delText xml:space="preserve"> has performed in a leading or critical role for organization</w:delText>
        </w:r>
        <w:r w:rsidR="004A4AE9" w:rsidRPr="00BE0232" w:rsidDel="002867E7">
          <w:rPr>
            <w:rFonts w:ascii="Arial" w:hAnsi="Arial" w:cs="Arial"/>
            <w:bCs/>
            <w:color w:val="833C0B" w:themeColor="accent2" w:themeShade="80"/>
            <w:sz w:val="21"/>
            <w:szCs w:val="21"/>
          </w:rPr>
          <w:delText>s</w:delText>
        </w:r>
        <w:r w:rsidRPr="00BE0232" w:rsidDel="002867E7">
          <w:rPr>
            <w:rFonts w:ascii="Arial" w:hAnsi="Arial" w:cs="Arial"/>
            <w:bCs/>
            <w:color w:val="833C0B" w:themeColor="accent2" w:themeShade="80"/>
            <w:sz w:val="21"/>
            <w:szCs w:val="21"/>
          </w:rPr>
          <w:delText xml:space="preserve"> or establishments that have a distinguished reputation</w:delText>
        </w:r>
        <w:r w:rsidR="003579B0" w:rsidRPr="00BE0232" w:rsidDel="002867E7">
          <w:rPr>
            <w:rFonts w:ascii="Arial" w:hAnsi="Arial" w:cs="Arial"/>
            <w:bCs/>
            <w:color w:val="833C0B" w:themeColor="accent2" w:themeShade="80"/>
            <w:sz w:val="21"/>
            <w:szCs w:val="21"/>
          </w:rPr>
          <w:delText>.</w:delText>
        </w:r>
      </w:del>
    </w:p>
    <w:p w14:paraId="185E0CAA" w14:textId="55A5B79F" w:rsidR="000C7DAC" w:rsidRPr="00BE0232" w:rsidDel="002867E7" w:rsidRDefault="000C7DAC" w:rsidP="000C7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6" w:author="Pamidi,Sushma" w:date="2025-12-08T09:36:00Z" w16du:dateUtc="2025-12-08T15:36:00Z"/>
          <w:rFonts w:ascii="Arial" w:hAnsi="Arial" w:cs="Arial"/>
          <w:bCs/>
          <w:color w:val="833C0B" w:themeColor="accent2" w:themeShade="80"/>
          <w:sz w:val="21"/>
          <w:szCs w:val="21"/>
        </w:rPr>
      </w:pPr>
    </w:p>
    <w:bookmarkEnd w:id="29"/>
    <w:p w14:paraId="20EA5FBD" w14:textId="46EAEE37" w:rsidR="00327342" w:rsidRPr="00BE0232" w:rsidDel="002867E7" w:rsidRDefault="00F072BC" w:rsidP="00327342">
      <w:pPr>
        <w:spacing w:line="360" w:lineRule="auto"/>
        <w:jc w:val="both"/>
        <w:rPr>
          <w:del w:id="37" w:author="Pamidi,Sushma" w:date="2025-12-08T09:36:00Z" w16du:dateUtc="2025-12-08T15:36:00Z"/>
          <w:rFonts w:ascii="Arial" w:hAnsi="Arial" w:cs="Arial"/>
          <w:b/>
          <w:bCs/>
          <w:color w:val="000000" w:themeColor="text1"/>
          <w:sz w:val="21"/>
          <w:szCs w:val="21"/>
        </w:rPr>
      </w:pPr>
      <w:del w:id="38" w:author="Pamidi,Sushma" w:date="2025-12-08T09:36:00Z" w16du:dateUtc="2025-12-08T15:36:00Z">
        <w:r w:rsidRPr="00BE0232" w:rsidDel="002867E7">
          <w:rPr>
            <w:rFonts w:ascii="Arial" w:hAnsi="Arial" w:cs="Arial"/>
            <w:bCs/>
            <w:color w:val="000000" w:themeColor="text1"/>
            <w:sz w:val="21"/>
            <w:szCs w:val="21"/>
          </w:rPr>
          <w:delText xml:space="preserve">The Petitioner is an accomplished </w:delText>
        </w:r>
        <w:r w:rsidR="005B4933" w:rsidRPr="00BE0232" w:rsidDel="002867E7">
          <w:rPr>
            <w:rFonts w:ascii="Arial" w:hAnsi="Arial" w:cs="Arial"/>
            <w:b/>
            <w:bCs/>
            <w:color w:val="000000" w:themeColor="text1"/>
            <w:sz w:val="21"/>
            <w:szCs w:val="21"/>
          </w:rPr>
          <w:delText>Senior</w:delText>
        </w:r>
        <w:r w:rsidR="00892F76" w:rsidRPr="00BE0232" w:rsidDel="002867E7">
          <w:rPr>
            <w:rFonts w:ascii="Arial" w:hAnsi="Arial" w:cs="Arial"/>
            <w:b/>
            <w:bCs/>
            <w:color w:val="000000" w:themeColor="text1"/>
            <w:sz w:val="21"/>
            <w:szCs w:val="21"/>
          </w:rPr>
          <w:delText xml:space="preserve"> </w:delText>
        </w:r>
        <w:r w:rsidR="005B4933" w:rsidRPr="00BE0232" w:rsidDel="002867E7">
          <w:rPr>
            <w:rFonts w:ascii="Arial" w:hAnsi="Arial" w:cs="Arial"/>
            <w:b/>
            <w:bCs/>
            <w:color w:val="000000" w:themeColor="text1"/>
            <w:sz w:val="21"/>
            <w:szCs w:val="21"/>
          </w:rPr>
          <w:delText>Manager</w:delText>
        </w:r>
        <w:r w:rsidRPr="00BE0232" w:rsidDel="002867E7">
          <w:rPr>
            <w:rFonts w:ascii="Arial" w:hAnsi="Arial" w:cs="Arial"/>
            <w:b/>
            <w:bCs/>
            <w:color w:val="000000" w:themeColor="text1"/>
            <w:sz w:val="21"/>
            <w:szCs w:val="21"/>
          </w:rPr>
          <w:delText xml:space="preserve"> </w:delText>
        </w:r>
        <w:r w:rsidR="00327342" w:rsidRPr="00BE0232" w:rsidDel="002867E7">
          <w:rPr>
            <w:rFonts w:ascii="Arial" w:hAnsi="Arial" w:cs="Arial"/>
            <w:b/>
            <w:bCs/>
            <w:color w:val="000000" w:themeColor="text1"/>
            <w:sz w:val="21"/>
            <w:szCs w:val="21"/>
          </w:rPr>
          <w:delText xml:space="preserve">in Healthcare Program Management at CVS Health, RI. </w:delText>
        </w:r>
        <w:r w:rsidR="00622897" w:rsidRPr="00BE0232" w:rsidDel="002867E7">
          <w:rPr>
            <w:rFonts w:ascii="Arial" w:hAnsi="Arial" w:cs="Arial"/>
            <w:color w:val="000000" w:themeColor="text1"/>
            <w:sz w:val="21"/>
            <w:szCs w:val="21"/>
          </w:rPr>
          <w:delText>CVS Health is the leading health solutions company, delivering care like no one else can. We reach more people and improve the health of communities across America through our local presence, digital channels, and approximately 300,000 dedicated colleagues — including more than 40,000 physicians, pharmacists, nurses, and nurse practitioners.</w:delText>
        </w:r>
        <w:r w:rsidR="00622897" w:rsidRPr="00BE0232" w:rsidDel="002867E7">
          <w:rPr>
            <w:rFonts w:ascii="Arial" w:hAnsi="Arial" w:cs="Arial"/>
            <w:b/>
            <w:bCs/>
            <w:color w:val="000000" w:themeColor="text1"/>
            <w:sz w:val="21"/>
            <w:szCs w:val="21"/>
          </w:rPr>
          <w:delText xml:space="preserve"> </w:delText>
        </w:r>
      </w:del>
    </w:p>
    <w:p w14:paraId="0B5283CD" w14:textId="3DC17CD0" w:rsidR="00327342" w:rsidRPr="00BE0232" w:rsidDel="002867E7" w:rsidRDefault="00327342" w:rsidP="00327342">
      <w:pPr>
        <w:spacing w:line="360" w:lineRule="auto"/>
        <w:jc w:val="both"/>
        <w:rPr>
          <w:del w:id="39" w:author="Pamidi,Sushma" w:date="2025-12-08T09:36:00Z" w16du:dateUtc="2025-12-08T15:36:00Z"/>
          <w:rFonts w:ascii="Arial" w:hAnsi="Arial" w:cs="Arial"/>
          <w:bCs/>
          <w:color w:val="000000" w:themeColor="text1"/>
          <w:sz w:val="21"/>
          <w:szCs w:val="21"/>
        </w:rPr>
      </w:pPr>
    </w:p>
    <w:p w14:paraId="53FE931D" w14:textId="36106163" w:rsidR="00327342" w:rsidRPr="00BE0232" w:rsidDel="002867E7" w:rsidRDefault="00327342" w:rsidP="00327342">
      <w:pPr>
        <w:spacing w:line="360" w:lineRule="auto"/>
        <w:jc w:val="center"/>
        <w:rPr>
          <w:del w:id="40" w:author="Pamidi,Sushma" w:date="2025-12-08T09:36:00Z" w16du:dateUtc="2025-12-08T15:36:00Z"/>
          <w:rFonts w:ascii="Arial" w:hAnsi="Arial" w:cs="Arial"/>
          <w:bCs/>
          <w:color w:val="000000" w:themeColor="text1"/>
          <w:sz w:val="21"/>
          <w:szCs w:val="21"/>
        </w:rPr>
      </w:pPr>
      <w:del w:id="41" w:author="Pamidi,Sushma" w:date="2025-12-08T09:36:00Z" w16du:dateUtc="2025-12-08T15:36:00Z">
        <w:r w:rsidRPr="00BE0232" w:rsidDel="002867E7">
          <w:rPr>
            <w:rFonts w:ascii="Arial" w:hAnsi="Arial" w:cs="Arial"/>
            <w:bCs/>
            <w:noProof/>
            <w:color w:val="000000" w:themeColor="text1"/>
            <w:sz w:val="21"/>
            <w:szCs w:val="21"/>
          </w:rPr>
          <w:drawing>
            <wp:inline distT="0" distB="0" distL="0" distR="0" wp14:anchorId="74049852" wp14:editId="46FE4C30">
              <wp:extent cx="4362450" cy="2695575"/>
              <wp:effectExtent l="57150" t="0" r="57150" b="123825"/>
              <wp:docPr id="186219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2695575"/>
                      </a:xfrm>
                      <a:prstGeom prst="rect">
                        <a:avLst/>
                      </a:prstGeom>
                      <a:noFill/>
                      <a:effectLst>
                        <a:outerShdw blurRad="50800" dist="50800" dir="5400000" algn="ctr" rotWithShape="0">
                          <a:srgbClr val="000000">
                            <a:alpha val="50000"/>
                          </a:srgbClr>
                        </a:outerShdw>
                      </a:effectLst>
                    </pic:spPr>
                  </pic:pic>
                </a:graphicData>
              </a:graphic>
            </wp:inline>
          </w:drawing>
        </w:r>
      </w:del>
    </w:p>
    <w:p w14:paraId="177D1AC6" w14:textId="675B8FFB" w:rsidR="00327342" w:rsidRPr="00BE0232" w:rsidDel="002867E7" w:rsidRDefault="00622897" w:rsidP="00327342">
      <w:pPr>
        <w:spacing w:line="360" w:lineRule="auto"/>
        <w:jc w:val="both"/>
        <w:rPr>
          <w:del w:id="42" w:author="Pamidi,Sushma" w:date="2025-12-08T09:36:00Z" w16du:dateUtc="2025-12-08T15:36:00Z"/>
          <w:rFonts w:ascii="Arial" w:hAnsi="Arial" w:cs="Arial"/>
          <w:bCs/>
          <w:color w:val="000000" w:themeColor="text1"/>
          <w:sz w:val="21"/>
          <w:szCs w:val="21"/>
        </w:rPr>
      </w:pPr>
      <w:del w:id="43" w:author="Pamidi,Sushma" w:date="2025-12-08T09:36:00Z" w16du:dateUtc="2025-12-08T15:36:00Z">
        <w:r w:rsidRPr="00BE0232" w:rsidDel="002867E7">
          <w:rPr>
            <w:rFonts w:ascii="Arial" w:hAnsi="Arial" w:cs="Arial"/>
            <w:color w:val="000000" w:themeColor="text1"/>
            <w:sz w:val="21"/>
            <w:szCs w:val="21"/>
          </w:rPr>
          <w:delText>With over 15</w:delText>
        </w:r>
        <w:r w:rsidRPr="00BE0232" w:rsidDel="002867E7">
          <w:rPr>
            <w:rFonts w:ascii="Arial" w:hAnsi="Arial" w:cs="Arial"/>
            <w:b/>
            <w:bCs/>
            <w:color w:val="000000" w:themeColor="text1"/>
            <w:sz w:val="21"/>
            <w:szCs w:val="21"/>
          </w:rPr>
          <w:delText xml:space="preserve"> </w:delText>
        </w:r>
        <w:r w:rsidRPr="00BE0232" w:rsidDel="002867E7">
          <w:rPr>
            <w:rFonts w:ascii="Arial" w:hAnsi="Arial" w:cs="Arial"/>
            <w:color w:val="000000" w:themeColor="text1"/>
            <w:sz w:val="21"/>
            <w:szCs w:val="21"/>
          </w:rPr>
          <w:delText>years of</w:delText>
        </w:r>
        <w:r w:rsidRPr="00BE0232" w:rsidDel="002867E7">
          <w:rPr>
            <w:rFonts w:ascii="Arial" w:hAnsi="Arial" w:cs="Arial"/>
            <w:b/>
            <w:bCs/>
            <w:color w:val="000000" w:themeColor="text1"/>
            <w:sz w:val="21"/>
            <w:szCs w:val="21"/>
          </w:rPr>
          <w:delText xml:space="preserve"> </w:delText>
        </w:r>
        <w:r w:rsidRPr="00BE0232" w:rsidDel="002867E7">
          <w:rPr>
            <w:rFonts w:ascii="Arial" w:hAnsi="Arial" w:cs="Arial"/>
            <w:color w:val="000000" w:themeColor="text1"/>
            <w:sz w:val="21"/>
            <w:szCs w:val="21"/>
          </w:rPr>
          <w:delText>diverse experience in Technical and Business Project and Program Management, Delivery Management, and Strategic planning in various industries, he has provided his leadership to deliver multi-million-dollar initiatives of Strategic importance to Business. The Petitioner’s impressive academic achievements in business and technical education, acknowledged by multiple degrees in MBA, Masters in IT, PMP, CSM, and others, empowered him to lead teams of diverse skill sets, such as Application Development, Infrastructure, Data Analytics, Product Development, etc. to deliver Business value</w:delText>
        </w:r>
        <w:r w:rsidRPr="00BE0232" w:rsidDel="002867E7">
          <w:rPr>
            <w:rFonts w:ascii="Arial" w:hAnsi="Arial" w:cs="Arial"/>
            <w:bCs/>
            <w:color w:val="000000" w:themeColor="text1"/>
            <w:sz w:val="21"/>
            <w:szCs w:val="21"/>
          </w:rPr>
          <w:delText>.</w:delText>
        </w:r>
      </w:del>
    </w:p>
    <w:p w14:paraId="4D86CD04" w14:textId="7133BD2A" w:rsidR="00F072BC" w:rsidRPr="00BE0232" w:rsidDel="002867E7" w:rsidRDefault="005518B4" w:rsidP="00F072BC">
      <w:pPr>
        <w:spacing w:line="360" w:lineRule="auto"/>
        <w:jc w:val="both"/>
        <w:rPr>
          <w:del w:id="44" w:author="Pamidi,Sushma" w:date="2025-12-08T09:36:00Z" w16du:dateUtc="2025-12-08T15:36:00Z"/>
          <w:rFonts w:ascii="Arial" w:hAnsi="Arial" w:cs="Arial"/>
          <w:bCs/>
          <w:color w:val="000000" w:themeColor="text1"/>
          <w:sz w:val="21"/>
          <w:szCs w:val="21"/>
        </w:rPr>
      </w:pPr>
      <w:del w:id="45" w:author="Pamidi,Sushma" w:date="2025-12-08T09:36:00Z" w16du:dateUtc="2025-12-08T15:36:00Z">
        <w:r w:rsidRPr="00BE0232" w:rsidDel="002867E7">
          <w:rPr>
            <w:rFonts w:ascii="Arial" w:hAnsi="Arial" w:cs="Arial"/>
            <w:bCs/>
            <w:color w:val="000000" w:themeColor="text1"/>
            <w:sz w:val="21"/>
            <w:szCs w:val="21"/>
          </w:rPr>
          <w:delText xml:space="preserve">Throughout his </w:delText>
        </w:r>
        <w:r w:rsidR="00B96F35" w:rsidRPr="00BE0232" w:rsidDel="002867E7">
          <w:rPr>
            <w:rFonts w:ascii="Arial" w:hAnsi="Arial" w:cs="Arial"/>
            <w:bCs/>
            <w:color w:val="000000" w:themeColor="text1"/>
            <w:sz w:val="21"/>
            <w:szCs w:val="21"/>
          </w:rPr>
          <w:delText>exten</w:delText>
        </w:r>
        <w:r w:rsidR="00CC339E" w:rsidRPr="00BE0232" w:rsidDel="002867E7">
          <w:rPr>
            <w:rFonts w:ascii="Arial" w:hAnsi="Arial" w:cs="Arial"/>
            <w:bCs/>
            <w:color w:val="000000" w:themeColor="text1"/>
            <w:sz w:val="21"/>
            <w:szCs w:val="21"/>
          </w:rPr>
          <w:delText>siv</w:delText>
        </w:r>
        <w:r w:rsidR="00B96F35" w:rsidRPr="00BE0232" w:rsidDel="002867E7">
          <w:rPr>
            <w:rFonts w:ascii="Arial" w:hAnsi="Arial" w:cs="Arial"/>
            <w:bCs/>
            <w:color w:val="000000" w:themeColor="text1"/>
            <w:sz w:val="21"/>
            <w:szCs w:val="21"/>
          </w:rPr>
          <w:delText xml:space="preserve">e </w:delText>
        </w:r>
        <w:r w:rsidRPr="00BE0232" w:rsidDel="002867E7">
          <w:rPr>
            <w:rFonts w:ascii="Arial" w:hAnsi="Arial" w:cs="Arial"/>
            <w:bCs/>
            <w:color w:val="000000" w:themeColor="text1"/>
            <w:sz w:val="21"/>
            <w:szCs w:val="21"/>
          </w:rPr>
          <w:delText>career</w:delText>
        </w:r>
        <w:r w:rsidR="00B96F35" w:rsidRPr="00BE0232" w:rsidDel="002867E7">
          <w:rPr>
            <w:rFonts w:ascii="Arial" w:hAnsi="Arial" w:cs="Arial"/>
            <w:bCs/>
            <w:color w:val="000000" w:themeColor="text1"/>
            <w:sz w:val="21"/>
            <w:szCs w:val="21"/>
          </w:rPr>
          <w:delText xml:space="preserve"> in </w:delText>
        </w:r>
        <w:r w:rsidR="00480FE0" w:rsidRPr="00BE0232" w:rsidDel="002867E7">
          <w:rPr>
            <w:rFonts w:ascii="Arial" w:hAnsi="Arial" w:cs="Arial"/>
            <w:bCs/>
            <w:color w:val="000000" w:themeColor="text1"/>
            <w:sz w:val="21"/>
            <w:szCs w:val="21"/>
          </w:rPr>
          <w:delText>Healthcare Management, he successfully led highly</w:delText>
        </w:r>
        <w:r w:rsidR="00CC339E" w:rsidRPr="00BE0232" w:rsidDel="002867E7">
          <w:rPr>
            <w:rFonts w:ascii="Arial" w:hAnsi="Arial" w:cs="Arial"/>
            <w:bCs/>
            <w:color w:val="000000" w:themeColor="text1"/>
            <w:sz w:val="21"/>
            <w:szCs w:val="21"/>
          </w:rPr>
          <w:delText xml:space="preserve"> </w:delText>
        </w:r>
        <w:r w:rsidR="00480FE0" w:rsidRPr="00BE0232" w:rsidDel="002867E7">
          <w:rPr>
            <w:rFonts w:ascii="Arial" w:hAnsi="Arial" w:cs="Arial"/>
            <w:bCs/>
            <w:color w:val="000000" w:themeColor="text1"/>
            <w:sz w:val="21"/>
            <w:szCs w:val="21"/>
          </w:rPr>
          <w:delText xml:space="preserve">profitable projects </w:delText>
        </w:r>
        <w:r w:rsidR="00CC339E" w:rsidRPr="00BE0232" w:rsidDel="002867E7">
          <w:rPr>
            <w:rFonts w:ascii="Arial" w:hAnsi="Arial" w:cs="Arial"/>
            <w:bCs/>
            <w:color w:val="000000" w:themeColor="text1"/>
            <w:sz w:val="21"/>
            <w:szCs w:val="21"/>
          </w:rPr>
          <w:delText xml:space="preserve">that were awarded and recognized by respected authorities. </w:delText>
        </w:r>
      </w:del>
    </w:p>
    <w:p w14:paraId="3F097327" w14:textId="63713B60" w:rsidR="00CC339E" w:rsidRPr="00BE0232" w:rsidDel="002867E7" w:rsidRDefault="00CC339E" w:rsidP="00F072BC">
      <w:pPr>
        <w:spacing w:line="360" w:lineRule="auto"/>
        <w:jc w:val="both"/>
        <w:rPr>
          <w:del w:id="46" w:author="Pamidi,Sushma" w:date="2025-12-08T09:36:00Z" w16du:dateUtc="2025-12-08T15:36:00Z"/>
          <w:rFonts w:ascii="Arial" w:hAnsi="Arial" w:cs="Arial"/>
          <w:bCs/>
          <w:color w:val="000000" w:themeColor="text1"/>
          <w:sz w:val="21"/>
          <w:szCs w:val="21"/>
        </w:rPr>
      </w:pPr>
      <w:del w:id="47" w:author="Pamidi,Sushma" w:date="2025-12-08T09:36:00Z" w16du:dateUtc="2025-12-08T15:36:00Z">
        <w:r w:rsidRPr="00BE0232" w:rsidDel="002867E7">
          <w:rPr>
            <w:rFonts w:ascii="Arial" w:hAnsi="Arial" w:cs="Arial"/>
            <w:bCs/>
            <w:color w:val="000000" w:themeColor="text1"/>
            <w:sz w:val="21"/>
            <w:szCs w:val="21"/>
          </w:rPr>
          <w:delText xml:space="preserve">Counsel will showcase two of the Petitioner´s most significant and impactful roles. </w:delText>
        </w:r>
      </w:del>
    </w:p>
    <w:p w14:paraId="1777F5A5" w14:textId="09FFAEA4" w:rsidR="00CC339E" w:rsidRPr="00BE0232" w:rsidDel="002867E7" w:rsidRDefault="00CC339E" w:rsidP="00622897">
      <w:pPr>
        <w:spacing w:after="160" w:line="360" w:lineRule="auto"/>
        <w:rPr>
          <w:del w:id="48" w:author="Pamidi,Sushma" w:date="2025-12-08T09:36:00Z" w16du:dateUtc="2025-12-08T15:36:00Z"/>
          <w:rFonts w:ascii="Arial" w:hAnsi="Arial" w:cs="Arial"/>
          <w:b/>
          <w:bCs/>
          <w:sz w:val="21"/>
          <w:szCs w:val="21"/>
        </w:rPr>
      </w:pPr>
    </w:p>
    <w:p w14:paraId="20F6BF4C" w14:textId="6E9B9C4A" w:rsidR="002C61AA" w:rsidRPr="00BE0232" w:rsidDel="002867E7" w:rsidRDefault="002C61AA" w:rsidP="00276849">
      <w:pPr>
        <w:spacing w:after="160" w:line="360" w:lineRule="auto"/>
        <w:jc w:val="center"/>
        <w:rPr>
          <w:del w:id="49" w:author="Pamidi,Sushma" w:date="2025-12-08T09:36:00Z" w16du:dateUtc="2025-12-08T15:36:00Z"/>
          <w:rFonts w:ascii="Arial" w:hAnsi="Arial" w:cs="Arial"/>
          <w:b/>
          <w:bCs/>
          <w:sz w:val="21"/>
          <w:szCs w:val="21"/>
        </w:rPr>
      </w:pPr>
      <w:del w:id="50" w:author="Pamidi,Sushma" w:date="2025-12-08T09:36:00Z" w16du:dateUtc="2025-12-08T15:36:00Z">
        <w:r w:rsidRPr="00BE0232" w:rsidDel="002867E7">
          <w:rPr>
            <w:rFonts w:ascii="Arial" w:hAnsi="Arial" w:cs="Arial"/>
            <w:b/>
            <w:bCs/>
            <w:sz w:val="21"/>
            <w:szCs w:val="21"/>
          </w:rPr>
          <w:delText>Featured Roles</w:delText>
        </w:r>
      </w:del>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3"/>
        <w:gridCol w:w="2515"/>
        <w:gridCol w:w="4518"/>
        <w:gridCol w:w="1985"/>
      </w:tblGrid>
      <w:tr w:rsidR="00622897" w:rsidRPr="00BE0232" w:rsidDel="002867E7" w14:paraId="2D75B94E" w14:textId="50A47F3B" w:rsidTr="000D7560">
        <w:trPr>
          <w:trHeight w:val="251"/>
          <w:jc w:val="center"/>
          <w:del w:id="51" w:author="Pamidi,Sushma" w:date="2025-12-08T09:36:00Z" w16du:dateUtc="2025-12-08T15:36:00Z"/>
        </w:trPr>
        <w:tc>
          <w:tcPr>
            <w:tcW w:w="333" w:type="dxa"/>
            <w:vAlign w:val="center"/>
          </w:tcPr>
          <w:p w14:paraId="35158D7E" w14:textId="2506EF91" w:rsidR="002C61AA" w:rsidRPr="00BE0232" w:rsidDel="002867E7" w:rsidRDefault="002C61AA" w:rsidP="000D7560">
            <w:pPr>
              <w:spacing w:line="360" w:lineRule="auto"/>
              <w:jc w:val="center"/>
              <w:rPr>
                <w:del w:id="52" w:author="Pamidi,Sushma" w:date="2025-12-08T09:36:00Z" w16du:dateUtc="2025-12-08T15:36:00Z"/>
                <w:rFonts w:ascii="Arial" w:hAnsi="Arial" w:cs="Arial"/>
                <w:b/>
                <w:sz w:val="21"/>
                <w:szCs w:val="21"/>
              </w:rPr>
            </w:pPr>
            <w:del w:id="53" w:author="Pamidi,Sushma" w:date="2025-12-08T09:36:00Z" w16du:dateUtc="2025-12-08T15:36:00Z">
              <w:r w:rsidRPr="00BE0232" w:rsidDel="002867E7">
                <w:rPr>
                  <w:rFonts w:ascii="Arial" w:hAnsi="Arial" w:cs="Arial"/>
                  <w:b/>
                  <w:sz w:val="21"/>
                  <w:szCs w:val="21"/>
                </w:rPr>
                <w:delText>#</w:delText>
              </w:r>
            </w:del>
          </w:p>
        </w:tc>
        <w:tc>
          <w:tcPr>
            <w:tcW w:w="2515" w:type="dxa"/>
            <w:vAlign w:val="center"/>
          </w:tcPr>
          <w:p w14:paraId="16E1EE2C" w14:textId="19D22D09" w:rsidR="002C61AA" w:rsidRPr="00BE0232" w:rsidDel="002867E7" w:rsidRDefault="002C61AA" w:rsidP="000D7560">
            <w:pPr>
              <w:spacing w:line="360" w:lineRule="auto"/>
              <w:jc w:val="center"/>
              <w:rPr>
                <w:del w:id="54" w:author="Pamidi,Sushma" w:date="2025-12-08T09:36:00Z" w16du:dateUtc="2025-12-08T15:36:00Z"/>
                <w:rFonts w:ascii="Arial" w:hAnsi="Arial" w:cs="Arial"/>
                <w:b/>
                <w:sz w:val="21"/>
                <w:szCs w:val="21"/>
              </w:rPr>
            </w:pPr>
            <w:del w:id="55" w:author="Pamidi,Sushma" w:date="2025-12-08T09:36:00Z" w16du:dateUtc="2025-12-08T15:36:00Z">
              <w:r w:rsidRPr="00BE0232" w:rsidDel="002867E7">
                <w:rPr>
                  <w:rFonts w:ascii="Arial" w:hAnsi="Arial" w:cs="Arial"/>
                  <w:b/>
                  <w:sz w:val="21"/>
                  <w:szCs w:val="21"/>
                </w:rPr>
                <w:delText>Company/Organization</w:delText>
              </w:r>
            </w:del>
          </w:p>
        </w:tc>
        <w:tc>
          <w:tcPr>
            <w:tcW w:w="4518" w:type="dxa"/>
            <w:tcBorders>
              <w:right w:val="single" w:sz="4" w:space="0" w:color="auto"/>
            </w:tcBorders>
            <w:vAlign w:val="center"/>
          </w:tcPr>
          <w:p w14:paraId="747AC7D3" w14:textId="05E93E7C" w:rsidR="002C61AA" w:rsidRPr="00BE0232" w:rsidDel="002867E7" w:rsidRDefault="002C61AA" w:rsidP="008B7F98">
            <w:pPr>
              <w:spacing w:line="360" w:lineRule="auto"/>
              <w:jc w:val="center"/>
              <w:rPr>
                <w:del w:id="56" w:author="Pamidi,Sushma" w:date="2025-12-08T09:36:00Z" w16du:dateUtc="2025-12-08T15:36:00Z"/>
                <w:rFonts w:ascii="Arial" w:hAnsi="Arial" w:cs="Arial"/>
                <w:b/>
                <w:sz w:val="21"/>
                <w:szCs w:val="21"/>
              </w:rPr>
            </w:pPr>
            <w:del w:id="57" w:author="Pamidi,Sushma" w:date="2025-12-08T09:36:00Z" w16du:dateUtc="2025-12-08T15:36:00Z">
              <w:r w:rsidRPr="00BE0232" w:rsidDel="002867E7">
                <w:rPr>
                  <w:rFonts w:ascii="Arial" w:hAnsi="Arial" w:cs="Arial"/>
                  <w:b/>
                  <w:sz w:val="21"/>
                  <w:szCs w:val="21"/>
                </w:rPr>
                <w:delText>Position</w:delText>
              </w:r>
              <w:r w:rsidR="008B7F98" w:rsidRPr="00BE0232" w:rsidDel="002867E7">
                <w:rPr>
                  <w:rFonts w:ascii="Arial" w:hAnsi="Arial" w:cs="Arial"/>
                  <w:b/>
                  <w:sz w:val="21"/>
                  <w:szCs w:val="21"/>
                </w:rPr>
                <w:delText xml:space="preserve"> / Project</w:delText>
              </w:r>
            </w:del>
          </w:p>
        </w:tc>
        <w:tc>
          <w:tcPr>
            <w:tcW w:w="1985" w:type="dxa"/>
            <w:tcBorders>
              <w:right w:val="single" w:sz="4" w:space="0" w:color="auto"/>
            </w:tcBorders>
            <w:vAlign w:val="center"/>
          </w:tcPr>
          <w:p w14:paraId="2550F28C" w14:textId="30809A19" w:rsidR="002C61AA" w:rsidRPr="00BE0232" w:rsidDel="002867E7" w:rsidRDefault="002C61AA" w:rsidP="000D7560">
            <w:pPr>
              <w:spacing w:line="360" w:lineRule="auto"/>
              <w:jc w:val="center"/>
              <w:rPr>
                <w:del w:id="58" w:author="Pamidi,Sushma" w:date="2025-12-08T09:36:00Z" w16du:dateUtc="2025-12-08T15:36:00Z"/>
                <w:rFonts w:ascii="Arial" w:hAnsi="Arial" w:cs="Arial"/>
                <w:b/>
                <w:sz w:val="21"/>
                <w:szCs w:val="21"/>
              </w:rPr>
            </w:pPr>
            <w:del w:id="59" w:author="Pamidi,Sushma" w:date="2025-12-08T09:36:00Z" w16du:dateUtc="2025-12-08T15:36:00Z">
              <w:r w:rsidRPr="00BE0232" w:rsidDel="002867E7">
                <w:rPr>
                  <w:rFonts w:ascii="Arial" w:hAnsi="Arial" w:cs="Arial"/>
                  <w:b/>
                  <w:sz w:val="21"/>
                  <w:szCs w:val="21"/>
                </w:rPr>
                <w:delText>Dates</w:delText>
              </w:r>
            </w:del>
          </w:p>
        </w:tc>
      </w:tr>
      <w:tr w:rsidR="00622897" w:rsidRPr="00BE0232" w:rsidDel="002867E7" w14:paraId="1F502375" w14:textId="03CE8E6A" w:rsidTr="000D7560">
        <w:trPr>
          <w:trHeight w:val="251"/>
          <w:jc w:val="center"/>
          <w:del w:id="60" w:author="Pamidi,Sushma" w:date="2025-12-08T09:36:00Z" w16du:dateUtc="2025-12-08T15:36:00Z"/>
        </w:trPr>
        <w:tc>
          <w:tcPr>
            <w:tcW w:w="333" w:type="dxa"/>
            <w:vAlign w:val="center"/>
          </w:tcPr>
          <w:p w14:paraId="1852B403" w14:textId="30C1553A" w:rsidR="002C61AA" w:rsidRPr="00BE0232" w:rsidDel="002867E7" w:rsidRDefault="002C61AA" w:rsidP="000D7560">
            <w:pPr>
              <w:spacing w:line="360" w:lineRule="auto"/>
              <w:jc w:val="center"/>
              <w:rPr>
                <w:del w:id="61" w:author="Pamidi,Sushma" w:date="2025-12-08T09:36:00Z" w16du:dateUtc="2025-12-08T15:36:00Z"/>
                <w:rFonts w:ascii="Arial" w:hAnsi="Arial" w:cs="Arial"/>
                <w:sz w:val="21"/>
                <w:szCs w:val="21"/>
              </w:rPr>
            </w:pPr>
            <w:del w:id="62" w:author="Pamidi,Sushma" w:date="2025-12-08T09:36:00Z" w16du:dateUtc="2025-12-08T15:36:00Z">
              <w:r w:rsidRPr="00BE0232" w:rsidDel="002867E7">
                <w:rPr>
                  <w:rFonts w:ascii="Arial" w:hAnsi="Arial" w:cs="Arial"/>
                  <w:sz w:val="21"/>
                  <w:szCs w:val="21"/>
                </w:rPr>
                <w:delText>1</w:delText>
              </w:r>
            </w:del>
          </w:p>
        </w:tc>
        <w:tc>
          <w:tcPr>
            <w:tcW w:w="2515" w:type="dxa"/>
            <w:vAlign w:val="center"/>
          </w:tcPr>
          <w:p w14:paraId="37D0A64A" w14:textId="6CD40CAD" w:rsidR="002C61AA" w:rsidRPr="00BE0232" w:rsidDel="002867E7" w:rsidRDefault="00622897" w:rsidP="00622897">
            <w:pPr>
              <w:spacing w:line="360" w:lineRule="auto"/>
              <w:rPr>
                <w:del w:id="63" w:author="Pamidi,Sushma" w:date="2025-12-08T09:36:00Z" w16du:dateUtc="2025-12-08T15:36:00Z"/>
                <w:rFonts w:ascii="Arial" w:hAnsi="Arial" w:cs="Arial"/>
                <w:sz w:val="21"/>
                <w:szCs w:val="21"/>
              </w:rPr>
            </w:pPr>
            <w:del w:id="64" w:author="Pamidi,Sushma" w:date="2025-12-08T09:36:00Z" w16du:dateUtc="2025-12-08T15:36:00Z">
              <w:r w:rsidRPr="00BE0232" w:rsidDel="002867E7">
                <w:rPr>
                  <w:rFonts w:ascii="Arial" w:hAnsi="Arial" w:cs="Arial"/>
                  <w:noProof/>
                  <w:sz w:val="21"/>
                  <w:szCs w:val="21"/>
                </w:rPr>
                <w:drawing>
                  <wp:inline distT="0" distB="0" distL="0" distR="0" wp14:anchorId="33AFD379" wp14:editId="2BE80C9B">
                    <wp:extent cx="1400175" cy="700088"/>
                    <wp:effectExtent l="0" t="0" r="0" b="5080"/>
                    <wp:docPr id="1931639902" name="Picture 4" descr="Careers at CVS Health | CVS Healt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eers at CVS Health | CVS Health jo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7208" cy="703605"/>
                            </a:xfrm>
                            <a:prstGeom prst="rect">
                              <a:avLst/>
                            </a:prstGeom>
                            <a:noFill/>
                            <a:ln>
                              <a:noFill/>
                            </a:ln>
                          </pic:spPr>
                        </pic:pic>
                      </a:graphicData>
                    </a:graphic>
                  </wp:inline>
                </w:drawing>
              </w:r>
            </w:del>
          </w:p>
        </w:tc>
        <w:tc>
          <w:tcPr>
            <w:tcW w:w="4518" w:type="dxa"/>
            <w:tcBorders>
              <w:right w:val="single" w:sz="4" w:space="0" w:color="auto"/>
            </w:tcBorders>
            <w:vAlign w:val="center"/>
          </w:tcPr>
          <w:p w14:paraId="5A883E7F" w14:textId="3DEA8641" w:rsidR="002C61AA" w:rsidRPr="00BE0232" w:rsidDel="002867E7" w:rsidRDefault="00E1176C" w:rsidP="00335E4A">
            <w:pPr>
              <w:spacing w:line="360" w:lineRule="auto"/>
              <w:jc w:val="center"/>
              <w:rPr>
                <w:del w:id="65" w:author="Pamidi,Sushma" w:date="2025-12-08T09:36:00Z" w16du:dateUtc="2025-12-08T15:36:00Z"/>
                <w:rFonts w:ascii="Arial" w:hAnsi="Arial" w:cs="Arial"/>
                <w:bCs/>
                <w:sz w:val="21"/>
                <w:szCs w:val="21"/>
              </w:rPr>
            </w:pPr>
            <w:del w:id="66" w:author="Pamidi,Sushma" w:date="2025-12-08T09:36:00Z" w16du:dateUtc="2025-12-08T15:36:00Z">
              <w:r w:rsidRPr="00BE0232" w:rsidDel="002867E7">
                <w:rPr>
                  <w:rFonts w:ascii="Arial" w:hAnsi="Arial" w:cs="Arial"/>
                  <w:bCs/>
                  <w:sz w:val="21"/>
                  <w:szCs w:val="21"/>
                </w:rPr>
                <w:delText xml:space="preserve">Senior Manager, Project &amp; </w:delText>
              </w:r>
              <w:r w:rsidR="00622897" w:rsidRPr="00BE0232" w:rsidDel="002867E7">
                <w:rPr>
                  <w:rFonts w:ascii="Arial" w:hAnsi="Arial" w:cs="Arial"/>
                  <w:bCs/>
                  <w:sz w:val="21"/>
                  <w:szCs w:val="21"/>
                </w:rPr>
                <w:delText xml:space="preserve">Program Manager / Air Support </w:delText>
              </w:r>
            </w:del>
          </w:p>
        </w:tc>
        <w:tc>
          <w:tcPr>
            <w:tcW w:w="1985" w:type="dxa"/>
            <w:tcBorders>
              <w:right w:val="single" w:sz="4" w:space="0" w:color="auto"/>
            </w:tcBorders>
            <w:vAlign w:val="center"/>
          </w:tcPr>
          <w:p w14:paraId="37D27145" w14:textId="2E86C8B5" w:rsidR="002C61AA" w:rsidRPr="00BE0232" w:rsidDel="002867E7" w:rsidRDefault="00D31E2B" w:rsidP="00D31E2B">
            <w:pPr>
              <w:spacing w:line="360" w:lineRule="auto"/>
              <w:jc w:val="center"/>
              <w:rPr>
                <w:del w:id="67" w:author="Pamidi,Sushma" w:date="2025-12-08T09:36:00Z" w16du:dateUtc="2025-12-08T15:36:00Z"/>
                <w:rFonts w:ascii="Arial" w:hAnsi="Arial" w:cs="Arial"/>
                <w:bCs/>
                <w:sz w:val="21"/>
                <w:szCs w:val="21"/>
              </w:rPr>
            </w:pPr>
            <w:del w:id="68" w:author="Pamidi,Sushma" w:date="2025-12-08T09:36:00Z" w16du:dateUtc="2025-12-08T15:36:00Z">
              <w:r w:rsidRPr="00BE0232" w:rsidDel="002867E7">
                <w:rPr>
                  <w:rFonts w:ascii="Arial" w:hAnsi="Arial" w:cs="Arial"/>
                  <w:bCs/>
                  <w:sz w:val="21"/>
                  <w:szCs w:val="21"/>
                </w:rPr>
                <w:delText>February 2</w:delText>
              </w:r>
              <w:r w:rsidRPr="00BE0232" w:rsidDel="002867E7">
                <w:rPr>
                  <w:rFonts w:ascii="Arial" w:hAnsi="Arial" w:cs="Arial"/>
                  <w:bCs/>
                  <w:sz w:val="21"/>
                  <w:szCs w:val="21"/>
                  <w:vertAlign w:val="superscript"/>
                </w:rPr>
                <w:delText>nd</w:delText>
              </w:r>
              <w:r w:rsidRPr="00BE0232" w:rsidDel="002867E7">
                <w:rPr>
                  <w:rFonts w:ascii="Arial" w:hAnsi="Arial" w:cs="Arial"/>
                  <w:bCs/>
                  <w:sz w:val="21"/>
                  <w:szCs w:val="21"/>
                </w:rPr>
                <w:delText>, 2022- October 20</w:delText>
              </w:r>
              <w:r w:rsidRPr="00BE0232" w:rsidDel="002867E7">
                <w:rPr>
                  <w:rFonts w:ascii="Arial" w:hAnsi="Arial" w:cs="Arial"/>
                  <w:bCs/>
                  <w:sz w:val="21"/>
                  <w:szCs w:val="21"/>
                  <w:vertAlign w:val="superscript"/>
                </w:rPr>
                <w:delText>th</w:delText>
              </w:r>
              <w:r w:rsidRPr="00BE0232" w:rsidDel="002867E7">
                <w:rPr>
                  <w:rFonts w:ascii="Arial" w:hAnsi="Arial" w:cs="Arial"/>
                  <w:bCs/>
                  <w:sz w:val="21"/>
                  <w:szCs w:val="21"/>
                </w:rPr>
                <w:delText>, 2023</w:delText>
              </w:r>
            </w:del>
          </w:p>
        </w:tc>
      </w:tr>
      <w:tr w:rsidR="00622897" w:rsidRPr="00BE0232" w:rsidDel="002867E7" w14:paraId="6EC962CF" w14:textId="2D8E9871" w:rsidTr="00D370DD">
        <w:trPr>
          <w:trHeight w:val="1133"/>
          <w:jc w:val="center"/>
          <w:del w:id="69" w:author="Pamidi,Sushma" w:date="2025-12-08T09:36:00Z" w16du:dateUtc="2025-12-08T15:36:00Z"/>
        </w:trPr>
        <w:tc>
          <w:tcPr>
            <w:tcW w:w="333" w:type="dxa"/>
            <w:vAlign w:val="center"/>
          </w:tcPr>
          <w:p w14:paraId="606D0C9A" w14:textId="225CC136" w:rsidR="002C61AA" w:rsidRPr="00BE0232" w:rsidDel="002867E7" w:rsidRDefault="002C61AA" w:rsidP="000D7560">
            <w:pPr>
              <w:spacing w:line="360" w:lineRule="auto"/>
              <w:jc w:val="center"/>
              <w:rPr>
                <w:del w:id="70" w:author="Pamidi,Sushma" w:date="2025-12-08T09:36:00Z" w16du:dateUtc="2025-12-08T15:36:00Z"/>
                <w:rFonts w:ascii="Arial" w:hAnsi="Arial" w:cs="Arial"/>
                <w:bCs/>
                <w:sz w:val="21"/>
                <w:szCs w:val="21"/>
              </w:rPr>
            </w:pPr>
            <w:del w:id="71" w:author="Pamidi,Sushma" w:date="2025-12-08T09:36:00Z" w16du:dateUtc="2025-12-08T15:36:00Z">
              <w:r w:rsidRPr="00BE0232" w:rsidDel="002867E7">
                <w:rPr>
                  <w:rFonts w:ascii="Arial" w:hAnsi="Arial" w:cs="Arial"/>
                  <w:bCs/>
                  <w:sz w:val="21"/>
                  <w:szCs w:val="21"/>
                </w:rPr>
                <w:delText>2</w:delText>
              </w:r>
            </w:del>
          </w:p>
        </w:tc>
        <w:tc>
          <w:tcPr>
            <w:tcW w:w="2515" w:type="dxa"/>
            <w:shd w:val="clear" w:color="auto" w:fill="FFFFFF" w:themeFill="background1"/>
            <w:vAlign w:val="center"/>
          </w:tcPr>
          <w:p w14:paraId="52896CA0" w14:textId="76ADEF9C" w:rsidR="002C61AA" w:rsidRPr="00BE0232" w:rsidDel="002867E7" w:rsidRDefault="00622897" w:rsidP="000D7560">
            <w:pPr>
              <w:spacing w:line="360" w:lineRule="auto"/>
              <w:jc w:val="center"/>
              <w:rPr>
                <w:del w:id="72" w:author="Pamidi,Sushma" w:date="2025-12-08T09:36:00Z" w16du:dateUtc="2025-12-08T15:36:00Z"/>
                <w:rFonts w:ascii="Arial" w:hAnsi="Arial" w:cs="Arial"/>
                <w:bCs/>
                <w:sz w:val="21"/>
                <w:szCs w:val="21"/>
              </w:rPr>
            </w:pPr>
            <w:del w:id="73" w:author="Pamidi,Sushma" w:date="2025-12-08T09:36:00Z" w16du:dateUtc="2025-12-08T15:36:00Z">
              <w:r w:rsidRPr="00BE0232" w:rsidDel="002867E7">
                <w:rPr>
                  <w:rFonts w:ascii="Arial" w:hAnsi="Arial" w:cs="Arial"/>
                  <w:bCs/>
                  <w:noProof/>
                  <w:sz w:val="21"/>
                  <w:szCs w:val="21"/>
                </w:rPr>
                <w:drawing>
                  <wp:inline distT="0" distB="0" distL="0" distR="0" wp14:anchorId="60B16813" wp14:editId="2CDEC5FC">
                    <wp:extent cx="1352550" cy="676275"/>
                    <wp:effectExtent l="0" t="0" r="0" b="9525"/>
                    <wp:docPr id="1886805602" name="Picture 5" descr="Careers at CVS Health | CVS Health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eers at CVS Health | CVS Health jo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8092" cy="679046"/>
                            </a:xfrm>
                            <a:prstGeom prst="rect">
                              <a:avLst/>
                            </a:prstGeom>
                            <a:noFill/>
                            <a:ln>
                              <a:noFill/>
                            </a:ln>
                          </pic:spPr>
                        </pic:pic>
                      </a:graphicData>
                    </a:graphic>
                  </wp:inline>
                </w:drawing>
              </w:r>
            </w:del>
          </w:p>
        </w:tc>
        <w:tc>
          <w:tcPr>
            <w:tcW w:w="4518" w:type="dxa"/>
            <w:tcBorders>
              <w:right w:val="single" w:sz="4" w:space="0" w:color="auto"/>
            </w:tcBorders>
            <w:shd w:val="clear" w:color="auto" w:fill="FFFFFF" w:themeFill="background1"/>
            <w:vAlign w:val="center"/>
          </w:tcPr>
          <w:p w14:paraId="42FAA0E9" w14:textId="7233AC08" w:rsidR="00335E4A" w:rsidRPr="00BE0232" w:rsidDel="002867E7" w:rsidRDefault="002C6266" w:rsidP="00335E4A">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4" w:author="Pamidi,Sushma" w:date="2025-12-08T09:36:00Z" w16du:dateUtc="2025-12-08T15:36:00Z"/>
                <w:rFonts w:ascii="Arial" w:hAnsi="Arial" w:cs="Arial"/>
                <w:bCs/>
                <w:sz w:val="21"/>
                <w:szCs w:val="21"/>
              </w:rPr>
            </w:pPr>
            <w:del w:id="75" w:author="Pamidi,Sushma" w:date="2025-12-08T09:36:00Z" w16du:dateUtc="2025-12-08T15:36:00Z">
              <w:r w:rsidRPr="00BE0232" w:rsidDel="002867E7">
                <w:rPr>
                  <w:rFonts w:ascii="Arial" w:hAnsi="Arial" w:cs="Arial"/>
                  <w:bCs/>
                  <w:sz w:val="21"/>
                  <w:szCs w:val="21"/>
                </w:rPr>
                <w:delText xml:space="preserve">Program </w:delText>
              </w:r>
              <w:r w:rsidR="00335E4A" w:rsidRPr="00BE0232" w:rsidDel="002867E7">
                <w:rPr>
                  <w:rFonts w:ascii="Arial" w:hAnsi="Arial" w:cs="Arial"/>
                  <w:bCs/>
                  <w:sz w:val="21"/>
                  <w:szCs w:val="21"/>
                </w:rPr>
                <w:delText>Manager</w:delText>
              </w:r>
              <w:r w:rsidRPr="00BE0232" w:rsidDel="002867E7">
                <w:rPr>
                  <w:rFonts w:ascii="Arial" w:hAnsi="Arial" w:cs="Arial"/>
                  <w:bCs/>
                  <w:sz w:val="21"/>
                  <w:szCs w:val="21"/>
                </w:rPr>
                <w:delText xml:space="preserve"> / Rph-AI Program (Artificial Intelligence Solution in the Pharmacy Operations Domain) </w:delText>
              </w:r>
            </w:del>
          </w:p>
          <w:p w14:paraId="7D19198D" w14:textId="435BB614" w:rsidR="002C61AA" w:rsidRPr="00BE0232" w:rsidDel="002867E7" w:rsidRDefault="002C61AA" w:rsidP="00335E4A">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6" w:author="Pamidi,Sushma" w:date="2025-12-08T09:36:00Z" w16du:dateUtc="2025-12-08T15:36:00Z"/>
                <w:rFonts w:ascii="Arial" w:hAnsi="Arial" w:cs="Arial"/>
                <w:bCs/>
                <w:sz w:val="21"/>
                <w:szCs w:val="21"/>
                <w:highlight w:val="yellow"/>
              </w:rPr>
            </w:pPr>
          </w:p>
        </w:tc>
        <w:tc>
          <w:tcPr>
            <w:tcW w:w="1985" w:type="dxa"/>
            <w:tcBorders>
              <w:right w:val="single" w:sz="4" w:space="0" w:color="auto"/>
            </w:tcBorders>
            <w:shd w:val="clear" w:color="auto" w:fill="FFFFFF" w:themeFill="background1"/>
            <w:vAlign w:val="center"/>
          </w:tcPr>
          <w:p w14:paraId="46F637D9" w14:textId="0547C649" w:rsidR="002C61AA" w:rsidRPr="00BE0232" w:rsidDel="002867E7" w:rsidRDefault="001C6547" w:rsidP="008B7F98">
            <w:pPr>
              <w:widowControl w:val="0"/>
              <w:tabs>
                <w:tab w:val="left" w:pos="20"/>
                <w:tab w:val="left" w:pos="363"/>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77" w:author="Pamidi,Sushma" w:date="2025-12-08T09:36:00Z" w16du:dateUtc="2025-12-08T15:36:00Z"/>
                <w:rFonts w:ascii="Arial" w:hAnsi="Arial" w:cs="Arial"/>
                <w:bCs/>
                <w:sz w:val="21"/>
                <w:szCs w:val="21"/>
                <w:highlight w:val="yellow"/>
              </w:rPr>
            </w:pPr>
            <w:del w:id="78" w:author="Pamidi,Sushma" w:date="2025-12-08T09:36:00Z" w16du:dateUtc="2025-12-08T15:36:00Z">
              <w:r w:rsidRPr="00BE0232" w:rsidDel="002867E7">
                <w:rPr>
                  <w:rFonts w:ascii="Arial" w:hAnsi="Arial" w:cs="Arial"/>
                  <w:bCs/>
                  <w:sz w:val="21"/>
                  <w:szCs w:val="21"/>
                </w:rPr>
                <w:delText>Ju</w:delText>
              </w:r>
              <w:r w:rsidR="002C6266" w:rsidRPr="00BE0232" w:rsidDel="002867E7">
                <w:rPr>
                  <w:rFonts w:ascii="Arial" w:hAnsi="Arial" w:cs="Arial"/>
                  <w:bCs/>
                  <w:sz w:val="21"/>
                  <w:szCs w:val="21"/>
                </w:rPr>
                <w:delText xml:space="preserve">ne </w:delText>
              </w:r>
              <w:r w:rsidR="00AC2DBE" w:rsidRPr="00BE0232" w:rsidDel="002867E7">
                <w:rPr>
                  <w:rFonts w:ascii="Arial" w:hAnsi="Arial" w:cs="Arial"/>
                  <w:bCs/>
                  <w:sz w:val="21"/>
                  <w:szCs w:val="21"/>
                </w:rPr>
                <w:delText>20</w:delText>
              </w:r>
              <w:r w:rsidRPr="00BE0232" w:rsidDel="002867E7">
                <w:rPr>
                  <w:rFonts w:ascii="Arial" w:hAnsi="Arial" w:cs="Arial"/>
                  <w:bCs/>
                  <w:sz w:val="21"/>
                  <w:szCs w:val="21"/>
                </w:rPr>
                <w:delText>18</w:delText>
              </w:r>
              <w:r w:rsidR="00AC2DBE" w:rsidRPr="00BE0232" w:rsidDel="002867E7">
                <w:rPr>
                  <w:rFonts w:ascii="Arial" w:hAnsi="Arial" w:cs="Arial"/>
                  <w:bCs/>
                  <w:sz w:val="21"/>
                  <w:szCs w:val="21"/>
                </w:rPr>
                <w:delText xml:space="preserve"> </w:delText>
              </w:r>
              <w:r w:rsidR="002C61AA" w:rsidRPr="00BE0232" w:rsidDel="002867E7">
                <w:rPr>
                  <w:rFonts w:ascii="Arial" w:hAnsi="Arial" w:cs="Arial"/>
                  <w:bCs/>
                  <w:sz w:val="21"/>
                  <w:szCs w:val="21"/>
                </w:rPr>
                <w:delText xml:space="preserve">– </w:delText>
              </w:r>
              <w:r w:rsidR="002C6266" w:rsidRPr="00BE0232" w:rsidDel="002867E7">
                <w:rPr>
                  <w:rFonts w:ascii="Arial" w:hAnsi="Arial" w:cs="Arial"/>
                  <w:bCs/>
                  <w:sz w:val="21"/>
                  <w:szCs w:val="21"/>
                </w:rPr>
                <w:delText>February</w:delText>
              </w:r>
              <w:r w:rsidR="008B7F98" w:rsidRPr="00BE0232" w:rsidDel="002867E7">
                <w:rPr>
                  <w:rFonts w:ascii="Arial" w:hAnsi="Arial" w:cs="Arial"/>
                  <w:bCs/>
                  <w:sz w:val="21"/>
                  <w:szCs w:val="21"/>
                </w:rPr>
                <w:delText xml:space="preserve"> </w:delText>
              </w:r>
              <w:r w:rsidR="00D94F44" w:rsidRPr="00BE0232" w:rsidDel="002867E7">
                <w:rPr>
                  <w:rFonts w:ascii="Arial" w:hAnsi="Arial" w:cs="Arial"/>
                  <w:bCs/>
                  <w:sz w:val="21"/>
                  <w:szCs w:val="21"/>
                </w:rPr>
                <w:delText>20</w:delText>
              </w:r>
              <w:r w:rsidRPr="00BE0232" w:rsidDel="002867E7">
                <w:rPr>
                  <w:rFonts w:ascii="Arial" w:hAnsi="Arial" w:cs="Arial"/>
                  <w:bCs/>
                  <w:sz w:val="21"/>
                  <w:szCs w:val="21"/>
                </w:rPr>
                <w:delText>2</w:delText>
              </w:r>
              <w:r w:rsidR="002C6266" w:rsidRPr="00BE0232" w:rsidDel="002867E7">
                <w:rPr>
                  <w:rFonts w:ascii="Arial" w:hAnsi="Arial" w:cs="Arial"/>
                  <w:bCs/>
                  <w:sz w:val="21"/>
                  <w:szCs w:val="21"/>
                </w:rPr>
                <w:delText>0</w:delText>
              </w:r>
            </w:del>
          </w:p>
        </w:tc>
      </w:tr>
    </w:tbl>
    <w:p w14:paraId="4D5EC7DF" w14:textId="77777777" w:rsidR="007D19F6" w:rsidRDefault="007D19F6" w:rsidP="007D19F6">
      <w:pPr>
        <w:pStyle w:val="NormalWeb"/>
      </w:pPr>
      <w:r>
        <w:t xml:space="preserve">a </w:t>
      </w:r>
      <w:r>
        <w:rPr>
          <w:rStyle w:val="Strong"/>
        </w:rPr>
        <w:t>Product Manager building a SaaS product</w:t>
      </w:r>
      <w:r>
        <w:t xml:space="preserve"> like TalentRank AI needs a specific set of tools.</w:t>
      </w:r>
      <w:r>
        <w:br/>
        <w:t>These tools help with:</w:t>
      </w:r>
    </w:p>
    <w:p w14:paraId="482695EB" w14:textId="77777777" w:rsidR="007D19F6" w:rsidRDefault="007D19F6" w:rsidP="007D19F6">
      <w:pPr>
        <w:pStyle w:val="NormalWeb"/>
        <w:numPr>
          <w:ilvl w:val="0"/>
          <w:numId w:val="58"/>
        </w:numPr>
      </w:pPr>
      <w:r>
        <w:t>Strategy</w:t>
      </w:r>
    </w:p>
    <w:p w14:paraId="0B524565" w14:textId="77777777" w:rsidR="007D19F6" w:rsidRDefault="007D19F6" w:rsidP="007D19F6">
      <w:pPr>
        <w:pStyle w:val="NormalWeb"/>
        <w:numPr>
          <w:ilvl w:val="0"/>
          <w:numId w:val="58"/>
        </w:numPr>
      </w:pPr>
      <w:r>
        <w:t>Roadmapping</w:t>
      </w:r>
    </w:p>
    <w:p w14:paraId="6E3CF22E" w14:textId="77777777" w:rsidR="007D19F6" w:rsidRDefault="007D19F6" w:rsidP="007D19F6">
      <w:pPr>
        <w:pStyle w:val="NormalWeb"/>
        <w:numPr>
          <w:ilvl w:val="0"/>
          <w:numId w:val="58"/>
        </w:numPr>
      </w:pPr>
      <w:r>
        <w:t>Backlog management</w:t>
      </w:r>
    </w:p>
    <w:p w14:paraId="3323BB48" w14:textId="77777777" w:rsidR="007D19F6" w:rsidRDefault="007D19F6" w:rsidP="007D19F6">
      <w:pPr>
        <w:pStyle w:val="NormalWeb"/>
        <w:numPr>
          <w:ilvl w:val="0"/>
          <w:numId w:val="58"/>
        </w:numPr>
      </w:pPr>
      <w:r>
        <w:t>User research</w:t>
      </w:r>
    </w:p>
    <w:p w14:paraId="7CD49AA2" w14:textId="77777777" w:rsidR="007D19F6" w:rsidRDefault="007D19F6" w:rsidP="007D19F6">
      <w:pPr>
        <w:pStyle w:val="NormalWeb"/>
        <w:numPr>
          <w:ilvl w:val="0"/>
          <w:numId w:val="58"/>
        </w:numPr>
      </w:pPr>
      <w:r>
        <w:t>Design</w:t>
      </w:r>
    </w:p>
    <w:p w14:paraId="033D451F" w14:textId="77777777" w:rsidR="007D19F6" w:rsidRDefault="007D19F6" w:rsidP="007D19F6">
      <w:pPr>
        <w:pStyle w:val="NormalWeb"/>
        <w:numPr>
          <w:ilvl w:val="0"/>
          <w:numId w:val="58"/>
        </w:numPr>
      </w:pPr>
      <w:r>
        <w:t>Documentation</w:t>
      </w:r>
    </w:p>
    <w:p w14:paraId="60916AEF" w14:textId="77777777" w:rsidR="007D19F6" w:rsidRDefault="007D19F6" w:rsidP="007D19F6">
      <w:pPr>
        <w:pStyle w:val="NormalWeb"/>
        <w:numPr>
          <w:ilvl w:val="0"/>
          <w:numId w:val="58"/>
        </w:numPr>
      </w:pPr>
      <w:r>
        <w:t>Prioritization</w:t>
      </w:r>
    </w:p>
    <w:p w14:paraId="45C04744" w14:textId="77777777" w:rsidR="007D19F6" w:rsidRDefault="007D19F6" w:rsidP="007D19F6">
      <w:pPr>
        <w:pStyle w:val="NormalWeb"/>
        <w:numPr>
          <w:ilvl w:val="0"/>
          <w:numId w:val="58"/>
        </w:numPr>
      </w:pPr>
      <w:r>
        <w:t>Analytics</w:t>
      </w:r>
    </w:p>
    <w:p w14:paraId="7C7AD085" w14:textId="77777777" w:rsidR="007D19F6" w:rsidRDefault="007D19F6" w:rsidP="007D19F6">
      <w:pPr>
        <w:pStyle w:val="NormalWeb"/>
        <w:numPr>
          <w:ilvl w:val="0"/>
          <w:numId w:val="58"/>
        </w:numPr>
      </w:pPr>
      <w:r>
        <w:t>Product delivery</w:t>
      </w:r>
    </w:p>
    <w:p w14:paraId="0E9E6FD6" w14:textId="77777777" w:rsidR="007D19F6" w:rsidRDefault="007D19F6" w:rsidP="007D19F6">
      <w:pPr>
        <w:pStyle w:val="NormalWeb"/>
      </w:pPr>
      <w:r>
        <w:t xml:space="preserve">Below is a </w:t>
      </w:r>
      <w:r>
        <w:rPr>
          <w:rStyle w:val="Strong"/>
        </w:rPr>
        <w:t>complete PM Tool Stack</w:t>
      </w:r>
      <w:r>
        <w:t>, organized by the actual PM workflow.</w:t>
      </w:r>
    </w:p>
    <w:p w14:paraId="6F351F69" w14:textId="77777777" w:rsidR="007D19F6" w:rsidRDefault="007D19F6" w:rsidP="007D19F6">
      <w:pPr>
        <w:pStyle w:val="NormalWeb"/>
      </w:pPr>
      <w:r>
        <w:t>This is exactly what PMs use at:</w:t>
      </w:r>
      <w:r>
        <w:br/>
      </w:r>
      <w:r>
        <w:rPr>
          <w:rStyle w:val="Strong"/>
        </w:rPr>
        <w:t>Google, Meta, Amazon, Stripe, Microsoft, Uber, Airbnb.</w:t>
      </w:r>
    </w:p>
    <w:p w14:paraId="6402E199" w14:textId="77777777" w:rsidR="007D19F6" w:rsidRDefault="00AD63A6" w:rsidP="007D19F6">
      <w:r>
        <w:rPr>
          <w:noProof/>
        </w:rPr>
        <w:pict w14:anchorId="220DD909">
          <v:rect id="_x0000_i1038" alt="" style="width:468pt;height:.05pt;mso-width-percent:0;mso-height-percent:0;mso-width-percent:0;mso-height-percent:0" o:hralign="center" o:hrstd="t" o:hr="t" fillcolor="#a0a0a0" stroked="f"/>
        </w:pict>
      </w:r>
    </w:p>
    <w:p w14:paraId="5D959E58" w14:textId="77777777" w:rsidR="007D19F6" w:rsidRDefault="007D19F6" w:rsidP="007D19F6">
      <w:pPr>
        <w:pStyle w:val="Heading1"/>
      </w:pPr>
      <w:r>
        <w:rPr>
          <w:rFonts w:ascii="Apple Color Emoji" w:hAnsi="Apple Color Emoji" w:cs="Apple Color Emoji"/>
        </w:rPr>
        <w:t>⭐</w:t>
      </w:r>
      <w:r>
        <w:t xml:space="preserve"> </w:t>
      </w:r>
      <w:r>
        <w:rPr>
          <w:rStyle w:val="Strong"/>
          <w:b/>
          <w:bCs/>
        </w:rPr>
        <w:t>1. PRODUCT STRATEGY &amp; PRD TOOLS</w:t>
      </w:r>
    </w:p>
    <w:p w14:paraId="4FE88829" w14:textId="77777777" w:rsidR="007D19F6" w:rsidRDefault="007D19F6" w:rsidP="007D19F6">
      <w:pPr>
        <w:pStyle w:val="Heading3"/>
      </w:pPr>
      <w:r>
        <w:rPr>
          <w:rFonts w:ascii="Apple Color Emoji" w:hAnsi="Apple Color Emoji" w:cs="Apple Color Emoji"/>
        </w:rPr>
        <w:t>🔧</w:t>
      </w:r>
      <w:r>
        <w:t xml:space="preserve"> Tools:</w:t>
      </w:r>
    </w:p>
    <w:p w14:paraId="26BC5FD8" w14:textId="77777777" w:rsidR="007D19F6" w:rsidRDefault="007D19F6" w:rsidP="007D19F6">
      <w:pPr>
        <w:pStyle w:val="NormalWeb"/>
        <w:numPr>
          <w:ilvl w:val="0"/>
          <w:numId w:val="59"/>
        </w:numPr>
      </w:pPr>
      <w:r>
        <w:rPr>
          <w:rStyle w:val="Strong"/>
        </w:rPr>
        <w:t>Notion</w:t>
      </w:r>
      <w:r>
        <w:t xml:space="preserve"> — best for PRDs, specs, strategy, backlog, docs</w:t>
      </w:r>
    </w:p>
    <w:p w14:paraId="23B597DE" w14:textId="77777777" w:rsidR="007D19F6" w:rsidRDefault="007D19F6" w:rsidP="007D19F6">
      <w:pPr>
        <w:pStyle w:val="NormalWeb"/>
        <w:numPr>
          <w:ilvl w:val="0"/>
          <w:numId w:val="59"/>
        </w:numPr>
      </w:pPr>
      <w:r>
        <w:rPr>
          <w:rStyle w:val="Strong"/>
        </w:rPr>
        <w:t>Confluence</w:t>
      </w:r>
      <w:r>
        <w:t xml:space="preserve"> — classic PRD + team wiki</w:t>
      </w:r>
    </w:p>
    <w:p w14:paraId="088FF48C" w14:textId="77777777" w:rsidR="007D19F6" w:rsidRDefault="007D19F6" w:rsidP="007D19F6">
      <w:pPr>
        <w:pStyle w:val="NormalWeb"/>
        <w:numPr>
          <w:ilvl w:val="0"/>
          <w:numId w:val="59"/>
        </w:numPr>
      </w:pPr>
      <w:r>
        <w:rPr>
          <w:rStyle w:val="Strong"/>
        </w:rPr>
        <w:t>Google Docs</w:t>
      </w:r>
      <w:r>
        <w:t xml:space="preserve"> — lightweight PRDs</w:t>
      </w:r>
    </w:p>
    <w:p w14:paraId="15A54A9F" w14:textId="77777777" w:rsidR="007D19F6" w:rsidRDefault="007D19F6" w:rsidP="007D19F6">
      <w:pPr>
        <w:pStyle w:val="NormalWeb"/>
        <w:numPr>
          <w:ilvl w:val="0"/>
          <w:numId w:val="59"/>
        </w:numPr>
      </w:pPr>
      <w:r>
        <w:rPr>
          <w:rStyle w:val="Strong"/>
        </w:rPr>
        <w:t>Coda</w:t>
      </w:r>
      <w:r>
        <w:t xml:space="preserve"> — PM documentation + tables + automation</w:t>
      </w:r>
    </w:p>
    <w:p w14:paraId="012C6C3D" w14:textId="77777777" w:rsidR="007D19F6" w:rsidRDefault="007D19F6" w:rsidP="007D19F6">
      <w:pPr>
        <w:pStyle w:val="NormalWeb"/>
        <w:numPr>
          <w:ilvl w:val="0"/>
          <w:numId w:val="59"/>
        </w:numPr>
      </w:pPr>
      <w:r>
        <w:rPr>
          <w:rStyle w:val="Strong"/>
        </w:rPr>
        <w:t>Miro</w:t>
      </w:r>
      <w:r>
        <w:t xml:space="preserve"> — brainstorming, flowcharts, product diagrams</w:t>
      </w:r>
    </w:p>
    <w:p w14:paraId="204115A9" w14:textId="77777777" w:rsidR="007D19F6" w:rsidRDefault="007D19F6" w:rsidP="007D19F6">
      <w:pPr>
        <w:pStyle w:val="Heading3"/>
      </w:pPr>
      <w:r>
        <w:t>Why needed:</w:t>
      </w:r>
    </w:p>
    <w:p w14:paraId="7BE8C265" w14:textId="77777777" w:rsidR="007D19F6" w:rsidRDefault="007D19F6" w:rsidP="007D19F6">
      <w:pPr>
        <w:pStyle w:val="NormalWeb"/>
      </w:pPr>
      <w:r>
        <w:t>PMs write:</w:t>
      </w:r>
    </w:p>
    <w:p w14:paraId="2B768568" w14:textId="77777777" w:rsidR="007D19F6" w:rsidRDefault="007D19F6" w:rsidP="007D19F6">
      <w:pPr>
        <w:pStyle w:val="NormalWeb"/>
        <w:numPr>
          <w:ilvl w:val="0"/>
          <w:numId w:val="60"/>
        </w:numPr>
      </w:pPr>
      <w:r>
        <w:t>Vision</w:t>
      </w:r>
    </w:p>
    <w:p w14:paraId="7CE8A771" w14:textId="77777777" w:rsidR="007D19F6" w:rsidRDefault="007D19F6" w:rsidP="007D19F6">
      <w:pPr>
        <w:pStyle w:val="NormalWeb"/>
        <w:numPr>
          <w:ilvl w:val="0"/>
          <w:numId w:val="60"/>
        </w:numPr>
      </w:pPr>
      <w:r>
        <w:t>Problem statement</w:t>
      </w:r>
    </w:p>
    <w:p w14:paraId="046C90E4" w14:textId="77777777" w:rsidR="007D19F6" w:rsidRDefault="007D19F6" w:rsidP="007D19F6">
      <w:pPr>
        <w:pStyle w:val="NormalWeb"/>
        <w:numPr>
          <w:ilvl w:val="0"/>
          <w:numId w:val="60"/>
        </w:numPr>
      </w:pPr>
      <w:r>
        <w:t>Success metrics</w:t>
      </w:r>
    </w:p>
    <w:p w14:paraId="53FF3173" w14:textId="77777777" w:rsidR="007D19F6" w:rsidRDefault="007D19F6" w:rsidP="007D19F6">
      <w:pPr>
        <w:pStyle w:val="NormalWeb"/>
        <w:numPr>
          <w:ilvl w:val="0"/>
          <w:numId w:val="60"/>
        </w:numPr>
      </w:pPr>
      <w:r>
        <w:t>Risks</w:t>
      </w:r>
    </w:p>
    <w:p w14:paraId="0018F295" w14:textId="77777777" w:rsidR="007D19F6" w:rsidRDefault="007D19F6" w:rsidP="007D19F6">
      <w:pPr>
        <w:pStyle w:val="NormalWeb"/>
        <w:numPr>
          <w:ilvl w:val="0"/>
          <w:numId w:val="60"/>
        </w:numPr>
      </w:pPr>
      <w:r>
        <w:t>Scope</w:t>
      </w:r>
    </w:p>
    <w:p w14:paraId="581EDD86" w14:textId="77777777" w:rsidR="007D19F6" w:rsidRDefault="007D19F6" w:rsidP="007D19F6">
      <w:pPr>
        <w:pStyle w:val="NormalWeb"/>
        <w:numPr>
          <w:ilvl w:val="0"/>
          <w:numId w:val="60"/>
        </w:numPr>
      </w:pPr>
      <w:r>
        <w:t>Requirements</w:t>
      </w:r>
    </w:p>
    <w:p w14:paraId="33253BA4" w14:textId="77777777" w:rsidR="007D19F6" w:rsidRDefault="007D19F6" w:rsidP="007D19F6">
      <w:pPr>
        <w:pStyle w:val="NormalWeb"/>
      </w:pPr>
      <w:r>
        <w:t>These must be documented clearly.</w:t>
      </w:r>
    </w:p>
    <w:p w14:paraId="366DE183" w14:textId="77777777" w:rsidR="007D19F6" w:rsidRDefault="00AD63A6" w:rsidP="007D19F6">
      <w:r>
        <w:rPr>
          <w:noProof/>
        </w:rPr>
        <w:pict w14:anchorId="48E236D5">
          <v:rect id="_x0000_i1037" alt="" style="width:468pt;height:.05pt;mso-width-percent:0;mso-height-percent:0;mso-width-percent:0;mso-height-percent:0" o:hralign="center" o:hrstd="t" o:hr="t" fillcolor="#a0a0a0" stroked="f"/>
        </w:pict>
      </w:r>
    </w:p>
    <w:p w14:paraId="30713DC0" w14:textId="77777777" w:rsidR="007D19F6" w:rsidRDefault="007D19F6" w:rsidP="007D19F6">
      <w:pPr>
        <w:pStyle w:val="Heading1"/>
      </w:pPr>
      <w:r>
        <w:rPr>
          <w:rFonts w:ascii="Apple Color Emoji" w:hAnsi="Apple Color Emoji" w:cs="Apple Color Emoji"/>
        </w:rPr>
        <w:lastRenderedPageBreak/>
        <w:t>⭐</w:t>
      </w:r>
      <w:r>
        <w:t xml:space="preserve"> </w:t>
      </w:r>
      <w:r>
        <w:rPr>
          <w:rStyle w:val="Strong"/>
          <w:b/>
          <w:bCs/>
        </w:rPr>
        <w:t>2. ROADMAP &amp; BACKLOG MANAGEMENT</w:t>
      </w:r>
    </w:p>
    <w:p w14:paraId="035ABC74" w14:textId="77777777" w:rsidR="007D19F6" w:rsidRDefault="007D19F6" w:rsidP="007D19F6">
      <w:pPr>
        <w:pStyle w:val="Heading3"/>
      </w:pPr>
      <w:r>
        <w:rPr>
          <w:rFonts w:ascii="Apple Color Emoji" w:hAnsi="Apple Color Emoji" w:cs="Apple Color Emoji"/>
        </w:rPr>
        <w:t>🔧</w:t>
      </w:r>
      <w:r>
        <w:t xml:space="preserve"> Tools:</w:t>
      </w:r>
    </w:p>
    <w:p w14:paraId="4AFC6F7A" w14:textId="77777777" w:rsidR="007D19F6" w:rsidRDefault="007D19F6" w:rsidP="007D19F6">
      <w:pPr>
        <w:pStyle w:val="NormalWeb"/>
        <w:numPr>
          <w:ilvl w:val="0"/>
          <w:numId w:val="61"/>
        </w:numPr>
      </w:pPr>
      <w:r>
        <w:rPr>
          <w:rStyle w:val="Strong"/>
        </w:rPr>
        <w:t>Jira</w:t>
      </w:r>
      <w:r>
        <w:t xml:space="preserve"> — industry standard for epics, stories, sprints</w:t>
      </w:r>
    </w:p>
    <w:p w14:paraId="514D8425" w14:textId="77777777" w:rsidR="007D19F6" w:rsidRDefault="007D19F6" w:rsidP="007D19F6">
      <w:pPr>
        <w:pStyle w:val="NormalWeb"/>
        <w:numPr>
          <w:ilvl w:val="0"/>
          <w:numId w:val="61"/>
        </w:numPr>
      </w:pPr>
      <w:r>
        <w:rPr>
          <w:rStyle w:val="Strong"/>
        </w:rPr>
        <w:t>Linear</w:t>
      </w:r>
      <w:r>
        <w:t xml:space="preserve"> — modern, clean, fastest issue tracker</w:t>
      </w:r>
    </w:p>
    <w:p w14:paraId="25D35DB4" w14:textId="77777777" w:rsidR="007D19F6" w:rsidRDefault="007D19F6" w:rsidP="007D19F6">
      <w:pPr>
        <w:pStyle w:val="NormalWeb"/>
        <w:numPr>
          <w:ilvl w:val="0"/>
          <w:numId w:val="61"/>
        </w:numPr>
      </w:pPr>
      <w:r>
        <w:rPr>
          <w:rStyle w:val="Strong"/>
        </w:rPr>
        <w:t>ClickUp</w:t>
      </w:r>
      <w:r>
        <w:t xml:space="preserve"> — all-in-one</w:t>
      </w:r>
    </w:p>
    <w:p w14:paraId="38BE8933" w14:textId="77777777" w:rsidR="007D19F6" w:rsidRDefault="007D19F6" w:rsidP="007D19F6">
      <w:pPr>
        <w:pStyle w:val="NormalWeb"/>
        <w:numPr>
          <w:ilvl w:val="0"/>
          <w:numId w:val="61"/>
        </w:numPr>
      </w:pPr>
      <w:r>
        <w:rPr>
          <w:rStyle w:val="Strong"/>
        </w:rPr>
        <w:t>Trello</w:t>
      </w:r>
      <w:r>
        <w:t xml:space="preserve"> — simple Kanban</w:t>
      </w:r>
    </w:p>
    <w:p w14:paraId="00A235F5" w14:textId="77777777" w:rsidR="007D19F6" w:rsidRDefault="007D19F6" w:rsidP="007D19F6">
      <w:pPr>
        <w:pStyle w:val="NormalWeb"/>
        <w:numPr>
          <w:ilvl w:val="0"/>
          <w:numId w:val="61"/>
        </w:numPr>
      </w:pPr>
      <w:r>
        <w:rPr>
          <w:rStyle w:val="Strong"/>
        </w:rPr>
        <w:t>Asana</w:t>
      </w:r>
      <w:r>
        <w:t xml:space="preserve"> — projects &amp; roadmap</w:t>
      </w:r>
    </w:p>
    <w:p w14:paraId="69FCB5F8" w14:textId="77777777" w:rsidR="007D19F6" w:rsidRDefault="007D19F6" w:rsidP="007D19F6">
      <w:pPr>
        <w:pStyle w:val="Heading3"/>
      </w:pPr>
      <w:r>
        <w:t>Why needed:</w:t>
      </w:r>
    </w:p>
    <w:p w14:paraId="1EDDCD41" w14:textId="77777777" w:rsidR="007D19F6" w:rsidRDefault="007D19F6" w:rsidP="007D19F6">
      <w:pPr>
        <w:pStyle w:val="NormalWeb"/>
      </w:pPr>
      <w:r>
        <w:t>PMs create:</w:t>
      </w:r>
    </w:p>
    <w:p w14:paraId="3E17F39B" w14:textId="77777777" w:rsidR="007D19F6" w:rsidRDefault="007D19F6" w:rsidP="007D19F6">
      <w:pPr>
        <w:pStyle w:val="NormalWeb"/>
        <w:numPr>
          <w:ilvl w:val="0"/>
          <w:numId w:val="62"/>
        </w:numPr>
      </w:pPr>
      <w:r>
        <w:t>Epics</w:t>
      </w:r>
    </w:p>
    <w:p w14:paraId="37E9559B" w14:textId="77777777" w:rsidR="007D19F6" w:rsidRDefault="007D19F6" w:rsidP="007D19F6">
      <w:pPr>
        <w:pStyle w:val="NormalWeb"/>
        <w:numPr>
          <w:ilvl w:val="0"/>
          <w:numId w:val="62"/>
        </w:numPr>
      </w:pPr>
      <w:r>
        <w:t>Features</w:t>
      </w:r>
    </w:p>
    <w:p w14:paraId="0D85DC0D" w14:textId="77777777" w:rsidR="007D19F6" w:rsidRDefault="007D19F6" w:rsidP="007D19F6">
      <w:pPr>
        <w:pStyle w:val="NormalWeb"/>
        <w:numPr>
          <w:ilvl w:val="0"/>
          <w:numId w:val="62"/>
        </w:numPr>
      </w:pPr>
      <w:r>
        <w:t>User stories</w:t>
      </w:r>
    </w:p>
    <w:p w14:paraId="63578FCD" w14:textId="77777777" w:rsidR="007D19F6" w:rsidRDefault="007D19F6" w:rsidP="007D19F6">
      <w:pPr>
        <w:pStyle w:val="NormalWeb"/>
        <w:numPr>
          <w:ilvl w:val="0"/>
          <w:numId w:val="62"/>
        </w:numPr>
      </w:pPr>
      <w:r>
        <w:t>Acceptance criteria</w:t>
      </w:r>
    </w:p>
    <w:p w14:paraId="31348457" w14:textId="77777777" w:rsidR="007D19F6" w:rsidRDefault="007D19F6" w:rsidP="007D19F6">
      <w:pPr>
        <w:pStyle w:val="NormalWeb"/>
        <w:numPr>
          <w:ilvl w:val="0"/>
          <w:numId w:val="62"/>
        </w:numPr>
      </w:pPr>
      <w:r>
        <w:t>Sprint backlog</w:t>
      </w:r>
    </w:p>
    <w:p w14:paraId="46C5C16A" w14:textId="77777777" w:rsidR="007D19F6" w:rsidRDefault="007D19F6" w:rsidP="007D19F6">
      <w:r>
        <w:pict w14:anchorId="7C0C3184">
          <v:rect id="_x0000_i1027" style="width:0;height:1.5pt" o:hralign="center" o:hrstd="t" o:hr="t" fillcolor="#a0a0a0" stroked="f"/>
        </w:pict>
      </w:r>
    </w:p>
    <w:p w14:paraId="2B99E81C" w14:textId="77777777" w:rsidR="007D19F6" w:rsidRDefault="007D19F6" w:rsidP="007D19F6">
      <w:pPr>
        <w:pStyle w:val="Heading1"/>
      </w:pPr>
      <w:r>
        <w:rPr>
          <w:rFonts w:ascii="Apple Color Emoji" w:hAnsi="Apple Color Emoji" w:cs="Apple Color Emoji"/>
        </w:rPr>
        <w:t>⭐</w:t>
      </w:r>
      <w:r>
        <w:t xml:space="preserve"> </w:t>
      </w:r>
      <w:r>
        <w:rPr>
          <w:rStyle w:val="Strong"/>
          <w:b/>
          <w:bCs/>
        </w:rPr>
        <w:t>3. DESIGN &amp; USER EXPERIENCE TOOLS</w:t>
      </w:r>
    </w:p>
    <w:p w14:paraId="4A6A4387" w14:textId="77777777" w:rsidR="007D19F6" w:rsidRDefault="007D19F6" w:rsidP="007D19F6">
      <w:pPr>
        <w:pStyle w:val="Heading3"/>
      </w:pPr>
      <w:r>
        <w:rPr>
          <w:rFonts w:ascii="Apple Color Emoji" w:hAnsi="Apple Color Emoji" w:cs="Apple Color Emoji"/>
        </w:rPr>
        <w:t>🔧</w:t>
      </w:r>
      <w:r>
        <w:t xml:space="preserve"> Tools:</w:t>
      </w:r>
    </w:p>
    <w:p w14:paraId="69AD6536" w14:textId="77777777" w:rsidR="007D19F6" w:rsidRDefault="007D19F6" w:rsidP="007D19F6">
      <w:pPr>
        <w:pStyle w:val="NormalWeb"/>
        <w:numPr>
          <w:ilvl w:val="0"/>
          <w:numId w:val="63"/>
        </w:numPr>
      </w:pPr>
      <w:r>
        <w:rPr>
          <w:rStyle w:val="Strong"/>
        </w:rPr>
        <w:t>Figma</w:t>
      </w:r>
      <w:r>
        <w:t xml:space="preserve"> — wireframes, mockups, prototypes</w:t>
      </w:r>
    </w:p>
    <w:p w14:paraId="3C10BA49" w14:textId="77777777" w:rsidR="007D19F6" w:rsidRDefault="007D19F6" w:rsidP="007D19F6">
      <w:pPr>
        <w:pStyle w:val="NormalWeb"/>
        <w:numPr>
          <w:ilvl w:val="0"/>
          <w:numId w:val="63"/>
        </w:numPr>
      </w:pPr>
      <w:r>
        <w:rPr>
          <w:rStyle w:val="Strong"/>
        </w:rPr>
        <w:t>FigJam</w:t>
      </w:r>
      <w:r>
        <w:t xml:space="preserve"> — UX flows, diagrams</w:t>
      </w:r>
    </w:p>
    <w:p w14:paraId="68C74B0C" w14:textId="77777777" w:rsidR="007D19F6" w:rsidRDefault="007D19F6" w:rsidP="007D19F6">
      <w:pPr>
        <w:pStyle w:val="NormalWeb"/>
        <w:numPr>
          <w:ilvl w:val="0"/>
          <w:numId w:val="63"/>
        </w:numPr>
      </w:pPr>
      <w:r>
        <w:rPr>
          <w:rStyle w:val="Strong"/>
        </w:rPr>
        <w:t>Balsamiq</w:t>
      </w:r>
      <w:r>
        <w:t xml:space="preserve"> — low fidelity wireframes</w:t>
      </w:r>
    </w:p>
    <w:p w14:paraId="409704F8" w14:textId="77777777" w:rsidR="007D19F6" w:rsidRDefault="007D19F6" w:rsidP="007D19F6">
      <w:pPr>
        <w:pStyle w:val="NormalWeb"/>
        <w:numPr>
          <w:ilvl w:val="0"/>
          <w:numId w:val="63"/>
        </w:numPr>
      </w:pPr>
      <w:r>
        <w:rPr>
          <w:rStyle w:val="Strong"/>
        </w:rPr>
        <w:t>Lucidchart</w:t>
      </w:r>
      <w:r>
        <w:t xml:space="preserve"> — flowcharts, user journeys</w:t>
      </w:r>
    </w:p>
    <w:p w14:paraId="7CA6705D" w14:textId="77777777" w:rsidR="007D19F6" w:rsidRDefault="007D19F6" w:rsidP="007D19F6">
      <w:pPr>
        <w:pStyle w:val="Heading3"/>
      </w:pPr>
      <w:r>
        <w:t>Why needed:</w:t>
      </w:r>
    </w:p>
    <w:p w14:paraId="18318A90" w14:textId="77777777" w:rsidR="007D19F6" w:rsidRDefault="007D19F6" w:rsidP="007D19F6">
      <w:pPr>
        <w:pStyle w:val="NormalWeb"/>
      </w:pPr>
      <w:r>
        <w:t>PMs collaborate with designers to shape:</w:t>
      </w:r>
    </w:p>
    <w:p w14:paraId="3F9D63A5" w14:textId="77777777" w:rsidR="007D19F6" w:rsidRDefault="007D19F6" w:rsidP="007D19F6">
      <w:pPr>
        <w:pStyle w:val="NormalWeb"/>
        <w:numPr>
          <w:ilvl w:val="0"/>
          <w:numId w:val="64"/>
        </w:numPr>
      </w:pPr>
      <w:r>
        <w:t>User flows</w:t>
      </w:r>
    </w:p>
    <w:p w14:paraId="140486AA" w14:textId="77777777" w:rsidR="007D19F6" w:rsidRDefault="007D19F6" w:rsidP="007D19F6">
      <w:pPr>
        <w:pStyle w:val="NormalWeb"/>
        <w:numPr>
          <w:ilvl w:val="0"/>
          <w:numId w:val="64"/>
        </w:numPr>
      </w:pPr>
      <w:r>
        <w:t>Screen layouts</w:t>
      </w:r>
    </w:p>
    <w:p w14:paraId="0CAED372" w14:textId="77777777" w:rsidR="007D19F6" w:rsidRDefault="007D19F6" w:rsidP="007D19F6">
      <w:pPr>
        <w:pStyle w:val="NormalWeb"/>
        <w:numPr>
          <w:ilvl w:val="0"/>
          <w:numId w:val="64"/>
        </w:numPr>
      </w:pPr>
      <w:r>
        <w:t>UX patterns</w:t>
      </w:r>
    </w:p>
    <w:p w14:paraId="29F26BEC" w14:textId="77777777" w:rsidR="007D19F6" w:rsidRDefault="007D19F6" w:rsidP="007D19F6">
      <w:pPr>
        <w:pStyle w:val="NormalWeb"/>
        <w:numPr>
          <w:ilvl w:val="0"/>
          <w:numId w:val="64"/>
        </w:numPr>
      </w:pPr>
      <w:r>
        <w:t>Info architecture</w:t>
      </w:r>
    </w:p>
    <w:p w14:paraId="5422F65A" w14:textId="77777777" w:rsidR="007D19F6" w:rsidRDefault="007D19F6" w:rsidP="007D19F6">
      <w:r>
        <w:pict w14:anchorId="7AD48F75">
          <v:rect id="_x0000_i1028" style="width:0;height:1.5pt" o:hralign="center" o:hrstd="t" o:hr="t" fillcolor="#a0a0a0" stroked="f"/>
        </w:pict>
      </w:r>
    </w:p>
    <w:p w14:paraId="5C51CEAF" w14:textId="77777777" w:rsidR="007D19F6" w:rsidRDefault="007D19F6" w:rsidP="007D19F6">
      <w:pPr>
        <w:pStyle w:val="Heading1"/>
      </w:pPr>
      <w:r>
        <w:rPr>
          <w:rFonts w:ascii="Apple Color Emoji" w:hAnsi="Apple Color Emoji" w:cs="Apple Color Emoji"/>
        </w:rPr>
        <w:lastRenderedPageBreak/>
        <w:t>⭐</w:t>
      </w:r>
      <w:r>
        <w:t xml:space="preserve"> </w:t>
      </w:r>
      <w:r>
        <w:rPr>
          <w:rStyle w:val="Strong"/>
          <w:b/>
          <w:bCs/>
        </w:rPr>
        <w:t>4. USER RESEARCH / CUSTOMER DISCOVERY</w:t>
      </w:r>
    </w:p>
    <w:p w14:paraId="4972F04E" w14:textId="77777777" w:rsidR="007D19F6" w:rsidRDefault="007D19F6" w:rsidP="007D19F6">
      <w:pPr>
        <w:pStyle w:val="Heading3"/>
      </w:pPr>
      <w:r>
        <w:rPr>
          <w:rFonts w:ascii="Apple Color Emoji" w:hAnsi="Apple Color Emoji" w:cs="Apple Color Emoji"/>
        </w:rPr>
        <w:t>🔧</w:t>
      </w:r>
      <w:r>
        <w:t xml:space="preserve"> Tools:</w:t>
      </w:r>
    </w:p>
    <w:p w14:paraId="5979CD48" w14:textId="77777777" w:rsidR="007D19F6" w:rsidRDefault="007D19F6" w:rsidP="007D19F6">
      <w:pPr>
        <w:pStyle w:val="NormalWeb"/>
        <w:numPr>
          <w:ilvl w:val="0"/>
          <w:numId w:val="65"/>
        </w:numPr>
      </w:pPr>
      <w:r>
        <w:rPr>
          <w:rStyle w:val="Strong"/>
        </w:rPr>
        <w:t>Typeform / Google Forms</w:t>
      </w:r>
      <w:r>
        <w:t xml:space="preserve"> — user feedback surveys</w:t>
      </w:r>
    </w:p>
    <w:p w14:paraId="30C5210B" w14:textId="77777777" w:rsidR="007D19F6" w:rsidRDefault="007D19F6" w:rsidP="007D19F6">
      <w:pPr>
        <w:pStyle w:val="NormalWeb"/>
        <w:numPr>
          <w:ilvl w:val="0"/>
          <w:numId w:val="65"/>
        </w:numPr>
      </w:pPr>
      <w:r>
        <w:rPr>
          <w:rStyle w:val="Strong"/>
        </w:rPr>
        <w:t>Calendly</w:t>
      </w:r>
      <w:r>
        <w:t xml:space="preserve"> — user interview scheduling</w:t>
      </w:r>
    </w:p>
    <w:p w14:paraId="15916D54" w14:textId="77777777" w:rsidR="007D19F6" w:rsidRDefault="007D19F6" w:rsidP="007D19F6">
      <w:pPr>
        <w:pStyle w:val="NormalWeb"/>
        <w:numPr>
          <w:ilvl w:val="0"/>
          <w:numId w:val="65"/>
        </w:numPr>
      </w:pPr>
      <w:r>
        <w:rPr>
          <w:rStyle w:val="Strong"/>
        </w:rPr>
        <w:t>Zoom / Teams</w:t>
      </w:r>
      <w:r>
        <w:t xml:space="preserve"> — interviews</w:t>
      </w:r>
    </w:p>
    <w:p w14:paraId="071BEA30" w14:textId="77777777" w:rsidR="007D19F6" w:rsidRDefault="007D19F6" w:rsidP="007D19F6">
      <w:pPr>
        <w:pStyle w:val="NormalWeb"/>
        <w:numPr>
          <w:ilvl w:val="0"/>
          <w:numId w:val="65"/>
        </w:numPr>
      </w:pPr>
      <w:r>
        <w:rPr>
          <w:rStyle w:val="Strong"/>
        </w:rPr>
        <w:t>Dovetail</w:t>
      </w:r>
      <w:r>
        <w:t xml:space="preserve"> — user interview storage &amp; tagging</w:t>
      </w:r>
    </w:p>
    <w:p w14:paraId="54F3EF87" w14:textId="77777777" w:rsidR="007D19F6" w:rsidRDefault="007D19F6" w:rsidP="007D19F6">
      <w:pPr>
        <w:pStyle w:val="NormalWeb"/>
        <w:numPr>
          <w:ilvl w:val="0"/>
          <w:numId w:val="65"/>
        </w:numPr>
      </w:pPr>
      <w:r>
        <w:rPr>
          <w:rStyle w:val="Strong"/>
        </w:rPr>
        <w:t>Intercom</w:t>
      </w:r>
      <w:r>
        <w:t xml:space="preserve"> — in-app surveys + feedback</w:t>
      </w:r>
    </w:p>
    <w:p w14:paraId="2D3901CF" w14:textId="77777777" w:rsidR="007D19F6" w:rsidRDefault="007D19F6" w:rsidP="007D19F6">
      <w:pPr>
        <w:pStyle w:val="Heading3"/>
      </w:pPr>
      <w:r>
        <w:t>Why needed:</w:t>
      </w:r>
    </w:p>
    <w:p w14:paraId="7F072E06" w14:textId="77777777" w:rsidR="007D19F6" w:rsidRDefault="007D19F6" w:rsidP="007D19F6">
      <w:pPr>
        <w:pStyle w:val="NormalWeb"/>
      </w:pPr>
      <w:r>
        <w:t>PMs gather:</w:t>
      </w:r>
    </w:p>
    <w:p w14:paraId="517D957D" w14:textId="77777777" w:rsidR="007D19F6" w:rsidRDefault="007D19F6" w:rsidP="007D19F6">
      <w:pPr>
        <w:pStyle w:val="NormalWeb"/>
        <w:numPr>
          <w:ilvl w:val="0"/>
          <w:numId w:val="66"/>
        </w:numPr>
      </w:pPr>
      <w:r>
        <w:t>Pain points</w:t>
      </w:r>
    </w:p>
    <w:p w14:paraId="59DCB93F" w14:textId="77777777" w:rsidR="007D19F6" w:rsidRDefault="007D19F6" w:rsidP="007D19F6">
      <w:pPr>
        <w:pStyle w:val="NormalWeb"/>
        <w:numPr>
          <w:ilvl w:val="0"/>
          <w:numId w:val="66"/>
        </w:numPr>
      </w:pPr>
      <w:r>
        <w:t>Needs</w:t>
      </w:r>
    </w:p>
    <w:p w14:paraId="03BB81C1" w14:textId="77777777" w:rsidR="007D19F6" w:rsidRDefault="007D19F6" w:rsidP="007D19F6">
      <w:pPr>
        <w:pStyle w:val="NormalWeb"/>
        <w:numPr>
          <w:ilvl w:val="0"/>
          <w:numId w:val="66"/>
        </w:numPr>
      </w:pPr>
      <w:r>
        <w:t>Frustrations</w:t>
      </w:r>
    </w:p>
    <w:p w14:paraId="4B6D70C0" w14:textId="77777777" w:rsidR="007D19F6" w:rsidRDefault="007D19F6" w:rsidP="007D19F6">
      <w:pPr>
        <w:pStyle w:val="NormalWeb"/>
        <w:numPr>
          <w:ilvl w:val="0"/>
          <w:numId w:val="66"/>
        </w:numPr>
      </w:pPr>
      <w:r>
        <w:t>Behavioral insights</w:t>
      </w:r>
    </w:p>
    <w:p w14:paraId="408B52F6" w14:textId="77777777" w:rsidR="007D19F6" w:rsidRDefault="007D19F6" w:rsidP="007D19F6">
      <w:pPr>
        <w:pStyle w:val="NormalWeb"/>
        <w:numPr>
          <w:ilvl w:val="0"/>
          <w:numId w:val="66"/>
        </w:numPr>
      </w:pPr>
      <w:r>
        <w:t>Feature validation</w:t>
      </w:r>
    </w:p>
    <w:p w14:paraId="3BFA7FB5" w14:textId="77777777" w:rsidR="007D19F6" w:rsidRDefault="007D19F6" w:rsidP="007D19F6">
      <w:r>
        <w:pict w14:anchorId="47907B1B">
          <v:rect id="_x0000_i1029" style="width:0;height:1.5pt" o:hralign="center" o:hrstd="t" o:hr="t" fillcolor="#a0a0a0" stroked="f"/>
        </w:pict>
      </w:r>
    </w:p>
    <w:p w14:paraId="14022284" w14:textId="77777777" w:rsidR="007D19F6" w:rsidRDefault="007D19F6" w:rsidP="007D19F6">
      <w:pPr>
        <w:pStyle w:val="Heading1"/>
      </w:pPr>
      <w:r>
        <w:rPr>
          <w:rFonts w:ascii="Apple Color Emoji" w:hAnsi="Apple Color Emoji" w:cs="Apple Color Emoji"/>
        </w:rPr>
        <w:t>⭐</w:t>
      </w:r>
      <w:r>
        <w:t xml:space="preserve"> </w:t>
      </w:r>
      <w:r>
        <w:rPr>
          <w:rStyle w:val="Strong"/>
          <w:b/>
          <w:bCs/>
        </w:rPr>
        <w:t>5. COMPETITOR ANALYSIS &amp; MARKET RESEARCH</w:t>
      </w:r>
    </w:p>
    <w:p w14:paraId="30F2DAAD" w14:textId="77777777" w:rsidR="007D19F6" w:rsidRDefault="007D19F6" w:rsidP="007D19F6">
      <w:pPr>
        <w:pStyle w:val="Heading3"/>
      </w:pPr>
      <w:r>
        <w:rPr>
          <w:rFonts w:ascii="Apple Color Emoji" w:hAnsi="Apple Color Emoji" w:cs="Apple Color Emoji"/>
        </w:rPr>
        <w:t>🔧</w:t>
      </w:r>
      <w:r>
        <w:t xml:space="preserve"> Tools:</w:t>
      </w:r>
    </w:p>
    <w:p w14:paraId="6FBBE594" w14:textId="77777777" w:rsidR="007D19F6" w:rsidRDefault="007D19F6" w:rsidP="007D19F6">
      <w:pPr>
        <w:pStyle w:val="NormalWeb"/>
        <w:numPr>
          <w:ilvl w:val="0"/>
          <w:numId w:val="67"/>
        </w:numPr>
      </w:pPr>
      <w:r>
        <w:rPr>
          <w:rStyle w:val="Strong"/>
        </w:rPr>
        <w:t>Crunchbase</w:t>
      </w:r>
      <w:r>
        <w:t xml:space="preserve"> — competitor funding + market</w:t>
      </w:r>
    </w:p>
    <w:p w14:paraId="16634A97" w14:textId="77777777" w:rsidR="007D19F6" w:rsidRDefault="007D19F6" w:rsidP="007D19F6">
      <w:pPr>
        <w:pStyle w:val="NormalWeb"/>
        <w:numPr>
          <w:ilvl w:val="0"/>
          <w:numId w:val="67"/>
        </w:numPr>
      </w:pPr>
      <w:r>
        <w:rPr>
          <w:rStyle w:val="Strong"/>
        </w:rPr>
        <w:t>G2, Capterra</w:t>
      </w:r>
      <w:r>
        <w:t xml:space="preserve"> — competitive reviews</w:t>
      </w:r>
    </w:p>
    <w:p w14:paraId="7A314504" w14:textId="77777777" w:rsidR="007D19F6" w:rsidRDefault="007D19F6" w:rsidP="007D19F6">
      <w:pPr>
        <w:pStyle w:val="NormalWeb"/>
        <w:numPr>
          <w:ilvl w:val="0"/>
          <w:numId w:val="67"/>
        </w:numPr>
      </w:pPr>
      <w:r>
        <w:rPr>
          <w:rStyle w:val="Strong"/>
        </w:rPr>
        <w:t>Google Trends</w:t>
      </w:r>
      <w:r>
        <w:t xml:space="preserve"> — market signals</w:t>
      </w:r>
    </w:p>
    <w:p w14:paraId="4F319334" w14:textId="77777777" w:rsidR="007D19F6" w:rsidRDefault="007D19F6" w:rsidP="007D19F6">
      <w:pPr>
        <w:pStyle w:val="NormalWeb"/>
        <w:numPr>
          <w:ilvl w:val="0"/>
          <w:numId w:val="67"/>
        </w:numPr>
      </w:pPr>
      <w:r>
        <w:rPr>
          <w:rStyle w:val="Strong"/>
        </w:rPr>
        <w:t>SEMrush / SimilarWeb</w:t>
      </w:r>
      <w:r>
        <w:t xml:space="preserve"> — web traffic, discovery</w:t>
      </w:r>
    </w:p>
    <w:p w14:paraId="3BE9092F" w14:textId="77777777" w:rsidR="007D19F6" w:rsidRDefault="007D19F6" w:rsidP="007D19F6">
      <w:pPr>
        <w:pStyle w:val="NormalWeb"/>
        <w:numPr>
          <w:ilvl w:val="0"/>
          <w:numId w:val="67"/>
        </w:numPr>
      </w:pPr>
      <w:r>
        <w:rPr>
          <w:rStyle w:val="Strong"/>
        </w:rPr>
        <w:t>PitchBook</w:t>
      </w:r>
      <w:r>
        <w:t xml:space="preserve"> — deep market data</w:t>
      </w:r>
    </w:p>
    <w:p w14:paraId="76121B00" w14:textId="77777777" w:rsidR="007D19F6" w:rsidRDefault="007D19F6" w:rsidP="007D19F6">
      <w:pPr>
        <w:pStyle w:val="Heading3"/>
      </w:pPr>
      <w:r>
        <w:t>Why needed:</w:t>
      </w:r>
    </w:p>
    <w:p w14:paraId="2FA2C16B" w14:textId="77777777" w:rsidR="007D19F6" w:rsidRDefault="007D19F6" w:rsidP="007D19F6">
      <w:pPr>
        <w:pStyle w:val="NormalWeb"/>
      </w:pPr>
      <w:r>
        <w:t>PMs need:</w:t>
      </w:r>
    </w:p>
    <w:p w14:paraId="11E2E770" w14:textId="77777777" w:rsidR="007D19F6" w:rsidRDefault="007D19F6" w:rsidP="007D19F6">
      <w:pPr>
        <w:pStyle w:val="NormalWeb"/>
        <w:numPr>
          <w:ilvl w:val="0"/>
          <w:numId w:val="68"/>
        </w:numPr>
      </w:pPr>
      <w:r>
        <w:t>Market positioning</w:t>
      </w:r>
    </w:p>
    <w:p w14:paraId="48D564B1" w14:textId="77777777" w:rsidR="007D19F6" w:rsidRDefault="007D19F6" w:rsidP="007D19F6">
      <w:pPr>
        <w:pStyle w:val="NormalWeb"/>
        <w:numPr>
          <w:ilvl w:val="0"/>
          <w:numId w:val="68"/>
        </w:numPr>
      </w:pPr>
      <w:r>
        <w:t>Feature gaps</w:t>
      </w:r>
    </w:p>
    <w:p w14:paraId="3D84AC33" w14:textId="77777777" w:rsidR="007D19F6" w:rsidRDefault="007D19F6" w:rsidP="007D19F6">
      <w:pPr>
        <w:pStyle w:val="NormalWeb"/>
        <w:numPr>
          <w:ilvl w:val="0"/>
          <w:numId w:val="68"/>
        </w:numPr>
      </w:pPr>
      <w:r>
        <w:t>Competitive differentiation</w:t>
      </w:r>
    </w:p>
    <w:p w14:paraId="25CEE876" w14:textId="77777777" w:rsidR="007D19F6" w:rsidRDefault="007D19F6" w:rsidP="007D19F6">
      <w:r>
        <w:pict w14:anchorId="0CCFA18A">
          <v:rect id="_x0000_i1030" style="width:0;height:1.5pt" o:hralign="center" o:hrstd="t" o:hr="t" fillcolor="#a0a0a0" stroked="f"/>
        </w:pict>
      </w:r>
    </w:p>
    <w:p w14:paraId="0DB8B8BC" w14:textId="77777777" w:rsidR="007D19F6" w:rsidRDefault="007D19F6" w:rsidP="007D19F6">
      <w:pPr>
        <w:pStyle w:val="Heading1"/>
      </w:pPr>
      <w:r>
        <w:rPr>
          <w:rFonts w:ascii="Apple Color Emoji" w:hAnsi="Apple Color Emoji" w:cs="Apple Color Emoji"/>
        </w:rPr>
        <w:lastRenderedPageBreak/>
        <w:t>⭐</w:t>
      </w:r>
      <w:r>
        <w:t xml:space="preserve"> </w:t>
      </w:r>
      <w:r>
        <w:rPr>
          <w:rStyle w:val="Strong"/>
          <w:b/>
          <w:bCs/>
        </w:rPr>
        <w:t>6. ANALYTICS &amp; PRODUCT METRICS</w:t>
      </w:r>
    </w:p>
    <w:p w14:paraId="0293AAD0" w14:textId="77777777" w:rsidR="007D19F6" w:rsidRDefault="007D19F6" w:rsidP="007D19F6">
      <w:pPr>
        <w:pStyle w:val="Heading3"/>
      </w:pPr>
      <w:r>
        <w:rPr>
          <w:rFonts w:ascii="Apple Color Emoji" w:hAnsi="Apple Color Emoji" w:cs="Apple Color Emoji"/>
        </w:rPr>
        <w:t>🔧</w:t>
      </w:r>
      <w:r>
        <w:t xml:space="preserve"> Tools:</w:t>
      </w:r>
    </w:p>
    <w:p w14:paraId="760CAEF9" w14:textId="77777777" w:rsidR="007D19F6" w:rsidRDefault="007D19F6" w:rsidP="007D19F6">
      <w:pPr>
        <w:pStyle w:val="NormalWeb"/>
        <w:numPr>
          <w:ilvl w:val="0"/>
          <w:numId w:val="69"/>
        </w:numPr>
      </w:pPr>
      <w:r>
        <w:rPr>
          <w:rStyle w:val="Strong"/>
        </w:rPr>
        <w:t>Mixpanel</w:t>
      </w:r>
      <w:r>
        <w:t xml:space="preserve"> — retention &amp; funnel analytics</w:t>
      </w:r>
    </w:p>
    <w:p w14:paraId="5FA17640" w14:textId="77777777" w:rsidR="007D19F6" w:rsidRDefault="007D19F6" w:rsidP="007D19F6">
      <w:pPr>
        <w:pStyle w:val="NormalWeb"/>
        <w:numPr>
          <w:ilvl w:val="0"/>
          <w:numId w:val="69"/>
        </w:numPr>
      </w:pPr>
      <w:r>
        <w:rPr>
          <w:rStyle w:val="Strong"/>
        </w:rPr>
        <w:t>Amplitude</w:t>
      </w:r>
      <w:r>
        <w:t xml:space="preserve"> — product usage insights</w:t>
      </w:r>
    </w:p>
    <w:p w14:paraId="50426651" w14:textId="77777777" w:rsidR="007D19F6" w:rsidRDefault="007D19F6" w:rsidP="007D19F6">
      <w:pPr>
        <w:pStyle w:val="NormalWeb"/>
        <w:numPr>
          <w:ilvl w:val="0"/>
          <w:numId w:val="69"/>
        </w:numPr>
      </w:pPr>
      <w:r>
        <w:rPr>
          <w:rStyle w:val="Strong"/>
        </w:rPr>
        <w:t>Google Analytics</w:t>
      </w:r>
      <w:r>
        <w:t xml:space="preserve"> — general web analytics</w:t>
      </w:r>
    </w:p>
    <w:p w14:paraId="1E5C0EF0" w14:textId="77777777" w:rsidR="007D19F6" w:rsidRDefault="007D19F6" w:rsidP="007D19F6">
      <w:pPr>
        <w:pStyle w:val="NormalWeb"/>
        <w:numPr>
          <w:ilvl w:val="0"/>
          <w:numId w:val="69"/>
        </w:numPr>
      </w:pPr>
      <w:r>
        <w:rPr>
          <w:rStyle w:val="Strong"/>
        </w:rPr>
        <w:t>PostHog</w:t>
      </w:r>
      <w:r>
        <w:t xml:space="preserve"> — open-source product analytics</w:t>
      </w:r>
    </w:p>
    <w:p w14:paraId="4CB5DB0A" w14:textId="77777777" w:rsidR="007D19F6" w:rsidRDefault="007D19F6" w:rsidP="007D19F6">
      <w:pPr>
        <w:pStyle w:val="Heading3"/>
      </w:pPr>
      <w:r>
        <w:t>Why needed:</w:t>
      </w:r>
    </w:p>
    <w:p w14:paraId="77A0DDE7" w14:textId="77777777" w:rsidR="007D19F6" w:rsidRDefault="007D19F6" w:rsidP="007D19F6">
      <w:pPr>
        <w:pStyle w:val="NormalWeb"/>
      </w:pPr>
      <w:r>
        <w:t>Measure:</w:t>
      </w:r>
    </w:p>
    <w:p w14:paraId="716DEDDC" w14:textId="77777777" w:rsidR="007D19F6" w:rsidRDefault="007D19F6" w:rsidP="007D19F6">
      <w:pPr>
        <w:pStyle w:val="NormalWeb"/>
        <w:numPr>
          <w:ilvl w:val="0"/>
          <w:numId w:val="70"/>
        </w:numPr>
      </w:pPr>
      <w:r>
        <w:t>Daily active users (DAU)</w:t>
      </w:r>
    </w:p>
    <w:p w14:paraId="214B165F" w14:textId="77777777" w:rsidR="007D19F6" w:rsidRDefault="007D19F6" w:rsidP="007D19F6">
      <w:pPr>
        <w:pStyle w:val="NormalWeb"/>
        <w:numPr>
          <w:ilvl w:val="0"/>
          <w:numId w:val="70"/>
        </w:numPr>
      </w:pPr>
      <w:r>
        <w:t>Activation rate</w:t>
      </w:r>
    </w:p>
    <w:p w14:paraId="58A60151" w14:textId="77777777" w:rsidR="007D19F6" w:rsidRDefault="007D19F6" w:rsidP="007D19F6">
      <w:pPr>
        <w:pStyle w:val="NormalWeb"/>
        <w:numPr>
          <w:ilvl w:val="0"/>
          <w:numId w:val="70"/>
        </w:numPr>
      </w:pPr>
      <w:r>
        <w:t>Feature usage</w:t>
      </w:r>
    </w:p>
    <w:p w14:paraId="738D7337" w14:textId="77777777" w:rsidR="007D19F6" w:rsidRDefault="007D19F6" w:rsidP="007D19F6">
      <w:pPr>
        <w:pStyle w:val="NormalWeb"/>
        <w:numPr>
          <w:ilvl w:val="0"/>
          <w:numId w:val="70"/>
        </w:numPr>
      </w:pPr>
      <w:r>
        <w:t>Retention</w:t>
      </w:r>
    </w:p>
    <w:p w14:paraId="1489E950" w14:textId="77777777" w:rsidR="007D19F6" w:rsidRDefault="007D19F6" w:rsidP="007D19F6">
      <w:pPr>
        <w:pStyle w:val="NormalWeb"/>
        <w:numPr>
          <w:ilvl w:val="0"/>
          <w:numId w:val="70"/>
        </w:numPr>
      </w:pPr>
      <w:r>
        <w:t>Conversion</w:t>
      </w:r>
    </w:p>
    <w:p w14:paraId="09C85DEF" w14:textId="77777777" w:rsidR="007D19F6" w:rsidRDefault="00AD63A6" w:rsidP="007D19F6">
      <w:r>
        <w:rPr>
          <w:noProof/>
        </w:rPr>
        <w:pict w14:anchorId="6F7F32C5">
          <v:rect id="_x0000_i1036" alt="" style="width:468pt;height:.05pt;mso-width-percent:0;mso-height-percent:0;mso-width-percent:0;mso-height-percent:0" o:hralign="center" o:hrstd="t" o:hr="t" fillcolor="#a0a0a0" stroked="f"/>
        </w:pict>
      </w:r>
    </w:p>
    <w:p w14:paraId="66C85251" w14:textId="77777777" w:rsidR="007D19F6" w:rsidRDefault="007D19F6" w:rsidP="007D19F6">
      <w:pPr>
        <w:pStyle w:val="Heading1"/>
      </w:pPr>
      <w:r>
        <w:rPr>
          <w:rFonts w:ascii="Apple Color Emoji" w:hAnsi="Apple Color Emoji" w:cs="Apple Color Emoji"/>
        </w:rPr>
        <w:t>⭐</w:t>
      </w:r>
      <w:r>
        <w:t xml:space="preserve"> </w:t>
      </w:r>
      <w:r>
        <w:rPr>
          <w:rStyle w:val="Strong"/>
          <w:b/>
          <w:bCs/>
        </w:rPr>
        <w:t>7. PROJECT MANAGEMENT / DELIVERY</w:t>
      </w:r>
    </w:p>
    <w:p w14:paraId="2E0AEBFB" w14:textId="77777777" w:rsidR="007D19F6" w:rsidRDefault="007D19F6" w:rsidP="007D19F6">
      <w:pPr>
        <w:pStyle w:val="Heading3"/>
      </w:pPr>
      <w:r>
        <w:rPr>
          <w:rFonts w:ascii="Apple Color Emoji" w:hAnsi="Apple Color Emoji" w:cs="Apple Color Emoji"/>
        </w:rPr>
        <w:t>🔧</w:t>
      </w:r>
      <w:r>
        <w:t xml:space="preserve"> Tools:</w:t>
      </w:r>
    </w:p>
    <w:p w14:paraId="740BCE01" w14:textId="77777777" w:rsidR="007D19F6" w:rsidRDefault="007D19F6" w:rsidP="007D19F6">
      <w:pPr>
        <w:pStyle w:val="NormalWeb"/>
        <w:numPr>
          <w:ilvl w:val="0"/>
          <w:numId w:val="71"/>
        </w:numPr>
      </w:pPr>
      <w:r>
        <w:rPr>
          <w:rStyle w:val="Strong"/>
        </w:rPr>
        <w:t>Jira (Scrum/Kanban board)</w:t>
      </w:r>
    </w:p>
    <w:p w14:paraId="03EAE3B2" w14:textId="77777777" w:rsidR="007D19F6" w:rsidRDefault="007D19F6" w:rsidP="007D19F6">
      <w:pPr>
        <w:pStyle w:val="NormalWeb"/>
        <w:numPr>
          <w:ilvl w:val="0"/>
          <w:numId w:val="71"/>
        </w:numPr>
      </w:pPr>
      <w:r>
        <w:rPr>
          <w:rStyle w:val="Strong"/>
        </w:rPr>
        <w:t>Linear (super fast)</w:t>
      </w:r>
    </w:p>
    <w:p w14:paraId="652DC35B" w14:textId="77777777" w:rsidR="007D19F6" w:rsidRDefault="007D19F6" w:rsidP="007D19F6">
      <w:pPr>
        <w:pStyle w:val="NormalWeb"/>
        <w:numPr>
          <w:ilvl w:val="0"/>
          <w:numId w:val="71"/>
        </w:numPr>
      </w:pPr>
      <w:r>
        <w:rPr>
          <w:rStyle w:val="Strong"/>
        </w:rPr>
        <w:t>Slack</w:t>
      </w:r>
      <w:r>
        <w:t xml:space="preserve"> — communication</w:t>
      </w:r>
    </w:p>
    <w:p w14:paraId="27AC73E5" w14:textId="77777777" w:rsidR="007D19F6" w:rsidRDefault="007D19F6" w:rsidP="007D19F6">
      <w:pPr>
        <w:pStyle w:val="NormalWeb"/>
        <w:numPr>
          <w:ilvl w:val="0"/>
          <w:numId w:val="71"/>
        </w:numPr>
      </w:pPr>
      <w:r>
        <w:rPr>
          <w:rStyle w:val="Strong"/>
        </w:rPr>
        <w:t>Loom</w:t>
      </w:r>
      <w:r>
        <w:t xml:space="preserve"> — async video walkthroughs</w:t>
      </w:r>
    </w:p>
    <w:p w14:paraId="1DE6D902" w14:textId="77777777" w:rsidR="007D19F6" w:rsidRDefault="007D19F6" w:rsidP="007D19F6">
      <w:pPr>
        <w:pStyle w:val="NormalWeb"/>
        <w:numPr>
          <w:ilvl w:val="0"/>
          <w:numId w:val="71"/>
        </w:numPr>
      </w:pPr>
      <w:r>
        <w:rPr>
          <w:rStyle w:val="Strong"/>
        </w:rPr>
        <w:t>GitHub Projects</w:t>
      </w:r>
      <w:r>
        <w:t xml:space="preserve"> — engineering aligned</w:t>
      </w:r>
    </w:p>
    <w:p w14:paraId="3C1FD9C6" w14:textId="77777777" w:rsidR="007D19F6" w:rsidRDefault="007D19F6" w:rsidP="007D19F6">
      <w:pPr>
        <w:pStyle w:val="NormalWeb"/>
      </w:pPr>
      <w:r>
        <w:t>Why needed:</w:t>
      </w:r>
      <w:r>
        <w:br/>
        <w:t>PMs coordinate:</w:t>
      </w:r>
    </w:p>
    <w:p w14:paraId="2CF255AD" w14:textId="77777777" w:rsidR="007D19F6" w:rsidRDefault="007D19F6" w:rsidP="007D19F6">
      <w:pPr>
        <w:pStyle w:val="NormalWeb"/>
        <w:numPr>
          <w:ilvl w:val="0"/>
          <w:numId w:val="72"/>
        </w:numPr>
      </w:pPr>
      <w:r>
        <w:t>Sprints</w:t>
      </w:r>
    </w:p>
    <w:p w14:paraId="67CD9208" w14:textId="77777777" w:rsidR="007D19F6" w:rsidRDefault="007D19F6" w:rsidP="007D19F6">
      <w:pPr>
        <w:pStyle w:val="NormalWeb"/>
        <w:numPr>
          <w:ilvl w:val="0"/>
          <w:numId w:val="72"/>
        </w:numPr>
      </w:pPr>
      <w:r>
        <w:t>Releases</w:t>
      </w:r>
    </w:p>
    <w:p w14:paraId="546821FC" w14:textId="77777777" w:rsidR="007D19F6" w:rsidRDefault="007D19F6" w:rsidP="007D19F6">
      <w:pPr>
        <w:pStyle w:val="NormalWeb"/>
        <w:numPr>
          <w:ilvl w:val="0"/>
          <w:numId w:val="72"/>
        </w:numPr>
      </w:pPr>
      <w:r>
        <w:t>Engineering tasks</w:t>
      </w:r>
    </w:p>
    <w:p w14:paraId="39EC9BA9" w14:textId="77777777" w:rsidR="007D19F6" w:rsidRDefault="00AD63A6" w:rsidP="007D19F6">
      <w:r>
        <w:rPr>
          <w:noProof/>
        </w:rPr>
        <w:pict w14:anchorId="76CDEE45">
          <v:rect id="_x0000_i1035" alt="" style="width:468pt;height:.05pt;mso-width-percent:0;mso-height-percent:0;mso-width-percent:0;mso-height-percent:0" o:hralign="center" o:hrstd="t" o:hr="t" fillcolor="#a0a0a0" stroked="f"/>
        </w:pict>
      </w:r>
    </w:p>
    <w:p w14:paraId="451C7770" w14:textId="77777777" w:rsidR="007D19F6" w:rsidRDefault="007D19F6" w:rsidP="007D19F6">
      <w:pPr>
        <w:pStyle w:val="Heading1"/>
      </w:pPr>
      <w:r>
        <w:rPr>
          <w:rFonts w:ascii="Apple Color Emoji" w:hAnsi="Apple Color Emoji" w:cs="Apple Color Emoji"/>
        </w:rPr>
        <w:lastRenderedPageBreak/>
        <w:t>⭐</w:t>
      </w:r>
      <w:r>
        <w:t xml:space="preserve"> </w:t>
      </w:r>
      <w:r>
        <w:rPr>
          <w:rStyle w:val="Strong"/>
          <w:b/>
          <w:bCs/>
        </w:rPr>
        <w:t>8. PROTOTYPING &amp; NO-CODE TOOLS (Optional but Useful)</w:t>
      </w:r>
    </w:p>
    <w:p w14:paraId="701EE3BE" w14:textId="77777777" w:rsidR="007D19F6" w:rsidRDefault="007D19F6" w:rsidP="007D19F6">
      <w:pPr>
        <w:pStyle w:val="Heading3"/>
      </w:pPr>
      <w:r>
        <w:rPr>
          <w:rFonts w:ascii="Apple Color Emoji" w:hAnsi="Apple Color Emoji" w:cs="Apple Color Emoji"/>
        </w:rPr>
        <w:t>🔧</w:t>
      </w:r>
      <w:r>
        <w:t xml:space="preserve"> Tools:</w:t>
      </w:r>
    </w:p>
    <w:p w14:paraId="6C13EAFA" w14:textId="77777777" w:rsidR="007D19F6" w:rsidRDefault="007D19F6" w:rsidP="007D19F6">
      <w:pPr>
        <w:pStyle w:val="NormalWeb"/>
        <w:numPr>
          <w:ilvl w:val="0"/>
          <w:numId w:val="73"/>
        </w:numPr>
      </w:pPr>
      <w:r>
        <w:rPr>
          <w:rStyle w:val="Strong"/>
        </w:rPr>
        <w:t>Bubble</w:t>
      </w:r>
    </w:p>
    <w:p w14:paraId="532A7BDE" w14:textId="77777777" w:rsidR="007D19F6" w:rsidRDefault="007D19F6" w:rsidP="007D19F6">
      <w:pPr>
        <w:pStyle w:val="NormalWeb"/>
        <w:numPr>
          <w:ilvl w:val="0"/>
          <w:numId w:val="73"/>
        </w:numPr>
      </w:pPr>
      <w:r>
        <w:rPr>
          <w:rStyle w:val="Strong"/>
        </w:rPr>
        <w:t>Webflow</w:t>
      </w:r>
    </w:p>
    <w:p w14:paraId="1FDEE804" w14:textId="77777777" w:rsidR="007D19F6" w:rsidRDefault="007D19F6" w:rsidP="007D19F6">
      <w:pPr>
        <w:pStyle w:val="NormalWeb"/>
        <w:numPr>
          <w:ilvl w:val="0"/>
          <w:numId w:val="73"/>
        </w:numPr>
      </w:pPr>
      <w:r>
        <w:rPr>
          <w:rStyle w:val="Strong"/>
        </w:rPr>
        <w:t>Retool</w:t>
      </w:r>
    </w:p>
    <w:p w14:paraId="4577984D" w14:textId="77777777" w:rsidR="007D19F6" w:rsidRDefault="007D19F6" w:rsidP="007D19F6">
      <w:pPr>
        <w:pStyle w:val="NormalWeb"/>
        <w:numPr>
          <w:ilvl w:val="0"/>
          <w:numId w:val="73"/>
        </w:numPr>
      </w:pPr>
      <w:r>
        <w:rPr>
          <w:rStyle w:val="Strong"/>
        </w:rPr>
        <w:t>Lovable (you already used)</w:t>
      </w:r>
    </w:p>
    <w:p w14:paraId="181A9A51" w14:textId="77777777" w:rsidR="007D19F6" w:rsidRDefault="007D19F6" w:rsidP="007D19F6">
      <w:pPr>
        <w:pStyle w:val="Heading3"/>
      </w:pPr>
      <w:r>
        <w:t>Why needed:</w:t>
      </w:r>
    </w:p>
    <w:p w14:paraId="4F9ECED2" w14:textId="77777777" w:rsidR="007D19F6" w:rsidRDefault="007D19F6" w:rsidP="007D19F6">
      <w:pPr>
        <w:pStyle w:val="NormalWeb"/>
      </w:pPr>
      <w:r>
        <w:t>Fast prototyping before engineering touches code.</w:t>
      </w:r>
    </w:p>
    <w:p w14:paraId="1A712D60" w14:textId="77777777" w:rsidR="007D19F6" w:rsidRDefault="00AD63A6" w:rsidP="007D19F6">
      <w:r>
        <w:rPr>
          <w:noProof/>
        </w:rPr>
        <w:pict w14:anchorId="3FAC2A75">
          <v:rect id="_x0000_i1034" alt="" style="width:468pt;height:.05pt;mso-width-percent:0;mso-height-percent:0;mso-width-percent:0;mso-height-percent:0" o:hralign="center" o:hrstd="t" o:hr="t" fillcolor="#a0a0a0" stroked="f"/>
        </w:pict>
      </w:r>
    </w:p>
    <w:p w14:paraId="02E6829D" w14:textId="77777777" w:rsidR="007D19F6" w:rsidRDefault="007D19F6" w:rsidP="007D19F6">
      <w:pPr>
        <w:pStyle w:val="Heading1"/>
      </w:pPr>
      <w:r>
        <w:rPr>
          <w:rFonts w:ascii="Apple Color Emoji" w:hAnsi="Apple Color Emoji" w:cs="Apple Color Emoji"/>
        </w:rPr>
        <w:t>⭐</w:t>
      </w:r>
      <w:r>
        <w:t xml:space="preserve"> </w:t>
      </w:r>
      <w:r>
        <w:rPr>
          <w:rStyle w:val="Strong"/>
          <w:b/>
          <w:bCs/>
        </w:rPr>
        <w:t>9. PRODUCT MARKETING &amp; LAUNCH TOOLS</w:t>
      </w:r>
    </w:p>
    <w:p w14:paraId="602D6021" w14:textId="77777777" w:rsidR="007D19F6" w:rsidRDefault="007D19F6" w:rsidP="007D19F6">
      <w:pPr>
        <w:pStyle w:val="Heading3"/>
      </w:pPr>
      <w:r>
        <w:rPr>
          <w:rFonts w:ascii="Apple Color Emoji" w:hAnsi="Apple Color Emoji" w:cs="Apple Color Emoji"/>
        </w:rPr>
        <w:t>🔧</w:t>
      </w:r>
      <w:r>
        <w:t xml:space="preserve"> Tools:</w:t>
      </w:r>
    </w:p>
    <w:p w14:paraId="47CDBA71" w14:textId="77777777" w:rsidR="007D19F6" w:rsidRDefault="007D19F6" w:rsidP="007D19F6">
      <w:pPr>
        <w:pStyle w:val="NormalWeb"/>
        <w:numPr>
          <w:ilvl w:val="0"/>
          <w:numId w:val="74"/>
        </w:numPr>
      </w:pPr>
      <w:r>
        <w:rPr>
          <w:rStyle w:val="Strong"/>
        </w:rPr>
        <w:t>Canva</w:t>
      </w:r>
      <w:r>
        <w:t xml:space="preserve"> — marketing materials</w:t>
      </w:r>
    </w:p>
    <w:p w14:paraId="3A765379" w14:textId="77777777" w:rsidR="007D19F6" w:rsidRDefault="007D19F6" w:rsidP="007D19F6">
      <w:pPr>
        <w:pStyle w:val="NormalWeb"/>
        <w:numPr>
          <w:ilvl w:val="0"/>
          <w:numId w:val="74"/>
        </w:numPr>
      </w:pPr>
      <w:r>
        <w:rPr>
          <w:rStyle w:val="Strong"/>
        </w:rPr>
        <w:t>Mailchimp / Brevo</w:t>
      </w:r>
      <w:r>
        <w:t xml:space="preserve"> — email campaigns</w:t>
      </w:r>
    </w:p>
    <w:p w14:paraId="686D1B4D" w14:textId="77777777" w:rsidR="007D19F6" w:rsidRDefault="007D19F6" w:rsidP="007D19F6">
      <w:pPr>
        <w:pStyle w:val="NormalWeb"/>
        <w:numPr>
          <w:ilvl w:val="0"/>
          <w:numId w:val="74"/>
        </w:numPr>
      </w:pPr>
      <w:r>
        <w:rPr>
          <w:rStyle w:val="Strong"/>
        </w:rPr>
        <w:t>Product Hunt</w:t>
      </w:r>
      <w:r>
        <w:t xml:space="preserve"> — launch</w:t>
      </w:r>
    </w:p>
    <w:p w14:paraId="3CBD4AB7" w14:textId="77777777" w:rsidR="007D19F6" w:rsidRDefault="007D19F6" w:rsidP="007D19F6">
      <w:pPr>
        <w:pStyle w:val="NormalWeb"/>
        <w:numPr>
          <w:ilvl w:val="0"/>
          <w:numId w:val="74"/>
        </w:numPr>
      </w:pPr>
      <w:r>
        <w:rPr>
          <w:rStyle w:val="Strong"/>
        </w:rPr>
        <w:t>Google Search Console</w:t>
      </w:r>
      <w:r>
        <w:t xml:space="preserve"> — SEO</w:t>
      </w:r>
    </w:p>
    <w:p w14:paraId="44E81DFB" w14:textId="77777777" w:rsidR="007D19F6" w:rsidRDefault="007D19F6" w:rsidP="007D19F6">
      <w:pPr>
        <w:pStyle w:val="NormalWeb"/>
        <w:numPr>
          <w:ilvl w:val="0"/>
          <w:numId w:val="74"/>
        </w:numPr>
      </w:pPr>
      <w:r>
        <w:rPr>
          <w:rStyle w:val="Strong"/>
        </w:rPr>
        <w:t>HubSpot</w:t>
      </w:r>
      <w:r>
        <w:t xml:space="preserve"> — CRM and lead collection</w:t>
      </w:r>
    </w:p>
    <w:p w14:paraId="17D2F550" w14:textId="77777777" w:rsidR="007D19F6" w:rsidRDefault="007D19F6" w:rsidP="007D19F6">
      <w:pPr>
        <w:pStyle w:val="Heading3"/>
      </w:pPr>
      <w:r>
        <w:t>Why needed:</w:t>
      </w:r>
    </w:p>
    <w:p w14:paraId="1319AA59" w14:textId="77777777" w:rsidR="007D19F6" w:rsidRDefault="007D19F6" w:rsidP="007D19F6">
      <w:pPr>
        <w:pStyle w:val="NormalWeb"/>
      </w:pPr>
      <w:r>
        <w:t>PM owns:</w:t>
      </w:r>
    </w:p>
    <w:p w14:paraId="5AA8D938" w14:textId="77777777" w:rsidR="007D19F6" w:rsidRDefault="007D19F6" w:rsidP="007D19F6">
      <w:pPr>
        <w:pStyle w:val="NormalWeb"/>
        <w:numPr>
          <w:ilvl w:val="0"/>
          <w:numId w:val="75"/>
        </w:numPr>
      </w:pPr>
      <w:r>
        <w:t>Go-to-market strategy (GTM)</w:t>
      </w:r>
    </w:p>
    <w:p w14:paraId="1AA21EB9" w14:textId="77777777" w:rsidR="007D19F6" w:rsidRDefault="007D19F6" w:rsidP="007D19F6">
      <w:pPr>
        <w:pStyle w:val="NormalWeb"/>
        <w:numPr>
          <w:ilvl w:val="0"/>
          <w:numId w:val="75"/>
        </w:numPr>
      </w:pPr>
      <w:r>
        <w:t>Positioning</w:t>
      </w:r>
    </w:p>
    <w:p w14:paraId="58816FD4" w14:textId="77777777" w:rsidR="007D19F6" w:rsidRDefault="007D19F6" w:rsidP="007D19F6">
      <w:pPr>
        <w:pStyle w:val="NormalWeb"/>
        <w:numPr>
          <w:ilvl w:val="0"/>
          <w:numId w:val="75"/>
        </w:numPr>
      </w:pPr>
      <w:r>
        <w:t>Value prop</w:t>
      </w:r>
    </w:p>
    <w:p w14:paraId="78AC02EF" w14:textId="77777777" w:rsidR="007D19F6" w:rsidRDefault="007D19F6" w:rsidP="007D19F6">
      <w:pPr>
        <w:pStyle w:val="NormalWeb"/>
        <w:numPr>
          <w:ilvl w:val="0"/>
          <w:numId w:val="75"/>
        </w:numPr>
      </w:pPr>
      <w:r>
        <w:t>Customer onboarding</w:t>
      </w:r>
    </w:p>
    <w:p w14:paraId="79F992BE" w14:textId="77777777" w:rsidR="007D19F6" w:rsidRDefault="00AD63A6" w:rsidP="007D19F6">
      <w:r>
        <w:rPr>
          <w:noProof/>
        </w:rPr>
        <w:pict w14:anchorId="07D63F73">
          <v:rect id="_x0000_i1033" alt="" style="width:468pt;height:.05pt;mso-width-percent:0;mso-height-percent:0;mso-width-percent:0;mso-height-percent:0" o:hralign="center" o:hrstd="t" o:hr="t" fillcolor="#a0a0a0" stroked="f"/>
        </w:pict>
      </w:r>
    </w:p>
    <w:p w14:paraId="767F6FE4" w14:textId="77777777" w:rsidR="007D19F6" w:rsidRDefault="007D19F6" w:rsidP="007D19F6">
      <w:pPr>
        <w:pStyle w:val="Heading1"/>
      </w:pPr>
      <w:r>
        <w:rPr>
          <w:rFonts w:ascii="Apple Color Emoji" w:hAnsi="Apple Color Emoji" w:cs="Apple Color Emoji"/>
        </w:rPr>
        <w:t>⭐</w:t>
      </w:r>
      <w:r>
        <w:t xml:space="preserve"> </w:t>
      </w:r>
      <w:r>
        <w:rPr>
          <w:rStyle w:val="Strong"/>
          <w:b/>
          <w:bCs/>
        </w:rPr>
        <w:t>10. COLLABORATION &amp; KNOWLEDGE SHARING</w:t>
      </w:r>
    </w:p>
    <w:p w14:paraId="11F47B30" w14:textId="77777777" w:rsidR="007D19F6" w:rsidRDefault="007D19F6" w:rsidP="007D19F6">
      <w:pPr>
        <w:pStyle w:val="Heading3"/>
      </w:pPr>
      <w:r>
        <w:rPr>
          <w:rFonts w:ascii="Apple Color Emoji" w:hAnsi="Apple Color Emoji" w:cs="Apple Color Emoji"/>
        </w:rPr>
        <w:lastRenderedPageBreak/>
        <w:t>🔧</w:t>
      </w:r>
      <w:r>
        <w:t xml:space="preserve"> Tools:</w:t>
      </w:r>
    </w:p>
    <w:p w14:paraId="6B268F91" w14:textId="77777777" w:rsidR="007D19F6" w:rsidRDefault="007D19F6" w:rsidP="007D19F6">
      <w:pPr>
        <w:pStyle w:val="NormalWeb"/>
        <w:numPr>
          <w:ilvl w:val="0"/>
          <w:numId w:val="76"/>
        </w:numPr>
      </w:pPr>
      <w:r>
        <w:rPr>
          <w:rStyle w:val="Strong"/>
        </w:rPr>
        <w:t>Notion</w:t>
      </w:r>
      <w:r>
        <w:t xml:space="preserve"> — single source of truth</w:t>
      </w:r>
    </w:p>
    <w:p w14:paraId="415E912E" w14:textId="77777777" w:rsidR="007D19F6" w:rsidRDefault="007D19F6" w:rsidP="007D19F6">
      <w:pPr>
        <w:pStyle w:val="NormalWeb"/>
        <w:numPr>
          <w:ilvl w:val="0"/>
          <w:numId w:val="76"/>
        </w:numPr>
      </w:pPr>
      <w:r>
        <w:rPr>
          <w:rStyle w:val="Strong"/>
        </w:rPr>
        <w:t>Slack</w:t>
      </w:r>
      <w:r>
        <w:t xml:space="preserve"> — team communication</w:t>
      </w:r>
    </w:p>
    <w:p w14:paraId="63F473F1" w14:textId="77777777" w:rsidR="007D19F6" w:rsidRDefault="007D19F6" w:rsidP="007D19F6">
      <w:pPr>
        <w:pStyle w:val="NormalWeb"/>
        <w:numPr>
          <w:ilvl w:val="0"/>
          <w:numId w:val="76"/>
        </w:numPr>
      </w:pPr>
      <w:r>
        <w:rPr>
          <w:rStyle w:val="Strong"/>
        </w:rPr>
        <w:t>Google Workspace</w:t>
      </w:r>
      <w:r>
        <w:t xml:space="preserve"> — docs &amp; sharing</w:t>
      </w:r>
    </w:p>
    <w:p w14:paraId="3410C369" w14:textId="77777777" w:rsidR="007D19F6" w:rsidRDefault="007D19F6" w:rsidP="007D19F6">
      <w:pPr>
        <w:pStyle w:val="NormalWeb"/>
        <w:numPr>
          <w:ilvl w:val="0"/>
          <w:numId w:val="76"/>
        </w:numPr>
      </w:pPr>
      <w:r>
        <w:rPr>
          <w:rStyle w:val="Strong"/>
        </w:rPr>
        <w:t>Zoom / Meet</w:t>
      </w:r>
    </w:p>
    <w:p w14:paraId="02256B57" w14:textId="77777777" w:rsidR="007D19F6" w:rsidRDefault="00AD63A6" w:rsidP="007D19F6">
      <w:r>
        <w:rPr>
          <w:noProof/>
        </w:rPr>
        <w:pict w14:anchorId="6FAF7DB9">
          <v:rect id="_x0000_i1032" alt="" style="width:468pt;height:.05pt;mso-width-percent:0;mso-height-percent:0;mso-width-percent:0;mso-height-percent:0" o:hralign="center" o:hrstd="t" o:hr="t" fillcolor="#a0a0a0" stroked="f"/>
        </w:pict>
      </w:r>
    </w:p>
    <w:p w14:paraId="70939410" w14:textId="77777777" w:rsidR="007D19F6" w:rsidRDefault="007D19F6" w:rsidP="007D19F6">
      <w:pPr>
        <w:pStyle w:val="Heading1"/>
      </w:pPr>
      <w:r>
        <w:rPr>
          <w:rFonts w:ascii="Apple Color Emoji" w:hAnsi="Apple Color Emoji" w:cs="Apple Color Emoji"/>
        </w:rPr>
        <w:t>⭐</w:t>
      </w:r>
      <w:r>
        <w:t xml:space="preserve"> PM TOOL STACK SUMMARY (Your Starter Kit)</w:t>
      </w:r>
    </w:p>
    <w:p w14:paraId="68A41124" w14:textId="77777777" w:rsidR="007D19F6" w:rsidRDefault="007D19F6" w:rsidP="007D19F6">
      <w:pPr>
        <w:pStyle w:val="Heading3"/>
      </w:pPr>
      <w:r>
        <w:rPr>
          <w:rStyle w:val="Strong"/>
          <w:b w:val="0"/>
          <w:bCs w:val="0"/>
        </w:rPr>
        <w:t>Absolute Minimum PM Toolkit</w:t>
      </w:r>
      <w:r>
        <w:t xml:space="preserve"> you need for TalentRank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419"/>
      </w:tblGrid>
      <w:tr w:rsidR="007D19F6" w14:paraId="6AFA26CB" w14:textId="77777777">
        <w:trPr>
          <w:tblHeader/>
          <w:tblCellSpacing w:w="15" w:type="dxa"/>
        </w:trPr>
        <w:tc>
          <w:tcPr>
            <w:tcW w:w="0" w:type="auto"/>
            <w:vAlign w:val="center"/>
            <w:hideMark/>
          </w:tcPr>
          <w:p w14:paraId="79326F10" w14:textId="77777777" w:rsidR="007D19F6" w:rsidRDefault="007D19F6">
            <w:pPr>
              <w:jc w:val="center"/>
              <w:rPr>
                <w:b/>
                <w:bCs/>
              </w:rPr>
            </w:pPr>
            <w:r>
              <w:rPr>
                <w:b/>
                <w:bCs/>
              </w:rPr>
              <w:t>Category</w:t>
            </w:r>
          </w:p>
        </w:tc>
        <w:tc>
          <w:tcPr>
            <w:tcW w:w="0" w:type="auto"/>
            <w:vAlign w:val="center"/>
            <w:hideMark/>
          </w:tcPr>
          <w:p w14:paraId="1EDBA29D" w14:textId="77777777" w:rsidR="007D19F6" w:rsidRDefault="007D19F6">
            <w:pPr>
              <w:jc w:val="center"/>
              <w:rPr>
                <w:b/>
                <w:bCs/>
              </w:rPr>
            </w:pPr>
            <w:r>
              <w:rPr>
                <w:b/>
                <w:bCs/>
              </w:rPr>
              <w:t>Recommended Tool</w:t>
            </w:r>
          </w:p>
        </w:tc>
      </w:tr>
      <w:tr w:rsidR="007D19F6" w14:paraId="7DCB6BA1" w14:textId="77777777">
        <w:trPr>
          <w:tblCellSpacing w:w="15" w:type="dxa"/>
        </w:trPr>
        <w:tc>
          <w:tcPr>
            <w:tcW w:w="0" w:type="auto"/>
            <w:vAlign w:val="center"/>
            <w:hideMark/>
          </w:tcPr>
          <w:p w14:paraId="19AF17B5" w14:textId="77777777" w:rsidR="007D19F6" w:rsidRDefault="007D19F6">
            <w:r>
              <w:t>PRD / Docs</w:t>
            </w:r>
          </w:p>
        </w:tc>
        <w:tc>
          <w:tcPr>
            <w:tcW w:w="0" w:type="auto"/>
            <w:vAlign w:val="center"/>
            <w:hideMark/>
          </w:tcPr>
          <w:p w14:paraId="6D2D4C0C" w14:textId="77777777" w:rsidR="007D19F6" w:rsidRDefault="007D19F6">
            <w:r>
              <w:rPr>
                <w:rStyle w:val="Strong"/>
              </w:rPr>
              <w:t>Notion</w:t>
            </w:r>
          </w:p>
        </w:tc>
      </w:tr>
      <w:tr w:rsidR="007D19F6" w14:paraId="2AC27EAC" w14:textId="77777777">
        <w:trPr>
          <w:tblCellSpacing w:w="15" w:type="dxa"/>
        </w:trPr>
        <w:tc>
          <w:tcPr>
            <w:tcW w:w="0" w:type="auto"/>
            <w:vAlign w:val="center"/>
            <w:hideMark/>
          </w:tcPr>
          <w:p w14:paraId="7FED08AE" w14:textId="77777777" w:rsidR="007D19F6" w:rsidRDefault="007D19F6">
            <w:r>
              <w:t>Roadmap / Backlog</w:t>
            </w:r>
          </w:p>
        </w:tc>
        <w:tc>
          <w:tcPr>
            <w:tcW w:w="0" w:type="auto"/>
            <w:vAlign w:val="center"/>
            <w:hideMark/>
          </w:tcPr>
          <w:p w14:paraId="4372EB87" w14:textId="77777777" w:rsidR="007D19F6" w:rsidRDefault="007D19F6">
            <w:r>
              <w:rPr>
                <w:rStyle w:val="Strong"/>
              </w:rPr>
              <w:t>Linear OR Jira</w:t>
            </w:r>
          </w:p>
        </w:tc>
      </w:tr>
      <w:tr w:rsidR="007D19F6" w14:paraId="0CB52C38" w14:textId="77777777">
        <w:trPr>
          <w:tblCellSpacing w:w="15" w:type="dxa"/>
        </w:trPr>
        <w:tc>
          <w:tcPr>
            <w:tcW w:w="0" w:type="auto"/>
            <w:vAlign w:val="center"/>
            <w:hideMark/>
          </w:tcPr>
          <w:p w14:paraId="02826428" w14:textId="77777777" w:rsidR="007D19F6" w:rsidRDefault="007D19F6">
            <w:r>
              <w:t>UX / Design</w:t>
            </w:r>
          </w:p>
        </w:tc>
        <w:tc>
          <w:tcPr>
            <w:tcW w:w="0" w:type="auto"/>
            <w:vAlign w:val="center"/>
            <w:hideMark/>
          </w:tcPr>
          <w:p w14:paraId="5F48F393" w14:textId="77777777" w:rsidR="007D19F6" w:rsidRDefault="007D19F6">
            <w:r>
              <w:rPr>
                <w:rStyle w:val="Strong"/>
              </w:rPr>
              <w:t>Figma</w:t>
            </w:r>
          </w:p>
        </w:tc>
      </w:tr>
      <w:tr w:rsidR="007D19F6" w14:paraId="1D7F0BFE" w14:textId="77777777">
        <w:trPr>
          <w:tblCellSpacing w:w="15" w:type="dxa"/>
        </w:trPr>
        <w:tc>
          <w:tcPr>
            <w:tcW w:w="0" w:type="auto"/>
            <w:vAlign w:val="center"/>
            <w:hideMark/>
          </w:tcPr>
          <w:p w14:paraId="1D6E1459" w14:textId="77777777" w:rsidR="007D19F6" w:rsidRDefault="007D19F6">
            <w:r>
              <w:t>Research</w:t>
            </w:r>
          </w:p>
        </w:tc>
        <w:tc>
          <w:tcPr>
            <w:tcW w:w="0" w:type="auto"/>
            <w:vAlign w:val="center"/>
            <w:hideMark/>
          </w:tcPr>
          <w:p w14:paraId="230F500F" w14:textId="77777777" w:rsidR="007D19F6" w:rsidRDefault="007D19F6">
            <w:r>
              <w:rPr>
                <w:rStyle w:val="Strong"/>
              </w:rPr>
              <w:t>Google Forms</w:t>
            </w:r>
          </w:p>
        </w:tc>
      </w:tr>
      <w:tr w:rsidR="007D19F6" w14:paraId="385A5AC4" w14:textId="77777777">
        <w:trPr>
          <w:tblCellSpacing w:w="15" w:type="dxa"/>
        </w:trPr>
        <w:tc>
          <w:tcPr>
            <w:tcW w:w="0" w:type="auto"/>
            <w:vAlign w:val="center"/>
            <w:hideMark/>
          </w:tcPr>
          <w:p w14:paraId="2DFBE01F" w14:textId="77777777" w:rsidR="007D19F6" w:rsidRDefault="007D19F6">
            <w:r>
              <w:t>Analytics</w:t>
            </w:r>
          </w:p>
        </w:tc>
        <w:tc>
          <w:tcPr>
            <w:tcW w:w="0" w:type="auto"/>
            <w:vAlign w:val="center"/>
            <w:hideMark/>
          </w:tcPr>
          <w:p w14:paraId="32D1DEBA" w14:textId="77777777" w:rsidR="007D19F6" w:rsidRDefault="007D19F6">
            <w:r>
              <w:rPr>
                <w:rStyle w:val="Strong"/>
              </w:rPr>
              <w:t>PostHog</w:t>
            </w:r>
          </w:p>
        </w:tc>
      </w:tr>
      <w:tr w:rsidR="007D19F6" w14:paraId="4D8AB427" w14:textId="77777777">
        <w:trPr>
          <w:tblCellSpacing w:w="15" w:type="dxa"/>
        </w:trPr>
        <w:tc>
          <w:tcPr>
            <w:tcW w:w="0" w:type="auto"/>
            <w:vAlign w:val="center"/>
            <w:hideMark/>
          </w:tcPr>
          <w:p w14:paraId="7D58D8D5" w14:textId="77777777" w:rsidR="007D19F6" w:rsidRDefault="007D19F6">
            <w:r>
              <w:t>GTM / Launch</w:t>
            </w:r>
          </w:p>
        </w:tc>
        <w:tc>
          <w:tcPr>
            <w:tcW w:w="0" w:type="auto"/>
            <w:vAlign w:val="center"/>
            <w:hideMark/>
          </w:tcPr>
          <w:p w14:paraId="54835618" w14:textId="77777777" w:rsidR="007D19F6" w:rsidRDefault="007D19F6">
            <w:r>
              <w:rPr>
                <w:rStyle w:val="Strong"/>
              </w:rPr>
              <w:t>Canva + Product Hunt</w:t>
            </w:r>
          </w:p>
        </w:tc>
      </w:tr>
      <w:tr w:rsidR="007D19F6" w14:paraId="0BFE7021" w14:textId="77777777">
        <w:trPr>
          <w:tblCellSpacing w:w="15" w:type="dxa"/>
        </w:trPr>
        <w:tc>
          <w:tcPr>
            <w:tcW w:w="0" w:type="auto"/>
            <w:vAlign w:val="center"/>
            <w:hideMark/>
          </w:tcPr>
          <w:p w14:paraId="5D2E2969" w14:textId="77777777" w:rsidR="007D19F6" w:rsidRDefault="007D19F6">
            <w:r>
              <w:t>Collaboration</w:t>
            </w:r>
          </w:p>
        </w:tc>
        <w:tc>
          <w:tcPr>
            <w:tcW w:w="0" w:type="auto"/>
            <w:vAlign w:val="center"/>
            <w:hideMark/>
          </w:tcPr>
          <w:p w14:paraId="4EF79AE7" w14:textId="77777777" w:rsidR="007D19F6" w:rsidRDefault="007D19F6">
            <w:r>
              <w:rPr>
                <w:rStyle w:val="Strong"/>
              </w:rPr>
              <w:t>Slack + Google Drive</w:t>
            </w:r>
          </w:p>
        </w:tc>
      </w:tr>
    </w:tbl>
    <w:p w14:paraId="3B205E28" w14:textId="77777777" w:rsidR="007D19F6" w:rsidRDefault="007D19F6" w:rsidP="007D19F6">
      <w:pPr>
        <w:pStyle w:val="NormalWeb"/>
      </w:pPr>
      <w:r>
        <w:t xml:space="preserve">This is already more than enough to run a </w:t>
      </w:r>
      <w:r>
        <w:rPr>
          <w:rStyle w:val="Strong"/>
        </w:rPr>
        <w:t>full PM lifecycle</w:t>
      </w:r>
      <w:r>
        <w:t>.</w:t>
      </w:r>
    </w:p>
    <w:p w14:paraId="63C8F8E6" w14:textId="77777777" w:rsidR="007D19F6" w:rsidRDefault="00AD63A6" w:rsidP="007D19F6">
      <w:r>
        <w:rPr>
          <w:noProof/>
        </w:rPr>
        <w:pict w14:anchorId="3F78BE5F">
          <v:rect id="_x0000_i1031" alt="" style="width:468pt;height:.05pt;mso-width-percent:0;mso-height-percent:0;mso-width-percent:0;mso-height-percent:0" o:hralign="center" o:hrstd="t" o:hr="t" fillcolor="#a0a0a0" stroked="f"/>
        </w:pict>
      </w:r>
    </w:p>
    <w:p w14:paraId="65D28480" w14:textId="77777777" w:rsidR="007D19F6" w:rsidRDefault="007D19F6" w:rsidP="002867E7">
      <w:pPr>
        <w:pStyle w:val="NormalWeb"/>
        <w:rPr>
          <w:rFonts w:hAnsi="Symbol"/>
        </w:rPr>
      </w:pPr>
    </w:p>
    <w:p w14:paraId="11739E3A" w14:textId="74BFA959" w:rsidR="007D19F6" w:rsidRDefault="007D19F6" w:rsidP="002867E7">
      <w:pPr>
        <w:pStyle w:val="NormalWeb"/>
        <w:rPr>
          <w:rFonts w:hAnsi="Symbol"/>
        </w:rPr>
      </w:pPr>
      <w:r>
        <w:rPr>
          <w:rFonts w:hAnsi="Symbol"/>
        </w:rPr>
        <w:t>Tools to be used for TalentRank AI</w:t>
      </w:r>
    </w:p>
    <w:p w14:paraId="12DE0F7F" w14:textId="77777777" w:rsidR="007D19F6" w:rsidRDefault="007D19F6" w:rsidP="002867E7">
      <w:pPr>
        <w:pStyle w:val="NormalWeb"/>
        <w:rPr>
          <w:rFonts w:hAnsi="Symbol"/>
        </w:rPr>
      </w:pPr>
    </w:p>
    <w:p w14:paraId="28280189" w14:textId="1B89DC88" w:rsidR="002867E7" w:rsidRDefault="002867E7" w:rsidP="002867E7">
      <w:pPr>
        <w:pStyle w:val="NormalWeb"/>
      </w:pPr>
      <w:r>
        <w:rPr>
          <w:rFonts w:hAnsi="Symbol"/>
        </w:rPr>
        <w:t></w:t>
      </w:r>
      <w:r>
        <w:t xml:space="preserve">  </w:t>
      </w:r>
      <w:r>
        <w:rPr>
          <w:rStyle w:val="Strong"/>
        </w:rPr>
        <w:t>Notion</w:t>
      </w:r>
      <w:r>
        <w:t xml:space="preserve"> — create: Product Vision, PRD, Backlog board, Roadmap page</w:t>
      </w:r>
    </w:p>
    <w:p w14:paraId="21CF9E51" w14:textId="77777777" w:rsidR="002867E7" w:rsidRDefault="002867E7" w:rsidP="002867E7">
      <w:pPr>
        <w:pStyle w:val="NormalWeb"/>
      </w:pPr>
      <w:r>
        <w:rPr>
          <w:rFonts w:hAnsi="Symbol"/>
        </w:rPr>
        <w:t></w:t>
      </w:r>
      <w:r>
        <w:t xml:space="preserve">  </w:t>
      </w:r>
      <w:r>
        <w:rPr>
          <w:rStyle w:val="Strong"/>
        </w:rPr>
        <w:t>GitHub + GitHub Projects</w:t>
      </w:r>
      <w:r>
        <w:t xml:space="preserve"> — track issues, bugs, feature requests, link to code</w:t>
      </w:r>
    </w:p>
    <w:p w14:paraId="34F95016" w14:textId="77777777" w:rsidR="002867E7" w:rsidRDefault="002867E7" w:rsidP="002867E7">
      <w:pPr>
        <w:pStyle w:val="NormalWeb"/>
      </w:pPr>
      <w:r>
        <w:rPr>
          <w:rFonts w:hAnsi="Symbol"/>
        </w:rPr>
        <w:t></w:t>
      </w:r>
      <w:r>
        <w:t xml:space="preserve">  </w:t>
      </w:r>
      <w:r>
        <w:rPr>
          <w:rStyle w:val="Strong"/>
        </w:rPr>
        <w:t>Figma (Free)</w:t>
      </w:r>
      <w:r>
        <w:t xml:space="preserve"> — basic wireframes / UI mocks for new features</w:t>
      </w:r>
    </w:p>
    <w:p w14:paraId="5B821A7B" w14:textId="77777777" w:rsidR="002867E7" w:rsidRDefault="002867E7" w:rsidP="002867E7">
      <w:pPr>
        <w:pStyle w:val="NormalWeb"/>
      </w:pPr>
      <w:r>
        <w:rPr>
          <w:rFonts w:hAnsi="Symbol"/>
        </w:rPr>
        <w:t></w:t>
      </w:r>
      <w:r>
        <w:t xml:space="preserve">  </w:t>
      </w:r>
      <w:r>
        <w:rPr>
          <w:rStyle w:val="Strong"/>
        </w:rPr>
        <w:t>PostHog (Self-hosted or free cloud)</w:t>
      </w:r>
      <w:r>
        <w:t xml:space="preserve"> — setup product analytics early (even before launch)</w:t>
      </w:r>
    </w:p>
    <w:p w14:paraId="293ECD42" w14:textId="77777777" w:rsidR="002867E7" w:rsidRDefault="002867E7" w:rsidP="002867E7">
      <w:pPr>
        <w:pStyle w:val="NormalWeb"/>
      </w:pPr>
      <w:r>
        <w:rPr>
          <w:rFonts w:hAnsi="Symbol"/>
        </w:rPr>
        <w:t></w:t>
      </w:r>
      <w:r>
        <w:t xml:space="preserve">  </w:t>
      </w:r>
      <w:r>
        <w:rPr>
          <w:rStyle w:val="Strong"/>
        </w:rPr>
        <w:t>Google Forms / Typeform</w:t>
      </w:r>
      <w:r>
        <w:t xml:space="preserve"> — collect early user feedback (if you onboard beta testers)</w:t>
      </w:r>
    </w:p>
    <w:p w14:paraId="69551805" w14:textId="77777777" w:rsidR="002867E7" w:rsidRDefault="002867E7" w:rsidP="002867E7">
      <w:pPr>
        <w:pStyle w:val="NormalWeb"/>
      </w:pPr>
      <w:r>
        <w:rPr>
          <w:rFonts w:hAnsi="Symbol"/>
        </w:rPr>
        <w:t></w:t>
      </w:r>
      <w:r>
        <w:t xml:space="preserve">  </w:t>
      </w:r>
      <w:r>
        <w:rPr>
          <w:rStyle w:val="Strong"/>
        </w:rPr>
        <w:t>Slack (Free)</w:t>
      </w:r>
      <w:r>
        <w:t xml:space="preserve"> — team communication / dev + PM coordination</w:t>
      </w:r>
    </w:p>
    <w:p w14:paraId="008756C1" w14:textId="77777777" w:rsidR="002867E7" w:rsidRDefault="002867E7" w:rsidP="002867E7">
      <w:pPr>
        <w:pStyle w:val="NormalWeb"/>
      </w:pPr>
      <w:r>
        <w:rPr>
          <w:rFonts w:hAnsi="Symbol"/>
        </w:rPr>
        <w:lastRenderedPageBreak/>
        <w:t></w:t>
      </w:r>
      <w:r>
        <w:t xml:space="preserve">  </w:t>
      </w:r>
      <w:r>
        <w:rPr>
          <w:rStyle w:val="Strong"/>
        </w:rPr>
        <w:t>Vercel free hosting / Netlify</w:t>
      </w:r>
      <w:r>
        <w:t xml:space="preserve"> — host marketing page / public docs if needed</w:t>
      </w:r>
    </w:p>
    <w:p w14:paraId="6317E2E8" w14:textId="77777777" w:rsidR="002867E7" w:rsidRDefault="002867E7" w:rsidP="002867E7">
      <w:pPr>
        <w:pStyle w:val="NormalWeb"/>
      </w:pPr>
      <w:r>
        <w:rPr>
          <w:rFonts w:hAnsi="Symbol"/>
        </w:rPr>
        <w:t></w:t>
      </w:r>
      <w:r>
        <w:t xml:space="preserve">  </w:t>
      </w:r>
      <w:r>
        <w:rPr>
          <w:rStyle w:val="Strong"/>
        </w:rPr>
        <w:t>Supabase free tier (Postgres)</w:t>
      </w:r>
      <w:r>
        <w:t xml:space="preserve"> — for user data, history, backend, login integration</w:t>
      </w:r>
    </w:p>
    <w:p w14:paraId="6D499150" w14:textId="527AEA30" w:rsidR="00D94F44" w:rsidRPr="00BE0232" w:rsidDel="002867E7" w:rsidRDefault="00D94F44">
      <w:pPr>
        <w:spacing w:after="160" w:line="259" w:lineRule="auto"/>
        <w:rPr>
          <w:del w:id="79" w:author="Pamidi,Sushma" w:date="2025-12-08T09:36:00Z" w16du:dateUtc="2025-12-08T15:36:00Z"/>
          <w:rFonts w:ascii="Arial" w:hAnsi="Arial" w:cs="Arial"/>
          <w:b/>
          <w:color w:val="833C0B" w:themeColor="accent2" w:themeShade="80"/>
          <w:sz w:val="28"/>
          <w:szCs w:val="28"/>
        </w:rPr>
      </w:pPr>
    </w:p>
    <w:p w14:paraId="1B30D2CF" w14:textId="507703AF" w:rsidR="003E7485" w:rsidRPr="00BE0232" w:rsidDel="002867E7" w:rsidRDefault="003E7485">
      <w:pPr>
        <w:spacing w:after="160" w:line="259" w:lineRule="auto"/>
        <w:rPr>
          <w:del w:id="80" w:author="Pamidi,Sushma" w:date="2025-12-08T09:36:00Z" w16du:dateUtc="2025-12-08T15:36:00Z"/>
          <w:rFonts w:ascii="Arial" w:hAnsi="Arial" w:cs="Arial"/>
          <w:b/>
          <w:color w:val="833C0B" w:themeColor="accent2" w:themeShade="80"/>
          <w:sz w:val="28"/>
          <w:szCs w:val="28"/>
        </w:rPr>
      </w:pPr>
    </w:p>
    <w:p w14:paraId="76E59314" w14:textId="5BD212EE" w:rsidR="004A4AE9" w:rsidRPr="00BE0232" w:rsidDel="002867E7" w:rsidRDefault="004A4AE9" w:rsidP="000D7560">
      <w:pPr>
        <w:spacing w:after="240" w:line="360" w:lineRule="auto"/>
        <w:jc w:val="center"/>
        <w:rPr>
          <w:del w:id="81" w:author="Pamidi,Sushma" w:date="2025-12-08T09:36:00Z" w16du:dateUtc="2025-12-08T15:36:00Z"/>
          <w:rFonts w:ascii="Arial" w:hAnsi="Arial" w:cs="Arial"/>
          <w:b/>
          <w:color w:val="833C0B" w:themeColor="accent2" w:themeShade="80"/>
          <w:sz w:val="28"/>
          <w:szCs w:val="28"/>
        </w:rPr>
      </w:pPr>
      <w:del w:id="82" w:author="Pamidi,Sushma" w:date="2025-12-08T09:36:00Z" w16du:dateUtc="2025-12-08T15:36:00Z">
        <w:r w:rsidRPr="00BE0232" w:rsidDel="002867E7">
          <w:rPr>
            <w:rFonts w:ascii="Arial" w:hAnsi="Arial" w:cs="Arial"/>
            <w:b/>
            <w:color w:val="833C0B" w:themeColor="accent2" w:themeShade="80"/>
            <w:sz w:val="28"/>
            <w:szCs w:val="28"/>
          </w:rPr>
          <w:delText xml:space="preserve">The Regulatory Requirements of the EB1A </w:delText>
        </w:r>
        <w:r w:rsidR="00AB2CDE" w:rsidRPr="00BE0232" w:rsidDel="002867E7">
          <w:rPr>
            <w:rFonts w:ascii="Arial" w:hAnsi="Arial" w:cs="Arial"/>
            <w:b/>
            <w:color w:val="833C0B" w:themeColor="accent2" w:themeShade="80"/>
            <w:sz w:val="28"/>
            <w:szCs w:val="28"/>
          </w:rPr>
          <w:delText>Leading or Critical Role</w:delText>
        </w:r>
        <w:r w:rsidRPr="00BE0232" w:rsidDel="002867E7">
          <w:rPr>
            <w:rFonts w:ascii="Arial" w:hAnsi="Arial" w:cs="Arial"/>
            <w:b/>
            <w:color w:val="833C0B" w:themeColor="accent2" w:themeShade="80"/>
            <w:sz w:val="28"/>
            <w:szCs w:val="28"/>
          </w:rPr>
          <w:delText xml:space="preserve"> Category</w:delText>
        </w:r>
      </w:del>
    </w:p>
    <w:p w14:paraId="604858FB" w14:textId="34EE780B" w:rsidR="004A4AE9" w:rsidRPr="00BE0232" w:rsidDel="002867E7" w:rsidRDefault="004A4AE9" w:rsidP="004A4AE9">
      <w:pPr>
        <w:spacing w:line="360" w:lineRule="auto"/>
        <w:jc w:val="both"/>
        <w:rPr>
          <w:del w:id="83" w:author="Pamidi,Sushma" w:date="2025-12-08T09:36:00Z" w16du:dateUtc="2025-12-08T15:36:00Z"/>
          <w:rFonts w:ascii="Arial" w:hAnsi="Arial" w:cs="Arial"/>
          <w:bCs/>
          <w:color w:val="000000" w:themeColor="text1"/>
          <w:sz w:val="21"/>
          <w:szCs w:val="21"/>
        </w:rPr>
      </w:pPr>
      <w:del w:id="84" w:author="Pamidi,Sushma" w:date="2025-12-08T09:36:00Z" w16du:dateUtc="2025-12-08T15:36:00Z">
        <w:r w:rsidRPr="00BE0232" w:rsidDel="002867E7">
          <w:rPr>
            <w:rFonts w:ascii="Arial" w:hAnsi="Arial" w:cs="Arial"/>
            <w:bCs/>
            <w:color w:val="000000" w:themeColor="text1"/>
            <w:sz w:val="21"/>
            <w:szCs w:val="21"/>
          </w:rPr>
          <w:delText xml:space="preserve">In order to comprehensively establish that the Petitioner qualifies for the EB1A </w:delText>
        </w:r>
        <w:r w:rsidR="002C61AA" w:rsidRPr="00BE0232" w:rsidDel="002867E7">
          <w:rPr>
            <w:rFonts w:ascii="Arial" w:hAnsi="Arial" w:cs="Arial"/>
            <w:bCs/>
            <w:color w:val="000000" w:themeColor="text1"/>
            <w:sz w:val="21"/>
            <w:szCs w:val="21"/>
          </w:rPr>
          <w:delText>Leading or Critical Role</w:delText>
        </w:r>
        <w:r w:rsidRPr="00BE0232" w:rsidDel="002867E7">
          <w:rPr>
            <w:rFonts w:ascii="Arial" w:hAnsi="Arial" w:cs="Arial"/>
            <w:bCs/>
            <w:color w:val="000000" w:themeColor="text1"/>
            <w:sz w:val="21"/>
            <w:szCs w:val="21"/>
          </w:rPr>
          <w:delText xml:space="preserve"> category, Counsel will first reiterate the regulatory requirements of this category in accordance with the policy guidance provided in the USCIS Policy Manual, effective from September 12, 2023.</w:delText>
        </w:r>
      </w:del>
    </w:p>
    <w:p w14:paraId="528A729E" w14:textId="3B8001BB" w:rsidR="004A4AE9" w:rsidRPr="00BE0232" w:rsidDel="002867E7" w:rsidRDefault="004A4AE9" w:rsidP="004A4AE9">
      <w:pPr>
        <w:spacing w:line="360" w:lineRule="auto"/>
        <w:rPr>
          <w:del w:id="85" w:author="Pamidi,Sushma" w:date="2025-12-08T09:36:00Z" w16du:dateUtc="2025-12-08T15:36:00Z"/>
          <w:rFonts w:ascii="Arial" w:hAnsi="Arial" w:cs="Arial"/>
          <w:color w:val="833C0B" w:themeColor="accent2" w:themeShade="80"/>
          <w:sz w:val="21"/>
          <w:szCs w:val="21"/>
        </w:rPr>
      </w:pPr>
    </w:p>
    <w:p w14:paraId="792B0155" w14:textId="72BE76F6" w:rsidR="004A4AE9" w:rsidRPr="00BE0232" w:rsidDel="002867E7" w:rsidRDefault="004A4AE9" w:rsidP="00276849">
      <w:pPr>
        <w:pStyle w:val="ListParagraph"/>
        <w:spacing w:line="360" w:lineRule="auto"/>
        <w:ind w:left="0"/>
        <w:rPr>
          <w:del w:id="86" w:author="Pamidi,Sushma" w:date="2025-12-08T09:36:00Z" w16du:dateUtc="2025-12-08T15:36:00Z"/>
          <w:rFonts w:cs="Arial"/>
          <w:b/>
          <w:szCs w:val="21"/>
        </w:rPr>
      </w:pPr>
      <w:del w:id="87" w:author="Pamidi,Sushma" w:date="2025-12-08T09:36:00Z" w16du:dateUtc="2025-12-08T15:36:00Z">
        <w:r w:rsidRPr="00BE0232" w:rsidDel="002867E7">
          <w:rPr>
            <w:rFonts w:cs="Arial"/>
            <w:b/>
            <w:color w:val="000000" w:themeColor="text1"/>
            <w:szCs w:val="21"/>
          </w:rPr>
          <w:delText>Extract from USCIS Policy Memorandum</w:delText>
        </w:r>
        <w:r w:rsidRPr="00BE0232" w:rsidDel="002867E7">
          <w:rPr>
            <w:rFonts w:cs="Arial"/>
            <w:b/>
            <w:szCs w:val="21"/>
          </w:rPr>
          <w:delText xml:space="preserve"> USCIS Policy Manual – Volume 6 – Part F – Chapter 2 – Criterion 8.</w:delText>
        </w:r>
      </w:del>
    </w:p>
    <w:p w14:paraId="01DF2074" w14:textId="0B8FE1E6" w:rsidR="004A4AE9" w:rsidRPr="00BE0232" w:rsidDel="002867E7" w:rsidRDefault="004A4AE9" w:rsidP="00276849">
      <w:pPr>
        <w:spacing w:after="240" w:line="360" w:lineRule="auto"/>
        <w:jc w:val="center"/>
        <w:rPr>
          <w:del w:id="88" w:author="Pamidi,Sushma" w:date="2025-12-08T09:36:00Z" w16du:dateUtc="2025-12-08T15:36:00Z"/>
          <w:rFonts w:ascii="Arial" w:hAnsi="Arial" w:cs="Arial"/>
          <w:color w:val="000000" w:themeColor="text1"/>
          <w:sz w:val="21"/>
          <w:szCs w:val="21"/>
        </w:rPr>
      </w:pPr>
      <w:del w:id="89" w:author="Pamidi,Sushma" w:date="2025-12-08T09:36:00Z" w16du:dateUtc="2025-12-08T15:36:00Z">
        <w:r w:rsidRPr="00BE0232" w:rsidDel="002867E7">
          <w:rPr>
            <w:rFonts w:ascii="Arial" w:hAnsi="Arial" w:cs="Arial"/>
            <w:noProof/>
            <w:color w:val="000000" w:themeColor="text1"/>
            <w:sz w:val="21"/>
            <w:szCs w:val="21"/>
            <w:lang w:eastAsia="es-ES"/>
          </w:rPr>
          <w:drawing>
            <wp:inline distT="0" distB="0" distL="0" distR="0" wp14:anchorId="2585BF64" wp14:editId="65BF4D0F">
              <wp:extent cx="5753100" cy="4681220"/>
              <wp:effectExtent l="25400" t="25400" r="88900" b="93980"/>
              <wp:docPr id="1815312579" name="Picture 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12579" name="Picture 4" descr="A screenshot of a docu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0849" cy="4695662"/>
                      </a:xfrm>
                      <a:prstGeom prst="rect">
                        <a:avLst/>
                      </a:prstGeom>
                      <a:effectLst>
                        <a:outerShdw blurRad="50800" dist="38100" dir="2700000" algn="tl" rotWithShape="0">
                          <a:prstClr val="black">
                            <a:alpha val="50000"/>
                          </a:prstClr>
                        </a:outerShdw>
                      </a:effectLst>
                    </pic:spPr>
                  </pic:pic>
                </a:graphicData>
              </a:graphic>
            </wp:inline>
          </w:drawing>
        </w:r>
      </w:del>
    </w:p>
    <w:p w14:paraId="30037B29" w14:textId="6CB63154" w:rsidR="00002F63" w:rsidRPr="00BE0232" w:rsidDel="002867E7" w:rsidRDefault="00BE0232" w:rsidP="003E7485">
      <w:pPr>
        <w:spacing w:after="240" w:line="360" w:lineRule="auto"/>
        <w:jc w:val="center"/>
        <w:rPr>
          <w:del w:id="90" w:author="Pamidi,Sushma" w:date="2025-12-08T09:36:00Z" w16du:dateUtc="2025-12-08T15:36:00Z"/>
          <w:rFonts w:ascii="Arial" w:hAnsi="Arial" w:cs="Arial"/>
          <w:color w:val="000000" w:themeColor="text1"/>
          <w:sz w:val="16"/>
          <w:szCs w:val="16"/>
        </w:rPr>
      </w:pPr>
      <w:del w:id="91" w:author="Pamidi,Sushma" w:date="2025-12-08T09:36:00Z" w16du:dateUtc="2025-12-08T15:36:00Z">
        <w:r w:rsidDel="002867E7">
          <w:rPr>
            <w:rFonts w:ascii="Arial" w:hAnsi="Arial" w:cs="Arial"/>
            <w:sz w:val="16"/>
            <w:szCs w:val="16"/>
          </w:rPr>
          <w:delText xml:space="preserve">Source: </w:delText>
        </w:r>
        <w:r w:rsidR="00BE6EA7" w:rsidDel="002867E7">
          <w:fldChar w:fldCharType="begin"/>
        </w:r>
        <w:r w:rsidR="00BE6EA7" w:rsidDel="002867E7">
          <w:delInstrText>HYPERLINK "https://www.uscis.gov/policy-manual/volume-6-part-f-chapter-2"</w:delInstrText>
        </w:r>
        <w:r w:rsidR="00BE6EA7" w:rsidDel="002867E7">
          <w:fldChar w:fldCharType="separate"/>
        </w:r>
        <w:r w:rsidR="00BE6EA7" w:rsidRPr="00BE0232" w:rsidDel="002867E7">
          <w:rPr>
            <w:rStyle w:val="Hyperlink"/>
            <w:rFonts w:ascii="Arial" w:hAnsi="Arial" w:cs="Arial"/>
            <w:sz w:val="16"/>
            <w:szCs w:val="16"/>
          </w:rPr>
          <w:delText>https://www.uscis.gov/policy-manual/volume-6-part-f-chapter-2</w:delText>
        </w:r>
        <w:r w:rsidR="00BE6EA7" w:rsidDel="002867E7">
          <w:fldChar w:fldCharType="end"/>
        </w:r>
        <w:r w:rsidR="00BE6EA7" w:rsidRPr="00BE0232" w:rsidDel="002867E7">
          <w:rPr>
            <w:rFonts w:ascii="Arial" w:hAnsi="Arial" w:cs="Arial"/>
            <w:color w:val="000000" w:themeColor="text1"/>
            <w:sz w:val="16"/>
            <w:szCs w:val="16"/>
          </w:rPr>
          <w:delText xml:space="preserve"> </w:delText>
        </w:r>
      </w:del>
    </w:p>
    <w:p w14:paraId="004DB113" w14:textId="248F636C" w:rsidR="00BE6EA7" w:rsidRPr="00BE0232" w:rsidDel="002867E7" w:rsidRDefault="00BE6EA7" w:rsidP="00AD3D4A">
      <w:pPr>
        <w:spacing w:after="240" w:line="360" w:lineRule="auto"/>
        <w:jc w:val="both"/>
        <w:rPr>
          <w:del w:id="92" w:author="Pamidi,Sushma" w:date="2025-12-08T09:36:00Z" w16du:dateUtc="2025-12-08T15:36:00Z"/>
          <w:rFonts w:ascii="Arial" w:hAnsi="Arial" w:cs="Arial"/>
          <w:color w:val="000000" w:themeColor="text1"/>
          <w:sz w:val="21"/>
          <w:szCs w:val="21"/>
        </w:rPr>
      </w:pPr>
    </w:p>
    <w:p w14:paraId="3F8EDE40" w14:textId="44EFD0E0" w:rsidR="00BC5097" w:rsidRPr="00BE0232" w:rsidDel="002867E7" w:rsidRDefault="00BE6EA7" w:rsidP="00276849">
      <w:pPr>
        <w:spacing w:after="240" w:line="360" w:lineRule="auto"/>
        <w:jc w:val="center"/>
        <w:rPr>
          <w:del w:id="93" w:author="Pamidi,Sushma" w:date="2025-12-08T09:36:00Z" w16du:dateUtc="2025-12-08T15:36:00Z"/>
          <w:rFonts w:ascii="Arial" w:hAnsi="Arial" w:cs="Arial"/>
          <w:color w:val="000000" w:themeColor="text1"/>
          <w:sz w:val="21"/>
          <w:szCs w:val="21"/>
        </w:rPr>
      </w:pPr>
      <w:del w:id="94" w:author="Pamidi,Sushma" w:date="2025-12-08T09:36:00Z" w16du:dateUtc="2025-12-08T15:36:00Z">
        <w:r w:rsidRPr="00BE0232" w:rsidDel="002867E7">
          <w:rPr>
            <w:rFonts w:ascii="Arial" w:hAnsi="Arial" w:cs="Arial"/>
            <w:noProof/>
            <w:color w:val="000000" w:themeColor="text1"/>
            <w:sz w:val="21"/>
            <w:szCs w:val="21"/>
            <w:lang w:eastAsia="es-ES"/>
          </w:rPr>
          <w:drawing>
            <wp:inline distT="0" distB="0" distL="0" distR="0" wp14:anchorId="46EC46FB" wp14:editId="7CE12E6F">
              <wp:extent cx="5829300" cy="4546600"/>
              <wp:effectExtent l="25400" t="25400" r="88900" b="88900"/>
              <wp:docPr id="290025000"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5000" name="Picture 5" descr="A close-up of a documen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1962" cy="4548676"/>
                      </a:xfrm>
                      <a:prstGeom prst="rect">
                        <a:avLst/>
                      </a:prstGeom>
                      <a:effectLst>
                        <a:outerShdw blurRad="50800" dist="38100" dir="2700000" algn="tl" rotWithShape="0">
                          <a:prstClr val="black">
                            <a:alpha val="50000"/>
                          </a:prstClr>
                        </a:outerShdw>
                      </a:effectLst>
                    </pic:spPr>
                  </pic:pic>
                </a:graphicData>
              </a:graphic>
            </wp:inline>
          </w:drawing>
        </w:r>
      </w:del>
    </w:p>
    <w:p w14:paraId="66F10781" w14:textId="53B49EDE" w:rsidR="00BE6EA7" w:rsidRPr="00BE0232" w:rsidDel="002867E7" w:rsidRDefault="00BE0232" w:rsidP="00BE6EA7">
      <w:pPr>
        <w:spacing w:after="240" w:line="360" w:lineRule="auto"/>
        <w:jc w:val="center"/>
        <w:rPr>
          <w:del w:id="95" w:author="Pamidi,Sushma" w:date="2025-12-08T09:36:00Z" w16du:dateUtc="2025-12-08T15:36:00Z"/>
          <w:rFonts w:ascii="Arial" w:hAnsi="Arial" w:cs="Arial"/>
          <w:color w:val="000000" w:themeColor="text1"/>
          <w:sz w:val="16"/>
          <w:szCs w:val="16"/>
        </w:rPr>
      </w:pPr>
      <w:del w:id="96" w:author="Pamidi,Sushma" w:date="2025-12-08T09:36:00Z" w16du:dateUtc="2025-12-08T15:36:00Z">
        <w:r w:rsidDel="002867E7">
          <w:rPr>
            <w:rFonts w:ascii="Arial" w:hAnsi="Arial" w:cs="Arial"/>
            <w:sz w:val="16"/>
            <w:szCs w:val="16"/>
          </w:rPr>
          <w:delText xml:space="preserve">Source: </w:delText>
        </w:r>
        <w:r w:rsidDel="002867E7">
          <w:fldChar w:fldCharType="begin"/>
        </w:r>
        <w:r w:rsidDel="002867E7">
          <w:delInstrText>HYPERLINK "https://www.uscis.gov/policy-manual/volume-6-part-f-chapter-2"</w:delInstrText>
        </w:r>
        <w:r w:rsidDel="002867E7">
          <w:fldChar w:fldCharType="separate"/>
        </w:r>
        <w:r w:rsidRPr="00081EFA" w:rsidDel="002867E7">
          <w:rPr>
            <w:rStyle w:val="Hyperlink"/>
            <w:rFonts w:ascii="Arial" w:hAnsi="Arial" w:cs="Arial"/>
            <w:sz w:val="16"/>
            <w:szCs w:val="16"/>
          </w:rPr>
          <w:delText>https://www.uscis.gov/policy-manual/volume-6-part-f-chapter-2</w:delText>
        </w:r>
        <w:r w:rsidDel="002867E7">
          <w:fldChar w:fldCharType="end"/>
        </w:r>
        <w:r w:rsidR="00BE6EA7" w:rsidRPr="00BE0232" w:rsidDel="002867E7">
          <w:rPr>
            <w:rFonts w:ascii="Arial" w:hAnsi="Arial" w:cs="Arial"/>
            <w:color w:val="000000" w:themeColor="text1"/>
            <w:sz w:val="16"/>
            <w:szCs w:val="16"/>
          </w:rPr>
          <w:delText xml:space="preserve"> </w:delText>
        </w:r>
      </w:del>
    </w:p>
    <w:p w14:paraId="70E2F8DA" w14:textId="4563313F" w:rsidR="00276849" w:rsidRPr="00BE0232" w:rsidDel="002867E7" w:rsidRDefault="00276849">
      <w:pPr>
        <w:spacing w:after="160" w:line="259" w:lineRule="auto"/>
        <w:rPr>
          <w:del w:id="97" w:author="Pamidi,Sushma" w:date="2025-12-08T09:36:00Z" w16du:dateUtc="2025-12-08T15:36:00Z"/>
          <w:rFonts w:ascii="Arial" w:hAnsi="Arial" w:cs="Arial"/>
          <w:color w:val="111111"/>
          <w:sz w:val="21"/>
          <w:szCs w:val="21"/>
          <w:shd w:val="clear" w:color="auto" w:fill="FFFFFF"/>
        </w:rPr>
      </w:pPr>
      <w:del w:id="98" w:author="Pamidi,Sushma" w:date="2025-12-08T09:36:00Z" w16du:dateUtc="2025-12-08T15:36:00Z">
        <w:r w:rsidRPr="00BE0232" w:rsidDel="002867E7">
          <w:rPr>
            <w:rFonts w:ascii="Arial" w:hAnsi="Arial" w:cs="Arial"/>
            <w:color w:val="111111"/>
            <w:sz w:val="21"/>
            <w:szCs w:val="21"/>
            <w:shd w:val="clear" w:color="auto" w:fill="FFFFFF"/>
          </w:rPr>
          <w:br w:type="page"/>
        </w:r>
      </w:del>
    </w:p>
    <w:p w14:paraId="7AAA5118" w14:textId="096527B0" w:rsidR="00276849" w:rsidRPr="00BE0232" w:rsidDel="002867E7" w:rsidRDefault="00276849" w:rsidP="0005337B">
      <w:pPr>
        <w:spacing w:line="360" w:lineRule="auto"/>
        <w:rPr>
          <w:del w:id="99" w:author="Pamidi,Sushma" w:date="2025-12-08T09:36:00Z" w16du:dateUtc="2025-12-08T15:36:00Z"/>
          <w:rFonts w:ascii="Arial" w:hAnsi="Arial" w:cs="Arial"/>
          <w:color w:val="111111"/>
          <w:sz w:val="21"/>
          <w:szCs w:val="21"/>
          <w:shd w:val="clear" w:color="auto" w:fill="FFFFFF"/>
        </w:rPr>
      </w:pPr>
    </w:p>
    <w:p w14:paraId="55AFE7E1" w14:textId="6F149A9F" w:rsidR="00BE6EA7" w:rsidRPr="00BE0232" w:rsidDel="002867E7" w:rsidRDefault="00BE6EA7" w:rsidP="0005337B">
      <w:pPr>
        <w:spacing w:line="360" w:lineRule="auto"/>
        <w:rPr>
          <w:del w:id="100" w:author="Pamidi,Sushma" w:date="2025-12-08T09:36:00Z" w16du:dateUtc="2025-12-08T15:36:00Z"/>
          <w:rFonts w:ascii="Arial" w:hAnsi="Arial" w:cs="Arial"/>
          <w:color w:val="111111"/>
          <w:sz w:val="21"/>
          <w:szCs w:val="21"/>
          <w:shd w:val="clear" w:color="auto" w:fill="FFFFFF"/>
        </w:rPr>
      </w:pPr>
      <w:del w:id="101" w:author="Pamidi,Sushma" w:date="2025-12-08T09:36:00Z" w16du:dateUtc="2025-12-08T15:36:00Z">
        <w:r w:rsidRPr="00BE0232" w:rsidDel="002867E7">
          <w:rPr>
            <w:rFonts w:ascii="Arial" w:hAnsi="Arial" w:cs="Arial"/>
            <w:color w:val="111111"/>
            <w:sz w:val="21"/>
            <w:szCs w:val="21"/>
            <w:shd w:val="clear" w:color="auto" w:fill="FFFFFF"/>
          </w:rPr>
          <w:delText xml:space="preserve">According to the above-cited Policy Manual, the elements are: </w:delText>
        </w:r>
      </w:del>
    </w:p>
    <w:p w14:paraId="28C4886A" w14:textId="047CBD6D" w:rsidR="0005337B" w:rsidRPr="00BE0232" w:rsidDel="002867E7" w:rsidRDefault="0005337B" w:rsidP="0005337B">
      <w:pPr>
        <w:spacing w:line="360" w:lineRule="auto"/>
        <w:rPr>
          <w:del w:id="102" w:author="Pamidi,Sushma" w:date="2025-12-08T09:36:00Z" w16du:dateUtc="2025-12-08T15:36:00Z"/>
          <w:rFonts w:ascii="Arial" w:hAnsi="Arial" w:cs="Arial"/>
          <w:color w:val="111111"/>
          <w:sz w:val="21"/>
          <w:szCs w:val="21"/>
          <w:shd w:val="clear" w:color="auto" w:fill="FFFFFF"/>
        </w:rPr>
      </w:pPr>
    </w:p>
    <w:p w14:paraId="585F93A7" w14:textId="2356BEBE" w:rsidR="00BC5097" w:rsidRPr="00BE0232" w:rsidDel="002867E7" w:rsidRDefault="00BC5097" w:rsidP="001E1FCE">
      <w:pPr>
        <w:pStyle w:val="ListParagraph"/>
        <w:numPr>
          <w:ilvl w:val="0"/>
          <w:numId w:val="5"/>
        </w:numPr>
        <w:spacing w:after="160" w:line="360" w:lineRule="auto"/>
        <w:contextualSpacing w:val="0"/>
        <w:jc w:val="both"/>
        <w:rPr>
          <w:del w:id="103" w:author="Pamidi,Sushma" w:date="2025-12-08T09:36:00Z" w16du:dateUtc="2025-12-08T15:36:00Z"/>
          <w:rFonts w:eastAsiaTheme="minorEastAsia" w:cs="Arial"/>
          <w:b/>
          <w:bCs/>
          <w:color w:val="833C0B"/>
          <w:szCs w:val="21"/>
        </w:rPr>
      </w:pPr>
      <w:del w:id="104" w:author="Pamidi,Sushma" w:date="2025-12-08T09:36:00Z" w16du:dateUtc="2025-12-08T15:36:00Z">
        <w:r w:rsidRPr="00BE0232" w:rsidDel="002867E7">
          <w:rPr>
            <w:rFonts w:eastAsiaTheme="minorEastAsia" w:cs="Arial"/>
            <w:b/>
            <w:bCs/>
            <w:color w:val="833C0B"/>
            <w:szCs w:val="21"/>
          </w:rPr>
          <w:delText xml:space="preserve">Determine whether the </w:delText>
        </w:r>
        <w:r w:rsidR="00AD3D4A" w:rsidRPr="00BE0232" w:rsidDel="002867E7">
          <w:rPr>
            <w:rFonts w:eastAsiaTheme="minorEastAsia" w:cs="Arial"/>
            <w:b/>
            <w:bCs/>
            <w:color w:val="833C0B"/>
            <w:szCs w:val="21"/>
          </w:rPr>
          <w:delText>person</w:delText>
        </w:r>
        <w:r w:rsidRPr="00BE0232" w:rsidDel="002867E7">
          <w:rPr>
            <w:rFonts w:eastAsiaTheme="minorEastAsia" w:cs="Arial"/>
            <w:b/>
            <w:bCs/>
            <w:color w:val="833C0B"/>
            <w:szCs w:val="21"/>
          </w:rPr>
          <w:delText xml:space="preserve"> has performed in a leading or critical role for an organization</w:delText>
        </w:r>
        <w:r w:rsidR="00AD3D4A" w:rsidRPr="00BE0232" w:rsidDel="002867E7">
          <w:rPr>
            <w:rFonts w:eastAsiaTheme="minorEastAsia" w:cs="Arial"/>
            <w:b/>
            <w:bCs/>
            <w:color w:val="833C0B"/>
            <w:szCs w:val="21"/>
          </w:rPr>
          <w:delText xml:space="preserve">, establishment, </w:delText>
        </w:r>
        <w:bookmarkStart w:id="105" w:name="_Hlk164070285"/>
        <w:r w:rsidR="00AD3D4A" w:rsidRPr="00BE0232" w:rsidDel="002867E7">
          <w:rPr>
            <w:rFonts w:eastAsiaTheme="minorEastAsia" w:cs="Arial"/>
            <w:b/>
            <w:bCs/>
            <w:color w:val="833C0B"/>
            <w:szCs w:val="21"/>
          </w:rPr>
          <w:delText>or a division or department</w:delText>
        </w:r>
        <w:bookmarkEnd w:id="105"/>
        <w:r w:rsidR="00AD3D4A" w:rsidRPr="00BE0232" w:rsidDel="002867E7">
          <w:rPr>
            <w:rFonts w:eastAsiaTheme="minorEastAsia" w:cs="Arial"/>
            <w:b/>
            <w:bCs/>
            <w:color w:val="833C0B"/>
            <w:szCs w:val="21"/>
          </w:rPr>
          <w:delText xml:space="preserve"> of an organization</w:delText>
        </w:r>
        <w:r w:rsidRPr="00BE0232" w:rsidDel="002867E7">
          <w:rPr>
            <w:rFonts w:eastAsiaTheme="minorEastAsia" w:cs="Arial"/>
            <w:b/>
            <w:bCs/>
            <w:color w:val="833C0B"/>
            <w:szCs w:val="21"/>
          </w:rPr>
          <w:delText xml:space="preserve"> or establishment:</w:delText>
        </w:r>
      </w:del>
    </w:p>
    <w:p w14:paraId="65B0639A" w14:textId="27F6FE63" w:rsidR="00BC5097" w:rsidRPr="00BE0232" w:rsidDel="002867E7" w:rsidRDefault="00BC5097" w:rsidP="001E1FCE">
      <w:pPr>
        <w:pStyle w:val="ListParagraph"/>
        <w:numPr>
          <w:ilvl w:val="0"/>
          <w:numId w:val="6"/>
        </w:numPr>
        <w:spacing w:after="120" w:line="360" w:lineRule="auto"/>
        <w:contextualSpacing w:val="0"/>
        <w:jc w:val="both"/>
        <w:rPr>
          <w:del w:id="106" w:author="Pamidi,Sushma" w:date="2025-12-08T09:36:00Z" w16du:dateUtc="2025-12-08T15:36:00Z"/>
          <w:rFonts w:eastAsiaTheme="minorEastAsia" w:cs="Arial"/>
          <w:color w:val="833C0B"/>
          <w:szCs w:val="21"/>
        </w:rPr>
      </w:pPr>
      <w:del w:id="107" w:author="Pamidi,Sushma" w:date="2025-12-08T09:36:00Z" w16du:dateUtc="2025-12-08T15:36:00Z">
        <w:r w:rsidRPr="00BE0232" w:rsidDel="002867E7">
          <w:rPr>
            <w:rFonts w:eastAsiaTheme="minorEastAsia" w:cs="Arial"/>
            <w:b/>
            <w:bCs/>
            <w:color w:val="833C0B"/>
            <w:szCs w:val="21"/>
            <w:u w:val="single"/>
          </w:rPr>
          <w:delText>A leading role</w:delText>
        </w:r>
        <w:r w:rsidR="00AD3D4A" w:rsidRPr="00BE0232" w:rsidDel="002867E7">
          <w:rPr>
            <w:rFonts w:eastAsiaTheme="minorEastAsia" w:cs="Arial"/>
            <w:color w:val="833C0B"/>
            <w:szCs w:val="21"/>
          </w:rPr>
          <w:delText xml:space="preserve"> </w:delText>
        </w:r>
        <w:r w:rsidR="0010403E" w:rsidRPr="00BE0232" w:rsidDel="002867E7">
          <w:rPr>
            <w:rFonts w:eastAsiaTheme="minorEastAsia" w:cs="Arial"/>
            <w:color w:val="833C0B"/>
            <w:szCs w:val="21"/>
          </w:rPr>
          <w:delText xml:space="preserve">requires </w:delText>
        </w:r>
        <w:r w:rsidR="00AD3D4A" w:rsidRPr="00BE0232" w:rsidDel="002867E7">
          <w:rPr>
            <w:rFonts w:eastAsiaTheme="minorEastAsia" w:cs="Arial"/>
            <w:color w:val="833C0B"/>
            <w:szCs w:val="21"/>
          </w:rPr>
          <w:delText xml:space="preserve">evidence </w:delText>
        </w:r>
        <w:r w:rsidR="0010403E" w:rsidRPr="00BE0232" w:rsidDel="002867E7">
          <w:rPr>
            <w:rFonts w:eastAsiaTheme="minorEastAsia" w:cs="Arial"/>
            <w:color w:val="833C0B"/>
            <w:szCs w:val="21"/>
          </w:rPr>
          <w:delText xml:space="preserve">to </w:delText>
        </w:r>
        <w:r w:rsidR="00AD3D4A" w:rsidRPr="00BE0232" w:rsidDel="002867E7">
          <w:rPr>
            <w:rFonts w:eastAsiaTheme="minorEastAsia" w:cs="Arial"/>
            <w:color w:val="833C0B"/>
            <w:szCs w:val="21"/>
          </w:rPr>
          <w:delText xml:space="preserve">establish that the person is (or was) a leader within the organization or establishment or a division or department. A role with a title that has appropriate matching duties can assist with establishing that </w:delText>
        </w:r>
        <w:r w:rsidR="00BE6EA7" w:rsidRPr="00BE0232" w:rsidDel="002867E7">
          <w:rPr>
            <w:rFonts w:eastAsiaTheme="minorEastAsia" w:cs="Arial"/>
            <w:color w:val="833C0B"/>
            <w:szCs w:val="21"/>
          </w:rPr>
          <w:delText>the</w:delText>
        </w:r>
        <w:r w:rsidR="00AD3D4A" w:rsidRPr="00BE0232" w:rsidDel="002867E7">
          <w:rPr>
            <w:rFonts w:eastAsiaTheme="minorEastAsia" w:cs="Arial"/>
            <w:color w:val="833C0B"/>
            <w:szCs w:val="21"/>
          </w:rPr>
          <w:delText xml:space="preserve"> role is (or was), in fact, leading</w:delText>
        </w:r>
        <w:r w:rsidRPr="00BE0232" w:rsidDel="002867E7">
          <w:rPr>
            <w:rFonts w:eastAsiaTheme="minorEastAsia" w:cs="Arial"/>
            <w:color w:val="833C0B"/>
            <w:szCs w:val="21"/>
          </w:rPr>
          <w:delText>.</w:delText>
        </w:r>
      </w:del>
    </w:p>
    <w:p w14:paraId="3AEA0767" w14:textId="39E6E773" w:rsidR="002C7588" w:rsidRPr="00BE0232" w:rsidDel="002867E7" w:rsidRDefault="00BC5097" w:rsidP="001E1FCE">
      <w:pPr>
        <w:pStyle w:val="ListParagraph"/>
        <w:numPr>
          <w:ilvl w:val="0"/>
          <w:numId w:val="6"/>
        </w:numPr>
        <w:spacing w:after="120" w:line="360" w:lineRule="auto"/>
        <w:contextualSpacing w:val="0"/>
        <w:jc w:val="both"/>
        <w:rPr>
          <w:del w:id="108" w:author="Pamidi,Sushma" w:date="2025-12-08T09:36:00Z" w16du:dateUtc="2025-12-08T15:36:00Z"/>
          <w:rFonts w:eastAsiaTheme="minorEastAsia" w:cs="Arial"/>
          <w:color w:val="833C0B"/>
          <w:szCs w:val="21"/>
        </w:rPr>
      </w:pPr>
      <w:del w:id="109" w:author="Pamidi,Sushma" w:date="2025-12-08T09:36:00Z" w16du:dateUtc="2025-12-08T15:36:00Z">
        <w:r w:rsidRPr="00BE0232" w:rsidDel="002867E7">
          <w:rPr>
            <w:rFonts w:eastAsiaTheme="minorEastAsia" w:cs="Arial"/>
            <w:b/>
            <w:bCs/>
            <w:color w:val="833C0B"/>
            <w:szCs w:val="21"/>
            <w:u w:val="single"/>
          </w:rPr>
          <w:delText>A critical role</w:delText>
        </w:r>
        <w:r w:rsidR="0010403E" w:rsidRPr="00BE0232" w:rsidDel="002867E7">
          <w:rPr>
            <w:rFonts w:eastAsiaTheme="minorEastAsia" w:cs="Arial"/>
            <w:color w:val="833C0B"/>
            <w:szCs w:val="21"/>
          </w:rPr>
          <w:delText xml:space="preserve"> requires </w:delText>
        </w:r>
        <w:r w:rsidR="002C7588" w:rsidRPr="00BE0232" w:rsidDel="002867E7">
          <w:rPr>
            <w:rFonts w:eastAsiaTheme="minorEastAsia" w:cs="Arial"/>
            <w:color w:val="833C0B"/>
            <w:szCs w:val="21"/>
          </w:rPr>
          <w:delText xml:space="preserve">evidence </w:delText>
        </w:r>
        <w:r w:rsidR="0010403E" w:rsidRPr="00BE0232" w:rsidDel="002867E7">
          <w:rPr>
            <w:rFonts w:eastAsiaTheme="minorEastAsia" w:cs="Arial"/>
            <w:color w:val="833C0B"/>
            <w:szCs w:val="21"/>
          </w:rPr>
          <w:delText xml:space="preserve">to </w:delText>
        </w:r>
        <w:r w:rsidR="002C7588" w:rsidRPr="00BE0232" w:rsidDel="002867E7">
          <w:rPr>
            <w:rFonts w:eastAsiaTheme="minorEastAsia" w:cs="Arial"/>
            <w:color w:val="833C0B"/>
            <w:szCs w:val="21"/>
          </w:rPr>
          <w:delText>establish that the person’s contribution is of significant importance to the outcome of the organization or establishment’s activities or that of a division or department of the organization or establishment</w:delText>
        </w:r>
        <w:r w:rsidRPr="00BE0232" w:rsidDel="002867E7">
          <w:rPr>
            <w:rFonts w:eastAsiaTheme="minorEastAsia" w:cs="Arial"/>
            <w:color w:val="833C0B"/>
            <w:szCs w:val="21"/>
          </w:rPr>
          <w:delText>.</w:delText>
        </w:r>
        <w:r w:rsidR="002C7588" w:rsidRPr="00BE0232" w:rsidDel="002867E7">
          <w:rPr>
            <w:rFonts w:eastAsiaTheme="minorEastAsia" w:cs="Arial"/>
            <w:color w:val="833C0B"/>
            <w:szCs w:val="21"/>
          </w:rPr>
          <w:delText xml:space="preserve"> </w:delText>
        </w:r>
      </w:del>
    </w:p>
    <w:p w14:paraId="3F2AC8F1" w14:textId="7AFBAB5C" w:rsidR="00BC5097" w:rsidRPr="00BE0232" w:rsidDel="002867E7" w:rsidRDefault="00BE6EA7" w:rsidP="001E1FCE">
      <w:pPr>
        <w:pStyle w:val="ListParagraph"/>
        <w:numPr>
          <w:ilvl w:val="0"/>
          <w:numId w:val="6"/>
        </w:numPr>
        <w:spacing w:after="240" w:line="360" w:lineRule="auto"/>
        <w:contextualSpacing w:val="0"/>
        <w:jc w:val="both"/>
        <w:rPr>
          <w:del w:id="110" w:author="Pamidi,Sushma" w:date="2025-12-08T09:36:00Z" w16du:dateUtc="2025-12-08T15:36:00Z"/>
          <w:rFonts w:eastAsiaTheme="minorEastAsia" w:cs="Arial"/>
          <w:color w:val="833C0B"/>
          <w:szCs w:val="21"/>
        </w:rPr>
      </w:pPr>
      <w:del w:id="111" w:author="Pamidi,Sushma" w:date="2025-12-08T09:36:00Z" w16du:dateUtc="2025-12-08T15:36:00Z">
        <w:r w:rsidRPr="00BE0232" w:rsidDel="002867E7">
          <w:rPr>
            <w:rFonts w:eastAsiaTheme="minorEastAsia" w:cs="Arial"/>
            <w:b/>
            <w:bCs/>
            <w:color w:val="833C0B"/>
            <w:szCs w:val="21"/>
          </w:rPr>
          <w:delText xml:space="preserve">A </w:delText>
        </w:r>
        <w:r w:rsidR="002C7588" w:rsidRPr="00BE0232" w:rsidDel="002867E7">
          <w:rPr>
            <w:rFonts w:eastAsiaTheme="minorEastAsia" w:cs="Arial"/>
            <w:b/>
            <w:bCs/>
            <w:color w:val="833C0B"/>
            <w:szCs w:val="21"/>
          </w:rPr>
          <w:delText>supporting role</w:delText>
        </w:r>
        <w:r w:rsidRPr="00BE0232" w:rsidDel="002867E7">
          <w:rPr>
            <w:rFonts w:eastAsiaTheme="minorEastAsia" w:cs="Arial"/>
            <w:color w:val="833C0B"/>
            <w:szCs w:val="21"/>
          </w:rPr>
          <w:delText xml:space="preserve"> </w:delText>
        </w:r>
        <w:r w:rsidR="002C7588" w:rsidRPr="00BE0232" w:rsidDel="002867E7">
          <w:rPr>
            <w:rFonts w:eastAsiaTheme="minorEastAsia" w:cs="Arial"/>
            <w:color w:val="833C0B"/>
            <w:szCs w:val="21"/>
          </w:rPr>
          <w:delText xml:space="preserve">may be considered critical if the person’s performance in the role is (or was) important. The person’s </w:delText>
        </w:r>
        <w:r w:rsidR="002E0E08" w:rsidRPr="00BE0232" w:rsidDel="002867E7">
          <w:rPr>
            <w:rFonts w:eastAsiaTheme="minorEastAsia" w:cs="Arial"/>
            <w:color w:val="833C0B"/>
            <w:szCs w:val="21"/>
          </w:rPr>
          <w:delText>performance in</w:delText>
        </w:r>
        <w:r w:rsidR="002C7588" w:rsidRPr="00BE0232" w:rsidDel="002867E7">
          <w:rPr>
            <w:rFonts w:eastAsiaTheme="minorEastAsia" w:cs="Arial"/>
            <w:color w:val="833C0B"/>
            <w:szCs w:val="21"/>
          </w:rPr>
          <w:delText xml:space="preserve"> the role determines whether </w:delText>
        </w:r>
        <w:r w:rsidR="00E87032" w:rsidRPr="00BE0232" w:rsidDel="002867E7">
          <w:rPr>
            <w:rFonts w:eastAsiaTheme="minorEastAsia" w:cs="Arial"/>
            <w:color w:val="833C0B"/>
            <w:szCs w:val="21"/>
          </w:rPr>
          <w:delText>it</w:delText>
        </w:r>
        <w:r w:rsidR="007800A3" w:rsidRPr="00BE0232" w:rsidDel="002867E7">
          <w:rPr>
            <w:rFonts w:eastAsiaTheme="minorEastAsia" w:cs="Arial"/>
            <w:color w:val="833C0B"/>
            <w:szCs w:val="21"/>
          </w:rPr>
          <w:delText xml:space="preserve"> </w:delText>
        </w:r>
        <w:r w:rsidR="002C7588" w:rsidRPr="00BE0232" w:rsidDel="002867E7">
          <w:rPr>
            <w:rFonts w:eastAsiaTheme="minorEastAsia" w:cs="Arial"/>
            <w:color w:val="833C0B"/>
            <w:szCs w:val="21"/>
          </w:rPr>
          <w:delText>is (or was) critical</w:delText>
        </w:r>
        <w:r w:rsidR="004D5A2F" w:rsidRPr="00BE0232" w:rsidDel="002867E7">
          <w:rPr>
            <w:rFonts w:eastAsiaTheme="minorEastAsia" w:cs="Arial"/>
            <w:color w:val="833C0B"/>
            <w:szCs w:val="21"/>
          </w:rPr>
          <w:delText>,</w:delText>
        </w:r>
        <w:r w:rsidR="002C7588" w:rsidRPr="00BE0232" w:rsidDel="002867E7">
          <w:rPr>
            <w:rFonts w:eastAsiaTheme="minorEastAsia" w:cs="Arial"/>
            <w:color w:val="833C0B"/>
            <w:szCs w:val="21"/>
          </w:rPr>
          <w:delText xml:space="preserve"> not the </w:delText>
        </w:r>
        <w:r w:rsidR="002E0E08" w:rsidRPr="00BE0232" w:rsidDel="002867E7">
          <w:rPr>
            <w:rFonts w:eastAsiaTheme="minorEastAsia" w:cs="Arial"/>
            <w:color w:val="833C0B"/>
            <w:szCs w:val="21"/>
          </w:rPr>
          <w:delText>title of the person’s role.</w:delText>
        </w:r>
      </w:del>
    </w:p>
    <w:p w14:paraId="676BAD2D" w14:textId="15450039" w:rsidR="00BC5097" w:rsidRPr="00BE0232" w:rsidDel="002867E7" w:rsidRDefault="00BC5097" w:rsidP="001E1FCE">
      <w:pPr>
        <w:pStyle w:val="ListParagraph"/>
        <w:numPr>
          <w:ilvl w:val="0"/>
          <w:numId w:val="5"/>
        </w:numPr>
        <w:spacing w:after="120" w:line="360" w:lineRule="auto"/>
        <w:contextualSpacing w:val="0"/>
        <w:jc w:val="both"/>
        <w:rPr>
          <w:del w:id="112" w:author="Pamidi,Sushma" w:date="2025-12-08T09:36:00Z" w16du:dateUtc="2025-12-08T15:36:00Z"/>
          <w:rFonts w:eastAsiaTheme="minorEastAsia" w:cs="Arial"/>
          <w:b/>
          <w:bCs/>
          <w:color w:val="833C0B"/>
          <w:szCs w:val="21"/>
        </w:rPr>
      </w:pPr>
      <w:del w:id="113" w:author="Pamidi,Sushma" w:date="2025-12-08T09:36:00Z" w16du:dateUtc="2025-12-08T15:36:00Z">
        <w:r w:rsidRPr="00BE0232" w:rsidDel="002867E7">
          <w:rPr>
            <w:rFonts w:eastAsiaTheme="minorEastAsia" w:cs="Arial"/>
            <w:b/>
            <w:bCs/>
            <w:color w:val="833C0B"/>
            <w:szCs w:val="21"/>
          </w:rPr>
          <w:delText>Determine whether the organization or establishment</w:delText>
        </w:r>
        <w:r w:rsidR="002E0E08" w:rsidRPr="00BE0232" w:rsidDel="002867E7">
          <w:rPr>
            <w:rFonts w:eastAsiaTheme="minorEastAsia" w:cs="Arial"/>
            <w:b/>
            <w:bCs/>
            <w:color w:val="833C0B"/>
            <w:szCs w:val="21"/>
          </w:rPr>
          <w:delText xml:space="preserve"> or the department or division for which the person holds or held a leading or critical role</w:delText>
        </w:r>
        <w:r w:rsidRPr="00BE0232" w:rsidDel="002867E7">
          <w:rPr>
            <w:rFonts w:eastAsiaTheme="minorEastAsia" w:cs="Arial"/>
            <w:b/>
            <w:bCs/>
            <w:color w:val="833C0B"/>
            <w:szCs w:val="21"/>
          </w:rPr>
          <w:delText xml:space="preserve"> has a distinguished reputation:</w:delText>
        </w:r>
      </w:del>
    </w:p>
    <w:p w14:paraId="28DF7935" w14:textId="43D9EA5D" w:rsidR="00BC5097" w:rsidRPr="00BE0232" w:rsidDel="002867E7" w:rsidRDefault="00BC5097" w:rsidP="001E1FCE">
      <w:pPr>
        <w:pStyle w:val="ListParagraph"/>
        <w:numPr>
          <w:ilvl w:val="0"/>
          <w:numId w:val="6"/>
        </w:numPr>
        <w:spacing w:after="240" w:line="360" w:lineRule="auto"/>
        <w:contextualSpacing w:val="0"/>
        <w:jc w:val="both"/>
        <w:rPr>
          <w:del w:id="114" w:author="Pamidi,Sushma" w:date="2025-12-08T09:36:00Z" w16du:dateUtc="2025-12-08T15:36:00Z"/>
          <w:rFonts w:eastAsiaTheme="minorEastAsia" w:cs="Arial"/>
          <w:color w:val="833C0B"/>
          <w:szCs w:val="21"/>
        </w:rPr>
      </w:pPr>
      <w:del w:id="115" w:author="Pamidi,Sushma" w:date="2025-12-08T09:36:00Z" w16du:dateUtc="2025-12-08T15:36:00Z">
        <w:r w:rsidRPr="00BE0232" w:rsidDel="002867E7">
          <w:rPr>
            <w:rFonts w:eastAsiaTheme="minorEastAsia" w:cs="Arial"/>
            <w:color w:val="833C0B"/>
            <w:szCs w:val="21"/>
          </w:rPr>
          <w:delText xml:space="preserve">This is established by documentary evidence showing </w:delText>
        </w:r>
        <w:r w:rsidR="00C455BB" w:rsidRPr="00BE0232" w:rsidDel="002867E7">
          <w:rPr>
            <w:rFonts w:eastAsiaTheme="minorEastAsia" w:cs="Arial"/>
            <w:color w:val="833C0B"/>
            <w:szCs w:val="21"/>
          </w:rPr>
          <w:delText xml:space="preserve">that the organization possesses a distinguished reputation and is considered together with the size or longevity of the organization or establishment. </w:delText>
        </w:r>
        <w:r w:rsidRPr="00BE0232" w:rsidDel="002867E7">
          <w:rPr>
            <w:rFonts w:eastAsiaTheme="minorEastAsia" w:cs="Arial"/>
            <w:color w:val="833C0B"/>
            <w:szCs w:val="21"/>
          </w:rPr>
          <w:delText xml:space="preserve"> </w:delText>
        </w:r>
        <w:r w:rsidR="00C455BB" w:rsidRPr="00BE0232" w:rsidDel="002867E7">
          <w:rPr>
            <w:rFonts w:eastAsiaTheme="minorEastAsia" w:cs="Arial"/>
            <w:color w:val="833C0B"/>
            <w:szCs w:val="21"/>
          </w:rPr>
          <w:delText>Other e</w:delText>
        </w:r>
        <w:r w:rsidRPr="00BE0232" w:rsidDel="002867E7">
          <w:rPr>
            <w:rFonts w:eastAsiaTheme="minorEastAsia" w:cs="Arial"/>
            <w:color w:val="833C0B"/>
            <w:szCs w:val="21"/>
          </w:rPr>
          <w:delText xml:space="preserve">vidence includes </w:delText>
        </w:r>
        <w:r w:rsidR="00C455BB" w:rsidRPr="00BE0232" w:rsidDel="002867E7">
          <w:rPr>
            <w:rFonts w:eastAsiaTheme="minorEastAsia" w:cs="Arial"/>
            <w:color w:val="833C0B"/>
            <w:szCs w:val="21"/>
          </w:rPr>
          <w:delText xml:space="preserve">relevant media coverage and the scale of its customer base; for academic departments, programs, and institutions, national </w:delText>
        </w:r>
        <w:r w:rsidR="00E87032" w:rsidRPr="00BE0232" w:rsidDel="002867E7">
          <w:rPr>
            <w:rFonts w:eastAsiaTheme="minorEastAsia" w:cs="Arial"/>
            <w:color w:val="833C0B"/>
            <w:szCs w:val="21"/>
          </w:rPr>
          <w:delText>rankings</w:delText>
        </w:r>
        <w:r w:rsidR="00C455BB" w:rsidRPr="00BE0232" w:rsidDel="002867E7">
          <w:rPr>
            <w:rFonts w:eastAsiaTheme="minorEastAsia" w:cs="Arial"/>
            <w:color w:val="833C0B"/>
            <w:szCs w:val="21"/>
          </w:rPr>
          <w:delText xml:space="preserve"> and receipt of government research grants; and startup businesses, receipt of significant funding from government entities, venture capital funds, angel investors, or other such funds generally achieved for the startup’s stage and industry</w:delText>
        </w:r>
        <w:r w:rsidRPr="00BE0232" w:rsidDel="002867E7">
          <w:rPr>
            <w:rFonts w:eastAsiaTheme="minorEastAsia" w:cs="Arial"/>
            <w:color w:val="833C0B"/>
            <w:szCs w:val="21"/>
          </w:rPr>
          <w:delText>.</w:delText>
        </w:r>
      </w:del>
    </w:p>
    <w:p w14:paraId="2039A246" w14:textId="2409AC95" w:rsidR="00BC5097" w:rsidRPr="00BE0232" w:rsidDel="002867E7" w:rsidRDefault="002C61AA" w:rsidP="001E1FCE">
      <w:pPr>
        <w:pStyle w:val="ListParagraph"/>
        <w:numPr>
          <w:ilvl w:val="0"/>
          <w:numId w:val="5"/>
        </w:numPr>
        <w:spacing w:line="360" w:lineRule="auto"/>
        <w:jc w:val="both"/>
        <w:rPr>
          <w:del w:id="116" w:author="Pamidi,Sushma" w:date="2025-12-08T09:36:00Z" w16du:dateUtc="2025-12-08T15:36:00Z"/>
          <w:rFonts w:eastAsiaTheme="minorEastAsia" w:cs="Arial"/>
          <w:b/>
          <w:bCs/>
          <w:color w:val="385623" w:themeColor="accent6" w:themeShade="80"/>
          <w:szCs w:val="21"/>
        </w:rPr>
      </w:pPr>
      <w:del w:id="117" w:author="Pamidi,Sushma" w:date="2025-12-08T09:36:00Z" w16du:dateUtc="2025-12-08T15:36:00Z">
        <w:r w:rsidRPr="00BE0232" w:rsidDel="002867E7">
          <w:rPr>
            <w:rFonts w:eastAsiaTheme="minorEastAsia" w:cs="Arial"/>
            <w:b/>
            <w:bCs/>
            <w:color w:val="833C0B"/>
            <w:szCs w:val="21"/>
          </w:rPr>
          <w:delText>A singular role may be sufficient</w:delText>
        </w:r>
        <w:r w:rsidR="003A2A8B" w:rsidRPr="00BE0232" w:rsidDel="002867E7">
          <w:rPr>
            <w:rFonts w:eastAsiaTheme="minorEastAsia" w:cs="Arial"/>
            <w:b/>
            <w:bCs/>
            <w:color w:val="833C0B"/>
            <w:szCs w:val="21"/>
          </w:rPr>
          <w:delText xml:space="preserve"> in keeping with the language of the Policy Manual: “</w:delText>
        </w:r>
        <w:r w:rsidRPr="00BE0232" w:rsidDel="002867E7">
          <w:rPr>
            <w:rFonts w:eastAsiaTheme="minorEastAsia" w:cs="Arial"/>
            <w:b/>
            <w:bCs/>
            <w:color w:val="833C0B"/>
            <w:szCs w:val="21"/>
          </w:rPr>
          <w:delText>A</w:delText>
        </w:r>
        <w:r w:rsidR="00E87032" w:rsidRPr="00BE0232" w:rsidDel="002867E7">
          <w:rPr>
            <w:rFonts w:eastAsiaTheme="minorEastAsia" w:cs="Arial"/>
            <w:b/>
            <w:bCs/>
            <w:color w:val="833C0B"/>
            <w:szCs w:val="21"/>
          </w:rPr>
          <w:delText>lthough some of the regulatory language relating to evidence occasionally uses plurals, it is entirely possible that the presentation of a single piece of evidence in a specific evidentiary category may be sufficient.</w:delText>
        </w:r>
        <w:r w:rsidR="003A2A8B" w:rsidRPr="00BE0232" w:rsidDel="002867E7">
          <w:rPr>
            <w:rFonts w:eastAsiaTheme="minorEastAsia" w:cs="Arial"/>
            <w:b/>
            <w:bCs/>
            <w:color w:val="833C0B"/>
            <w:szCs w:val="21"/>
          </w:rPr>
          <w:delText>”</w:delText>
        </w:r>
      </w:del>
    </w:p>
    <w:p w14:paraId="5E131DDC" w14:textId="222E8841" w:rsidR="00BC5097" w:rsidRPr="00BE0232" w:rsidDel="002867E7" w:rsidRDefault="00BC5097" w:rsidP="00BC5097">
      <w:pPr>
        <w:pStyle w:val="ListParagraph"/>
        <w:spacing w:line="360" w:lineRule="auto"/>
        <w:ind w:left="1080"/>
        <w:jc w:val="both"/>
        <w:rPr>
          <w:del w:id="118" w:author="Pamidi,Sushma" w:date="2025-12-08T09:36:00Z" w16du:dateUtc="2025-12-08T15:36:00Z"/>
          <w:rFonts w:cs="Arial"/>
          <w:color w:val="833C0B" w:themeColor="accent2" w:themeShade="80"/>
          <w:szCs w:val="21"/>
        </w:rPr>
      </w:pPr>
    </w:p>
    <w:p w14:paraId="1E6D773C" w14:textId="6E2DDAF6" w:rsidR="008D20E9" w:rsidRPr="00BE0232" w:rsidDel="002867E7" w:rsidRDefault="008D20E9" w:rsidP="008D20E9">
      <w:pPr>
        <w:pStyle w:val="ListParagraph"/>
        <w:spacing w:line="360" w:lineRule="auto"/>
        <w:ind w:left="284"/>
        <w:jc w:val="both"/>
        <w:rPr>
          <w:del w:id="119" w:author="Pamidi,Sushma" w:date="2025-12-08T09:36:00Z" w16du:dateUtc="2025-12-08T15:36:00Z"/>
          <w:rFonts w:cs="Arial"/>
          <w:color w:val="97450D"/>
          <w:szCs w:val="21"/>
        </w:rPr>
      </w:pPr>
    </w:p>
    <w:p w14:paraId="68840B5E" w14:textId="7035F5CB" w:rsidR="002D00C5" w:rsidRPr="00BE0232" w:rsidDel="002867E7" w:rsidRDefault="002D00C5" w:rsidP="008D20E9">
      <w:pPr>
        <w:spacing w:line="360" w:lineRule="auto"/>
        <w:jc w:val="center"/>
        <w:rPr>
          <w:del w:id="120" w:author="Pamidi,Sushma" w:date="2025-12-08T09:36:00Z" w16du:dateUtc="2025-12-08T15:36:00Z"/>
          <w:rFonts w:ascii="Arial" w:hAnsi="Arial" w:cs="Arial"/>
          <w:b/>
          <w:color w:val="833C0B" w:themeColor="accent2" w:themeShade="80"/>
          <w:sz w:val="28"/>
          <w:szCs w:val="28"/>
        </w:rPr>
      </w:pPr>
    </w:p>
    <w:p w14:paraId="510DA46A" w14:textId="23182611" w:rsidR="002D00C5" w:rsidRPr="00BE0232" w:rsidDel="002867E7" w:rsidRDefault="002D00C5" w:rsidP="002D00C5">
      <w:pPr>
        <w:widowControl w:val="0"/>
        <w:autoSpaceDE w:val="0"/>
        <w:autoSpaceDN w:val="0"/>
        <w:adjustRightInd w:val="0"/>
        <w:spacing w:line="360" w:lineRule="auto"/>
        <w:jc w:val="center"/>
        <w:rPr>
          <w:del w:id="121" w:author="Pamidi,Sushma" w:date="2025-12-08T09:36:00Z" w16du:dateUtc="2025-12-08T15:36:00Z"/>
          <w:rFonts w:ascii="Arial" w:hAnsi="Arial" w:cs="Arial"/>
          <w:b/>
          <w:color w:val="833C0B" w:themeColor="accent2" w:themeShade="80"/>
          <w:sz w:val="28"/>
          <w:szCs w:val="28"/>
        </w:rPr>
      </w:pPr>
      <w:del w:id="122" w:author="Pamidi,Sushma" w:date="2025-12-08T09:36:00Z" w16du:dateUtc="2025-12-08T15:36:00Z">
        <w:r w:rsidRPr="00BE0232" w:rsidDel="002867E7">
          <w:rPr>
            <w:rFonts w:ascii="Arial" w:hAnsi="Arial" w:cs="Arial"/>
            <w:b/>
            <w:color w:val="833C0B" w:themeColor="accent2" w:themeShade="80"/>
            <w:sz w:val="28"/>
            <w:szCs w:val="28"/>
          </w:rPr>
          <w:delText>AAO Decision Reiterating Criteria</w:delText>
        </w:r>
      </w:del>
    </w:p>
    <w:p w14:paraId="1369627C" w14:textId="716C160D" w:rsidR="002D00C5" w:rsidRPr="00BE0232" w:rsidDel="002867E7" w:rsidRDefault="002D00C5" w:rsidP="002D00C5">
      <w:pPr>
        <w:spacing w:line="360" w:lineRule="auto"/>
        <w:jc w:val="center"/>
        <w:rPr>
          <w:del w:id="123" w:author="Pamidi,Sushma" w:date="2025-12-08T09:36:00Z" w16du:dateUtc="2025-12-08T15:36:00Z"/>
          <w:rFonts w:ascii="Arial" w:hAnsi="Arial" w:cs="Arial"/>
          <w:bCs/>
          <w:color w:val="833C0B" w:themeColor="accent2" w:themeShade="80"/>
          <w:sz w:val="21"/>
          <w:szCs w:val="21"/>
        </w:rPr>
      </w:pPr>
      <w:del w:id="124" w:author="Pamidi,Sushma" w:date="2025-12-08T09:36:00Z" w16du:dateUtc="2025-12-08T15:36:00Z">
        <w:r w:rsidRPr="00BE0232" w:rsidDel="002867E7">
          <w:rPr>
            <w:rFonts w:ascii="Arial" w:hAnsi="Arial" w:cs="Arial"/>
            <w:bCs/>
            <w:color w:val="833C0B" w:themeColor="accent2" w:themeShade="80"/>
            <w:sz w:val="21"/>
            <w:szCs w:val="21"/>
          </w:rPr>
          <w:delText>in Relation to 8 C.F.R. 204.5(h)(3)(viii)</w:delText>
        </w:r>
      </w:del>
    </w:p>
    <w:p w14:paraId="4CF3D8B5" w14:textId="1526585A" w:rsidR="002D00C5" w:rsidRPr="00BE0232" w:rsidDel="002867E7" w:rsidRDefault="002D00C5" w:rsidP="002D00C5">
      <w:pPr>
        <w:spacing w:line="360" w:lineRule="auto"/>
        <w:jc w:val="center"/>
        <w:rPr>
          <w:del w:id="125" w:author="Pamidi,Sushma" w:date="2025-12-08T09:36:00Z" w16du:dateUtc="2025-12-08T15:36:00Z"/>
          <w:rFonts w:ascii="Arial" w:hAnsi="Arial" w:cs="Arial"/>
          <w:bCs/>
          <w:color w:val="833C0B" w:themeColor="accent2" w:themeShade="80"/>
          <w:sz w:val="21"/>
          <w:szCs w:val="21"/>
        </w:rPr>
      </w:pPr>
      <w:del w:id="126" w:author="Pamidi,Sushma" w:date="2025-12-08T09:36:00Z" w16du:dateUtc="2025-12-08T15:36:00Z">
        <w:r w:rsidRPr="00BE0232" w:rsidDel="002867E7">
          <w:rPr>
            <w:rFonts w:ascii="Arial" w:hAnsi="Arial" w:cs="Arial"/>
            <w:bCs/>
            <w:color w:val="833C0B" w:themeColor="accent2" w:themeShade="80"/>
            <w:sz w:val="21"/>
            <w:szCs w:val="21"/>
          </w:rPr>
          <w:delText xml:space="preserve"> (In Re: </w:delText>
        </w:r>
        <w:r w:rsidR="008C17DF" w:rsidRPr="00BE0232" w:rsidDel="002867E7">
          <w:rPr>
            <w:rFonts w:ascii="Arial" w:hAnsi="Arial" w:cs="Arial"/>
            <w:bCs/>
            <w:color w:val="833C0B" w:themeColor="accent2" w:themeShade="80"/>
            <w:sz w:val="21"/>
            <w:szCs w:val="21"/>
          </w:rPr>
          <w:delText xml:space="preserve">30185472 </w:delText>
        </w:r>
        <w:r w:rsidRPr="00BE0232" w:rsidDel="002867E7">
          <w:rPr>
            <w:rFonts w:ascii="Arial" w:hAnsi="Arial" w:cs="Arial"/>
            <w:bCs/>
            <w:color w:val="833C0B" w:themeColor="accent2" w:themeShade="80"/>
            <w:sz w:val="21"/>
            <w:szCs w:val="21"/>
          </w:rPr>
          <w:delText>- AAO</w:delText>
        </w:r>
        <w:r w:rsidR="00341AAD" w:rsidRPr="00BE0232" w:rsidDel="002867E7">
          <w:rPr>
            <w:rFonts w:ascii="Arial" w:hAnsi="Arial" w:cs="Arial"/>
            <w:bCs/>
            <w:color w:val="833C0B" w:themeColor="accent2" w:themeShade="80"/>
            <w:sz w:val="21"/>
            <w:szCs w:val="21"/>
          </w:rPr>
          <w:delText xml:space="preserve"> </w:delText>
        </w:r>
        <w:r w:rsidR="008C17DF" w:rsidRPr="00BE0232" w:rsidDel="002867E7">
          <w:rPr>
            <w:rFonts w:ascii="Arial" w:hAnsi="Arial" w:cs="Arial"/>
            <w:bCs/>
            <w:color w:val="833C0B" w:themeColor="accent2" w:themeShade="80"/>
            <w:sz w:val="21"/>
            <w:szCs w:val="21"/>
          </w:rPr>
          <w:delText>April 03,</w:delText>
        </w:r>
        <w:r w:rsidRPr="00BE0232" w:rsidDel="002867E7">
          <w:rPr>
            <w:rFonts w:ascii="Arial" w:hAnsi="Arial" w:cs="Arial"/>
            <w:bCs/>
            <w:color w:val="833C0B" w:themeColor="accent2" w:themeShade="80"/>
            <w:sz w:val="21"/>
            <w:szCs w:val="21"/>
          </w:rPr>
          <w:delText xml:space="preserve"> 202</w:delText>
        </w:r>
        <w:r w:rsidR="008C17DF" w:rsidRPr="00BE0232" w:rsidDel="002867E7">
          <w:rPr>
            <w:rFonts w:ascii="Arial" w:hAnsi="Arial" w:cs="Arial"/>
            <w:bCs/>
            <w:color w:val="833C0B" w:themeColor="accent2" w:themeShade="80"/>
            <w:sz w:val="21"/>
            <w:szCs w:val="21"/>
          </w:rPr>
          <w:delText>4</w:delText>
        </w:r>
        <w:r w:rsidRPr="00BE0232" w:rsidDel="002867E7">
          <w:rPr>
            <w:rFonts w:ascii="Arial" w:hAnsi="Arial" w:cs="Arial"/>
            <w:bCs/>
            <w:color w:val="833C0B" w:themeColor="accent2" w:themeShade="80"/>
            <w:sz w:val="21"/>
            <w:szCs w:val="21"/>
          </w:rPr>
          <w:delText>)</w:delText>
        </w:r>
      </w:del>
    </w:p>
    <w:p w14:paraId="41CD714B" w14:textId="4D0DB3FB" w:rsidR="002D00C5" w:rsidRPr="00BE0232" w:rsidDel="002867E7" w:rsidRDefault="00E36926" w:rsidP="006526E7">
      <w:pPr>
        <w:spacing w:after="240" w:line="360" w:lineRule="auto"/>
        <w:jc w:val="center"/>
        <w:rPr>
          <w:del w:id="127" w:author="Pamidi,Sushma" w:date="2025-12-08T09:36:00Z" w16du:dateUtc="2025-12-08T15:36:00Z"/>
          <w:rFonts w:ascii="Arial" w:hAnsi="Arial" w:cs="Arial"/>
          <w:bCs/>
          <w:color w:val="000000" w:themeColor="text1"/>
          <w:szCs w:val="21"/>
        </w:rPr>
      </w:pPr>
      <w:del w:id="128" w:author="Pamidi,Sushma" w:date="2025-12-08T09:36:00Z" w16du:dateUtc="2025-12-08T15:36:00Z">
        <w:r w:rsidRPr="00BE0232" w:rsidDel="002867E7">
          <w:rPr>
            <w:rFonts w:ascii="Arial" w:hAnsi="Arial" w:cs="Arial"/>
            <w:b/>
            <w:color w:val="833C0B" w:themeColor="accent2" w:themeShade="80"/>
            <w:szCs w:val="21"/>
          </w:rPr>
          <w:delText xml:space="preserve">What </w:delText>
        </w:r>
        <w:r w:rsidR="004D5A2F" w:rsidRPr="00BE0232" w:rsidDel="002867E7">
          <w:rPr>
            <w:rFonts w:ascii="Arial" w:hAnsi="Arial" w:cs="Arial"/>
            <w:b/>
            <w:color w:val="833C0B" w:themeColor="accent2" w:themeShade="80"/>
            <w:szCs w:val="21"/>
          </w:rPr>
          <w:delText>C</w:delText>
        </w:r>
        <w:r w:rsidRPr="00BE0232" w:rsidDel="002867E7">
          <w:rPr>
            <w:rFonts w:ascii="Arial" w:hAnsi="Arial" w:cs="Arial"/>
            <w:b/>
            <w:color w:val="833C0B" w:themeColor="accent2" w:themeShade="80"/>
            <w:szCs w:val="21"/>
          </w:rPr>
          <w:delText>onstitutes a Leading or Critical Role?</w:delText>
        </w:r>
      </w:del>
    </w:p>
    <w:p w14:paraId="01802669" w14:textId="49AD7B6D" w:rsidR="002D00C5" w:rsidRPr="00BE0232" w:rsidDel="002867E7" w:rsidRDefault="002D00C5" w:rsidP="002D00C5">
      <w:pPr>
        <w:spacing w:line="360" w:lineRule="auto"/>
        <w:jc w:val="both"/>
        <w:rPr>
          <w:del w:id="129" w:author="Pamidi,Sushma" w:date="2025-12-08T09:36:00Z" w16du:dateUtc="2025-12-08T15:36:00Z"/>
          <w:rFonts w:ascii="Arial" w:hAnsi="Arial" w:cs="Arial"/>
          <w:sz w:val="21"/>
          <w:szCs w:val="21"/>
        </w:rPr>
      </w:pPr>
      <w:del w:id="130" w:author="Pamidi,Sushma" w:date="2025-12-08T09:36:00Z" w16du:dateUtc="2025-12-08T15:36:00Z">
        <w:r w:rsidRPr="00BE0232" w:rsidDel="002867E7">
          <w:rPr>
            <w:rFonts w:ascii="Arial" w:hAnsi="Arial" w:cs="Arial"/>
            <w:bCs/>
            <w:color w:val="000000" w:themeColor="text1"/>
            <w:sz w:val="21"/>
            <w:szCs w:val="21"/>
          </w:rPr>
          <w:delText xml:space="preserve">In this case, AAO has outlined some key indicators of evidentiary requirements that </w:delText>
        </w:r>
        <w:r w:rsidR="00F04289" w:rsidRPr="00BE0232" w:rsidDel="002867E7">
          <w:rPr>
            <w:rFonts w:ascii="Arial" w:hAnsi="Arial" w:cs="Arial"/>
            <w:bCs/>
            <w:color w:val="000000" w:themeColor="text1"/>
            <w:sz w:val="21"/>
            <w:szCs w:val="21"/>
          </w:rPr>
          <w:delText>seek</w:delText>
        </w:r>
        <w:r w:rsidRPr="00BE0232" w:rsidDel="002867E7">
          <w:rPr>
            <w:rFonts w:ascii="Arial" w:hAnsi="Arial" w:cs="Arial"/>
            <w:bCs/>
            <w:color w:val="000000" w:themeColor="text1"/>
            <w:sz w:val="21"/>
            <w:szCs w:val="21"/>
          </w:rPr>
          <w:delText xml:space="preserve"> to illustrate what evidence should be considered as meeting the definition of </w:delText>
        </w:r>
        <w:r w:rsidR="00E36926" w:rsidRPr="00BE0232" w:rsidDel="002867E7">
          <w:rPr>
            <w:rFonts w:ascii="Arial" w:hAnsi="Arial" w:cs="Arial"/>
            <w:bCs/>
            <w:color w:val="000000" w:themeColor="text1"/>
            <w:sz w:val="21"/>
            <w:szCs w:val="21"/>
          </w:rPr>
          <w:delText>Leading or Critical Role under</w:delText>
        </w:r>
        <w:r w:rsidRPr="00BE0232" w:rsidDel="002867E7">
          <w:rPr>
            <w:rFonts w:ascii="Arial" w:hAnsi="Arial" w:cs="Arial"/>
            <w:bCs/>
            <w:color w:val="000000" w:themeColor="text1"/>
            <w:sz w:val="21"/>
            <w:szCs w:val="21"/>
          </w:rPr>
          <w:delText xml:space="preserve"> </w:delText>
        </w:r>
        <w:r w:rsidRPr="00BE0232" w:rsidDel="002867E7">
          <w:rPr>
            <w:rFonts w:ascii="Arial" w:hAnsi="Arial" w:cs="Arial"/>
            <w:sz w:val="21"/>
            <w:szCs w:val="21"/>
          </w:rPr>
          <w:delText xml:space="preserve">the </w:delText>
        </w:r>
        <w:r w:rsidR="00314742" w:rsidRPr="00BE0232" w:rsidDel="002867E7">
          <w:rPr>
            <w:rFonts w:ascii="Arial" w:hAnsi="Arial" w:cs="Arial"/>
            <w:sz w:val="21"/>
            <w:szCs w:val="21"/>
          </w:rPr>
          <w:delText xml:space="preserve">Policy Manual </w:delText>
        </w:r>
        <w:r w:rsidRPr="00BE0232" w:rsidDel="002867E7">
          <w:rPr>
            <w:rFonts w:ascii="Arial" w:hAnsi="Arial" w:cs="Arial"/>
            <w:sz w:val="21"/>
            <w:szCs w:val="21"/>
          </w:rPr>
          <w:delText xml:space="preserve">iteration. </w:delText>
        </w:r>
      </w:del>
    </w:p>
    <w:p w14:paraId="2C4E4DA8" w14:textId="468C370D" w:rsidR="00314742" w:rsidRPr="00BE0232" w:rsidDel="002867E7" w:rsidRDefault="008C17DF" w:rsidP="00314742">
      <w:pPr>
        <w:spacing w:line="360" w:lineRule="auto"/>
        <w:jc w:val="center"/>
        <w:rPr>
          <w:del w:id="131" w:author="Pamidi,Sushma" w:date="2025-12-08T09:36:00Z" w16du:dateUtc="2025-12-08T15:36:00Z"/>
          <w:rFonts w:ascii="Arial" w:hAnsi="Arial" w:cs="Arial"/>
          <w:sz w:val="21"/>
          <w:szCs w:val="21"/>
        </w:rPr>
      </w:pPr>
      <w:del w:id="132" w:author="Pamidi,Sushma" w:date="2025-12-08T09:36:00Z" w16du:dateUtc="2025-12-08T15:36:00Z">
        <w:r w:rsidRPr="00BE0232" w:rsidDel="002867E7">
          <w:rPr>
            <w:rFonts w:ascii="Arial" w:hAnsi="Arial" w:cs="Arial"/>
            <w:noProof/>
            <w:sz w:val="21"/>
            <w:szCs w:val="21"/>
            <w:lang w:eastAsia="es-ES"/>
          </w:rPr>
          <w:drawing>
            <wp:inline distT="0" distB="0" distL="0" distR="0" wp14:anchorId="51E7D83E" wp14:editId="49332DAC">
              <wp:extent cx="5949608" cy="3635375"/>
              <wp:effectExtent l="25400" t="25400" r="83185" b="85725"/>
              <wp:docPr id="63216799" name="Picture 6"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6799" name="Picture 6" descr="A document with text on it&#10;&#10;Description automatically generated"/>
                      <pic:cNvPicPr/>
                    </pic:nvPicPr>
                    <pic:blipFill rotWithShape="1">
                      <a:blip r:embed="rId12">
                        <a:extLst>
                          <a:ext uri="{28A0092B-C50C-407E-A947-70E740481C1C}">
                            <a14:useLocalDpi xmlns:a14="http://schemas.microsoft.com/office/drawing/2010/main" val="0"/>
                          </a:ext>
                        </a:extLst>
                      </a:blip>
                      <a:srcRect l="4104"/>
                      <a:stretch/>
                    </pic:blipFill>
                    <pic:spPr bwMode="auto">
                      <a:xfrm>
                        <a:off x="0" y="0"/>
                        <a:ext cx="5968359" cy="364683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del>
    </w:p>
    <w:p w14:paraId="5305F2C2" w14:textId="12023B9A" w:rsidR="00314742" w:rsidRPr="00BE0232" w:rsidDel="002867E7" w:rsidRDefault="00314742" w:rsidP="001A5A72">
      <w:pPr>
        <w:spacing w:line="360" w:lineRule="auto"/>
        <w:rPr>
          <w:del w:id="133" w:author="Pamidi,Sushma" w:date="2025-12-08T09:36:00Z" w16du:dateUtc="2025-12-08T15:36:00Z"/>
          <w:rFonts w:ascii="Arial" w:hAnsi="Arial" w:cs="Arial"/>
          <w:color w:val="000000" w:themeColor="text1"/>
          <w:sz w:val="18"/>
          <w:szCs w:val="18"/>
        </w:rPr>
      </w:pPr>
      <w:del w:id="134" w:author="Pamidi,Sushma" w:date="2025-12-08T09:36:00Z" w16du:dateUtc="2025-12-08T15:36:00Z">
        <w:r w:rsidRPr="00BE0232" w:rsidDel="002867E7">
          <w:rPr>
            <w:rFonts w:ascii="Arial" w:hAnsi="Arial" w:cs="Arial"/>
            <w:noProof/>
            <w:lang w:eastAsia="es-ES"/>
          </w:rPr>
          <w:drawing>
            <wp:inline distT="0" distB="0" distL="0" distR="0" wp14:anchorId="5BB0FC75" wp14:editId="2320548C">
              <wp:extent cx="5949950" cy="1639570"/>
              <wp:effectExtent l="25400" t="25400" r="95250" b="87630"/>
              <wp:docPr id="1860437190" name="Picture 8"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7190" name="Picture 8" descr="A close-up of a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8368" cy="1661179"/>
                      </a:xfrm>
                      <a:prstGeom prst="rect">
                        <a:avLst/>
                      </a:prstGeom>
                      <a:effectLst>
                        <a:outerShdw blurRad="50800" dist="38100" dir="2700000" algn="tl" rotWithShape="0">
                          <a:prstClr val="black">
                            <a:alpha val="40000"/>
                          </a:prstClr>
                        </a:outerShdw>
                      </a:effectLst>
                    </pic:spPr>
                  </pic:pic>
                </a:graphicData>
              </a:graphic>
            </wp:inline>
          </w:drawing>
        </w:r>
      </w:del>
    </w:p>
    <w:p w14:paraId="263EE1D2" w14:textId="54FFDAFC" w:rsidR="00827CB2" w:rsidRPr="00BE0232" w:rsidDel="002867E7" w:rsidRDefault="00827CB2" w:rsidP="00314742">
      <w:pPr>
        <w:spacing w:line="360" w:lineRule="auto"/>
        <w:jc w:val="right"/>
        <w:rPr>
          <w:del w:id="135" w:author="Pamidi,Sushma" w:date="2025-12-08T09:36:00Z" w16du:dateUtc="2025-12-08T15:36:00Z"/>
          <w:rFonts w:ascii="Arial" w:hAnsi="Arial" w:cs="Arial"/>
          <w:i/>
          <w:iCs/>
          <w:color w:val="000000" w:themeColor="text1"/>
          <w:sz w:val="16"/>
          <w:szCs w:val="16"/>
        </w:rPr>
      </w:pPr>
      <w:del w:id="136" w:author="Pamidi,Sushma" w:date="2025-12-08T09:36:00Z" w16du:dateUtc="2025-12-08T15:36:00Z">
        <w:r w:rsidRPr="00BE0232" w:rsidDel="002867E7">
          <w:rPr>
            <w:rFonts w:ascii="Arial" w:hAnsi="Arial" w:cs="Arial"/>
            <w:i/>
            <w:iCs/>
            <w:color w:val="000000" w:themeColor="text1"/>
            <w:sz w:val="16"/>
            <w:szCs w:val="16"/>
          </w:rPr>
          <w:delText xml:space="preserve">*From AAO Decision on </w:delText>
        </w:r>
        <w:r w:rsidR="008C17DF" w:rsidRPr="00BE0232" w:rsidDel="002867E7">
          <w:rPr>
            <w:rFonts w:ascii="Arial" w:hAnsi="Arial" w:cs="Arial"/>
            <w:i/>
            <w:iCs/>
            <w:color w:val="000000" w:themeColor="text1"/>
            <w:sz w:val="16"/>
            <w:szCs w:val="16"/>
          </w:rPr>
          <w:delText>April 03, 2024</w:delText>
        </w:r>
      </w:del>
    </w:p>
    <w:p w14:paraId="5569EF48" w14:textId="7680D6F3" w:rsidR="00827CB2" w:rsidRPr="00BE0232" w:rsidDel="002867E7" w:rsidRDefault="00827CB2" w:rsidP="002D00C5">
      <w:pPr>
        <w:spacing w:line="360" w:lineRule="auto"/>
        <w:jc w:val="both"/>
        <w:rPr>
          <w:del w:id="137" w:author="Pamidi,Sushma" w:date="2025-12-08T09:36:00Z" w16du:dateUtc="2025-12-08T15:36:00Z"/>
          <w:rFonts w:ascii="Arial" w:hAnsi="Arial" w:cs="Arial"/>
          <w:bCs/>
          <w:color w:val="000000" w:themeColor="text1"/>
          <w:sz w:val="21"/>
          <w:szCs w:val="21"/>
        </w:rPr>
      </w:pPr>
    </w:p>
    <w:p w14:paraId="0B621322" w14:textId="47C32D93" w:rsidR="001A5A72" w:rsidRPr="00BE0232" w:rsidDel="002867E7" w:rsidRDefault="001A5A72" w:rsidP="002D00C5">
      <w:pPr>
        <w:spacing w:line="360" w:lineRule="auto"/>
        <w:jc w:val="both"/>
        <w:rPr>
          <w:del w:id="138" w:author="Pamidi,Sushma" w:date="2025-12-08T09:36:00Z" w16du:dateUtc="2025-12-08T15:36:00Z"/>
          <w:rFonts w:ascii="Arial" w:hAnsi="Arial" w:cs="Arial"/>
          <w:bCs/>
          <w:color w:val="000000" w:themeColor="text1"/>
          <w:sz w:val="21"/>
          <w:szCs w:val="21"/>
        </w:rPr>
      </w:pPr>
    </w:p>
    <w:p w14:paraId="5C0D8D9F" w14:textId="286E24E3" w:rsidR="00827CB2" w:rsidRPr="00BE0232" w:rsidDel="002867E7" w:rsidRDefault="00827CB2" w:rsidP="002D00C5">
      <w:pPr>
        <w:spacing w:line="360" w:lineRule="auto"/>
        <w:jc w:val="both"/>
        <w:rPr>
          <w:del w:id="139" w:author="Pamidi,Sushma" w:date="2025-12-08T09:36:00Z" w16du:dateUtc="2025-12-08T15:36:00Z"/>
          <w:rFonts w:ascii="Arial" w:hAnsi="Arial" w:cs="Arial"/>
          <w:bCs/>
          <w:color w:val="000000" w:themeColor="text1"/>
          <w:sz w:val="21"/>
          <w:szCs w:val="21"/>
        </w:rPr>
      </w:pPr>
      <w:del w:id="140" w:author="Pamidi,Sushma" w:date="2025-12-08T09:36:00Z" w16du:dateUtc="2025-12-08T15:36:00Z">
        <w:r w:rsidRPr="00BE0232" w:rsidDel="002867E7">
          <w:rPr>
            <w:rFonts w:ascii="Arial" w:hAnsi="Arial" w:cs="Arial"/>
            <w:bCs/>
            <w:color w:val="000000" w:themeColor="text1"/>
            <w:sz w:val="21"/>
            <w:szCs w:val="21"/>
          </w:rPr>
          <w:delText>The AAO reiterated that to satisfy this criterion, the Petitioner must satisfy three elements:</w:delText>
        </w:r>
      </w:del>
    </w:p>
    <w:p w14:paraId="0EFEFF41" w14:textId="2489D5AF" w:rsidR="002D00C5" w:rsidRPr="00BE0232" w:rsidDel="002867E7" w:rsidRDefault="002D00C5" w:rsidP="002D00C5">
      <w:pPr>
        <w:jc w:val="both"/>
        <w:rPr>
          <w:del w:id="141" w:author="Pamidi,Sushma" w:date="2025-12-08T09:36:00Z" w16du:dateUtc="2025-12-08T15:36:00Z"/>
          <w:rFonts w:ascii="Arial" w:hAnsi="Arial" w:cs="Arial"/>
          <w:b/>
          <w:color w:val="000000"/>
          <w:sz w:val="21"/>
          <w:szCs w:val="21"/>
        </w:rPr>
      </w:pPr>
    </w:p>
    <w:p w14:paraId="67932911" w14:textId="449639AB" w:rsidR="00771399" w:rsidRPr="00BE0232" w:rsidDel="002867E7" w:rsidRDefault="00771399" w:rsidP="001E1FCE">
      <w:pPr>
        <w:pStyle w:val="ListParagraph"/>
        <w:numPr>
          <w:ilvl w:val="0"/>
          <w:numId w:val="7"/>
        </w:numPr>
        <w:spacing w:line="360" w:lineRule="auto"/>
        <w:jc w:val="both"/>
        <w:rPr>
          <w:del w:id="142" w:author="Pamidi,Sushma" w:date="2025-12-08T09:36:00Z" w16du:dateUtc="2025-12-08T15:36:00Z"/>
          <w:rFonts w:cs="Arial"/>
          <w:color w:val="833C0B" w:themeColor="accent2" w:themeShade="80"/>
          <w:szCs w:val="21"/>
        </w:rPr>
      </w:pPr>
      <w:del w:id="143" w:author="Pamidi,Sushma" w:date="2025-12-08T09:36:00Z" w16du:dateUtc="2025-12-08T15:36:00Z">
        <w:r w:rsidRPr="00BE0232" w:rsidDel="002867E7">
          <w:rPr>
            <w:rFonts w:cs="Arial"/>
            <w:color w:val="833C0B" w:themeColor="accent2" w:themeShade="80"/>
            <w:szCs w:val="21"/>
          </w:rPr>
          <w:delText xml:space="preserve">That the role was leading or </w:delText>
        </w:r>
        <w:r w:rsidR="00314742" w:rsidRPr="00BE0232" w:rsidDel="002867E7">
          <w:rPr>
            <w:rFonts w:cs="Arial"/>
            <w:color w:val="833C0B" w:themeColor="accent2" w:themeShade="80"/>
            <w:szCs w:val="21"/>
          </w:rPr>
          <w:delText>critical.</w:delText>
        </w:r>
      </w:del>
    </w:p>
    <w:p w14:paraId="139B63D2" w14:textId="0EA31742" w:rsidR="00771399" w:rsidRPr="00BE0232" w:rsidDel="002867E7" w:rsidRDefault="001A5A72" w:rsidP="001E1FCE">
      <w:pPr>
        <w:pStyle w:val="ListParagraph"/>
        <w:numPr>
          <w:ilvl w:val="0"/>
          <w:numId w:val="7"/>
        </w:numPr>
        <w:spacing w:line="360" w:lineRule="auto"/>
        <w:jc w:val="both"/>
        <w:rPr>
          <w:del w:id="144" w:author="Pamidi,Sushma" w:date="2025-12-08T09:36:00Z" w16du:dateUtc="2025-12-08T15:36:00Z"/>
          <w:rFonts w:cs="Arial"/>
          <w:color w:val="833C0B" w:themeColor="accent2" w:themeShade="80"/>
          <w:szCs w:val="21"/>
        </w:rPr>
      </w:pPr>
      <w:del w:id="145" w:author="Pamidi,Sushma" w:date="2025-12-08T09:36:00Z" w16du:dateUtc="2025-12-08T15:36:00Z">
        <w:r w:rsidRPr="00BE0232" w:rsidDel="002867E7">
          <w:rPr>
            <w:rFonts w:cs="Arial"/>
            <w:color w:val="833C0B" w:themeColor="accent2" w:themeShade="80"/>
            <w:szCs w:val="21"/>
          </w:rPr>
          <w:delText>Such a</w:delText>
        </w:r>
        <w:r w:rsidR="00771399" w:rsidRPr="00BE0232" w:rsidDel="002867E7">
          <w:rPr>
            <w:rFonts w:cs="Arial"/>
            <w:color w:val="833C0B" w:themeColor="accent2" w:themeShade="80"/>
            <w:szCs w:val="21"/>
          </w:rPr>
          <w:delText xml:space="preserve"> role was for an organization or establishment</w:delText>
        </w:r>
        <w:r w:rsidRPr="00BE0232" w:rsidDel="002867E7">
          <w:rPr>
            <w:rFonts w:cs="Arial"/>
            <w:color w:val="833C0B" w:themeColor="accent2" w:themeShade="80"/>
            <w:szCs w:val="21"/>
          </w:rPr>
          <w:delText>.</w:delText>
        </w:r>
      </w:del>
    </w:p>
    <w:p w14:paraId="4B511F51" w14:textId="5B7D410B" w:rsidR="00771399" w:rsidRPr="00BE0232" w:rsidDel="002867E7" w:rsidRDefault="00771399" w:rsidP="001E1FCE">
      <w:pPr>
        <w:pStyle w:val="ListParagraph"/>
        <w:numPr>
          <w:ilvl w:val="0"/>
          <w:numId w:val="7"/>
        </w:numPr>
        <w:spacing w:line="360" w:lineRule="auto"/>
        <w:jc w:val="both"/>
        <w:rPr>
          <w:del w:id="146" w:author="Pamidi,Sushma" w:date="2025-12-08T09:36:00Z" w16du:dateUtc="2025-12-08T15:36:00Z"/>
          <w:rFonts w:cs="Arial"/>
          <w:color w:val="833C0B" w:themeColor="accent2" w:themeShade="80"/>
          <w:szCs w:val="21"/>
        </w:rPr>
      </w:pPr>
      <w:del w:id="147" w:author="Pamidi,Sushma" w:date="2025-12-08T09:36:00Z" w16du:dateUtc="2025-12-08T15:36:00Z">
        <w:r w:rsidRPr="00BE0232" w:rsidDel="002867E7">
          <w:rPr>
            <w:rFonts w:cs="Arial"/>
            <w:color w:val="833C0B" w:themeColor="accent2" w:themeShade="80"/>
            <w:szCs w:val="21"/>
          </w:rPr>
          <w:delText xml:space="preserve">That the organization or establishment has a distinguished reputation. </w:delText>
        </w:r>
      </w:del>
    </w:p>
    <w:p w14:paraId="022B50D4" w14:textId="6F3536AF" w:rsidR="003E2353" w:rsidRPr="00BE0232" w:rsidDel="002867E7" w:rsidRDefault="003E2353" w:rsidP="003E2353">
      <w:pPr>
        <w:spacing w:line="360" w:lineRule="auto"/>
        <w:jc w:val="both"/>
        <w:rPr>
          <w:del w:id="148" w:author="Pamidi,Sushma" w:date="2025-12-08T09:36:00Z" w16du:dateUtc="2025-12-08T15:36:00Z"/>
          <w:rFonts w:ascii="Arial" w:hAnsi="Arial" w:cs="Arial"/>
          <w:color w:val="000000" w:themeColor="text1"/>
          <w:szCs w:val="21"/>
        </w:rPr>
      </w:pPr>
    </w:p>
    <w:p w14:paraId="2C27F0BF" w14:textId="57454A0C" w:rsidR="00395431" w:rsidRPr="00BE0232" w:rsidDel="002867E7" w:rsidRDefault="00C96C31" w:rsidP="00395431">
      <w:pPr>
        <w:spacing w:line="360" w:lineRule="auto"/>
        <w:jc w:val="both"/>
        <w:rPr>
          <w:del w:id="149" w:author="Pamidi,Sushma" w:date="2025-12-08T09:36:00Z" w16du:dateUtc="2025-12-08T15:36:00Z"/>
          <w:rFonts w:ascii="Arial" w:hAnsi="Arial" w:cs="Arial"/>
          <w:sz w:val="21"/>
          <w:szCs w:val="21"/>
        </w:rPr>
      </w:pPr>
      <w:del w:id="150" w:author="Pamidi,Sushma" w:date="2025-12-08T09:36:00Z" w16du:dateUtc="2025-12-08T15:36:00Z">
        <w:r w:rsidRPr="00BE0232" w:rsidDel="002867E7">
          <w:rPr>
            <w:rFonts w:ascii="Arial" w:hAnsi="Arial" w:cs="Arial"/>
            <w:color w:val="000000" w:themeColor="text1"/>
            <w:sz w:val="21"/>
            <w:szCs w:val="21"/>
          </w:rPr>
          <w:delText>Taking into consideration the above, Counsel will now proceed to demonstrate how the Petitioner comprehensively meets the requirements of this category</w:delText>
        </w:r>
        <w:r w:rsidRPr="00BE0232" w:rsidDel="002867E7">
          <w:rPr>
            <w:rFonts w:ascii="Arial" w:hAnsi="Arial" w:cs="Arial"/>
            <w:color w:val="000000" w:themeColor="text1"/>
            <w:szCs w:val="21"/>
          </w:rPr>
          <w:delText>.</w:delText>
        </w:r>
        <w:r w:rsidR="001A5A72" w:rsidRPr="00BE0232" w:rsidDel="002867E7">
          <w:rPr>
            <w:rFonts w:ascii="Arial" w:hAnsi="Arial" w:cs="Arial"/>
            <w:color w:val="000000" w:themeColor="text1"/>
            <w:szCs w:val="21"/>
          </w:rPr>
          <w:delText xml:space="preserve"> </w:delText>
        </w:r>
        <w:r w:rsidR="00395431" w:rsidRPr="00BE0232" w:rsidDel="002867E7">
          <w:rPr>
            <w:rFonts w:ascii="Arial" w:hAnsi="Arial" w:cs="Arial"/>
            <w:sz w:val="21"/>
            <w:szCs w:val="21"/>
          </w:rPr>
          <w:delText>Counsel here now recites the key elements of construction from the cited AAO decision:</w:delText>
        </w:r>
      </w:del>
    </w:p>
    <w:p w14:paraId="134B8710" w14:textId="183685CE" w:rsidR="00395431" w:rsidRPr="00BE0232" w:rsidDel="002867E7" w:rsidRDefault="00395431" w:rsidP="00395431">
      <w:pPr>
        <w:autoSpaceDE w:val="0"/>
        <w:autoSpaceDN w:val="0"/>
        <w:adjustRightInd w:val="0"/>
        <w:spacing w:line="360" w:lineRule="auto"/>
        <w:jc w:val="both"/>
        <w:rPr>
          <w:del w:id="151" w:author="Pamidi,Sushma" w:date="2025-12-08T09:36:00Z" w16du:dateUtc="2025-12-08T15:36:00Z"/>
          <w:rFonts w:ascii="Arial" w:hAnsi="Arial" w:cs="Arial"/>
          <w:sz w:val="21"/>
          <w:szCs w:val="21"/>
        </w:rPr>
      </w:pPr>
    </w:p>
    <w:p w14:paraId="538922B7" w14:textId="4D497A60" w:rsidR="00395431" w:rsidRPr="00BE0232" w:rsidDel="002867E7" w:rsidRDefault="00395431" w:rsidP="001E1FCE">
      <w:pPr>
        <w:pStyle w:val="ListParagraph"/>
        <w:numPr>
          <w:ilvl w:val="0"/>
          <w:numId w:val="8"/>
        </w:numPr>
        <w:spacing w:line="360" w:lineRule="auto"/>
        <w:jc w:val="both"/>
        <w:rPr>
          <w:del w:id="152" w:author="Pamidi,Sushma" w:date="2025-12-08T09:36:00Z" w16du:dateUtc="2025-12-08T15:36:00Z"/>
          <w:rFonts w:cs="Arial"/>
          <w:color w:val="833C0B"/>
          <w:szCs w:val="21"/>
        </w:rPr>
      </w:pPr>
      <w:del w:id="153" w:author="Pamidi,Sushma" w:date="2025-12-08T09:36:00Z" w16du:dateUtc="2025-12-08T15:36:00Z">
        <w:r w:rsidRPr="00BE0232" w:rsidDel="002867E7">
          <w:rPr>
            <w:rFonts w:cs="Arial"/>
            <w:color w:val="833C0B"/>
            <w:szCs w:val="21"/>
          </w:rPr>
          <w:delText>A critical role should be apparent from the Petitioner’s impact on the organization</w:delText>
        </w:r>
        <w:r w:rsidR="00122943" w:rsidRPr="00BE0232" w:rsidDel="002867E7">
          <w:rPr>
            <w:rFonts w:cs="Arial"/>
            <w:color w:val="833C0B"/>
            <w:szCs w:val="21"/>
          </w:rPr>
          <w:delText>s</w:delText>
        </w:r>
        <w:r w:rsidRPr="00BE0232" w:rsidDel="002867E7">
          <w:rPr>
            <w:rFonts w:cs="Arial"/>
            <w:color w:val="833C0B"/>
            <w:szCs w:val="21"/>
          </w:rPr>
          <w:delText xml:space="preserve"> or the establishment</w:delText>
        </w:r>
        <w:r w:rsidR="00122943" w:rsidRPr="00BE0232" w:rsidDel="002867E7">
          <w:rPr>
            <w:rFonts w:cs="Arial"/>
            <w:color w:val="833C0B"/>
            <w:szCs w:val="21"/>
          </w:rPr>
          <w:delText>s</w:delText>
        </w:r>
        <w:r w:rsidRPr="00BE0232" w:rsidDel="002867E7">
          <w:rPr>
            <w:rFonts w:cs="Arial"/>
            <w:color w:val="833C0B"/>
            <w:szCs w:val="21"/>
          </w:rPr>
          <w:delText xml:space="preserve">’ achievements. </w:delText>
        </w:r>
      </w:del>
    </w:p>
    <w:p w14:paraId="4F059F45" w14:textId="16E8A0A0" w:rsidR="00395431" w:rsidRPr="00BE0232" w:rsidDel="002867E7" w:rsidRDefault="00395431" w:rsidP="003954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154" w:author="Pamidi,Sushma" w:date="2025-12-08T09:36:00Z" w16du:dateUtc="2025-12-08T15:36:00Z"/>
          <w:rFonts w:ascii="Arial" w:hAnsi="Arial" w:cs="Arial"/>
          <w:sz w:val="21"/>
          <w:szCs w:val="21"/>
        </w:rPr>
      </w:pPr>
    </w:p>
    <w:p w14:paraId="25BBFD46" w14:textId="5307D4F5" w:rsidR="00395431" w:rsidRPr="00BE0232" w:rsidDel="002867E7" w:rsidRDefault="00395431" w:rsidP="00002F63">
      <w:pPr>
        <w:spacing w:line="360" w:lineRule="auto"/>
        <w:ind w:left="360"/>
        <w:jc w:val="both"/>
        <w:rPr>
          <w:del w:id="155" w:author="Pamidi,Sushma" w:date="2025-12-08T09:36:00Z" w16du:dateUtc="2025-12-08T15:36:00Z"/>
          <w:rFonts w:ascii="Arial" w:hAnsi="Arial" w:cs="Arial"/>
          <w:color w:val="000000" w:themeColor="text1"/>
          <w:sz w:val="21"/>
          <w:szCs w:val="21"/>
        </w:rPr>
      </w:pPr>
      <w:del w:id="156" w:author="Pamidi,Sushma" w:date="2025-12-08T09:36:00Z" w16du:dateUtc="2025-12-08T15:36:00Z">
        <w:r w:rsidRPr="00BE0232" w:rsidDel="002867E7">
          <w:rPr>
            <w:rFonts w:ascii="Arial" w:hAnsi="Arial" w:cs="Arial"/>
            <w:color w:val="000000" w:themeColor="text1"/>
            <w:sz w:val="21"/>
            <w:szCs w:val="21"/>
          </w:rPr>
          <w:delText xml:space="preserve">In each instance, the Petitioner’s performance </w:delText>
        </w:r>
        <w:r w:rsidR="00122943" w:rsidRPr="00BE0232" w:rsidDel="002867E7">
          <w:rPr>
            <w:rFonts w:ascii="Arial" w:hAnsi="Arial" w:cs="Arial"/>
            <w:color w:val="000000" w:themeColor="text1"/>
            <w:sz w:val="21"/>
            <w:szCs w:val="21"/>
          </w:rPr>
          <w:delText>of</w:delText>
        </w:r>
        <w:r w:rsidRPr="00BE0232" w:rsidDel="002867E7">
          <w:rPr>
            <w:rFonts w:ascii="Arial" w:hAnsi="Arial" w:cs="Arial"/>
            <w:color w:val="000000" w:themeColor="text1"/>
            <w:sz w:val="21"/>
            <w:szCs w:val="21"/>
          </w:rPr>
          <w:delText xml:space="preserve"> leading and critical roles </w:delText>
        </w:r>
        <w:r w:rsidR="001149C4" w:rsidRPr="00BE0232" w:rsidDel="002867E7">
          <w:rPr>
            <w:rFonts w:ascii="Arial" w:hAnsi="Arial" w:cs="Arial"/>
            <w:color w:val="000000" w:themeColor="text1"/>
            <w:sz w:val="21"/>
            <w:szCs w:val="21"/>
          </w:rPr>
          <w:delText>has</w:delText>
        </w:r>
        <w:r w:rsidRPr="00BE0232" w:rsidDel="002867E7">
          <w:rPr>
            <w:rFonts w:ascii="Arial" w:hAnsi="Arial" w:cs="Arial"/>
            <w:color w:val="000000" w:themeColor="text1"/>
            <w:sz w:val="21"/>
            <w:szCs w:val="21"/>
          </w:rPr>
          <w:delText xml:space="preserve"> had a profound, positive impact </w:delText>
        </w:r>
        <w:r w:rsidR="0056126D" w:rsidRPr="00BE0232" w:rsidDel="002867E7">
          <w:rPr>
            <w:rFonts w:ascii="Arial" w:hAnsi="Arial" w:cs="Arial"/>
            <w:color w:val="000000" w:themeColor="text1"/>
            <w:sz w:val="21"/>
            <w:szCs w:val="21"/>
          </w:rPr>
          <w:delText>o</w:delText>
        </w:r>
        <w:r w:rsidRPr="00BE0232" w:rsidDel="002867E7">
          <w:rPr>
            <w:rFonts w:ascii="Arial" w:hAnsi="Arial" w:cs="Arial"/>
            <w:color w:val="000000" w:themeColor="text1"/>
            <w:sz w:val="21"/>
            <w:szCs w:val="21"/>
          </w:rPr>
          <w:delText xml:space="preserve">n </w:delText>
        </w:r>
        <w:r w:rsidR="000D7560" w:rsidRPr="00BE0232" w:rsidDel="002867E7">
          <w:rPr>
            <w:rFonts w:ascii="Arial" w:hAnsi="Arial" w:cs="Arial"/>
            <w:color w:val="000000" w:themeColor="text1"/>
            <w:sz w:val="21"/>
            <w:szCs w:val="21"/>
          </w:rPr>
          <w:delText>the</w:delText>
        </w:r>
        <w:r w:rsidR="002B1D4E" w:rsidRPr="00BE0232" w:rsidDel="002867E7">
          <w:rPr>
            <w:rFonts w:ascii="Arial" w:hAnsi="Arial" w:cs="Arial"/>
            <w:color w:val="000000" w:themeColor="text1"/>
            <w:sz w:val="21"/>
            <w:szCs w:val="21"/>
          </w:rPr>
          <w:delText xml:space="preserve"> </w:delText>
        </w:r>
        <w:r w:rsidR="00122943" w:rsidRPr="00BE0232" w:rsidDel="002867E7">
          <w:rPr>
            <w:rFonts w:ascii="Arial" w:hAnsi="Arial" w:cs="Arial"/>
            <w:color w:val="000000" w:themeColor="text1"/>
            <w:sz w:val="21"/>
            <w:szCs w:val="21"/>
          </w:rPr>
          <w:delText>organization</w:delText>
        </w:r>
        <w:r w:rsidR="000B39A8" w:rsidRPr="00BE0232" w:rsidDel="002867E7">
          <w:rPr>
            <w:rFonts w:ascii="Arial" w:hAnsi="Arial" w:cs="Arial"/>
            <w:color w:val="000000" w:themeColor="text1"/>
            <w:sz w:val="21"/>
            <w:szCs w:val="21"/>
          </w:rPr>
          <w:delText>s</w:delText>
        </w:r>
        <w:r w:rsidR="00E86A42"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as</w:delText>
        </w:r>
        <w:r w:rsidR="00BB702F"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 xml:space="preserve">whole </w:delText>
        </w:r>
        <w:r w:rsidR="00E86A42" w:rsidRPr="00BE0232" w:rsidDel="002867E7">
          <w:rPr>
            <w:rFonts w:ascii="Arial" w:hAnsi="Arial" w:cs="Arial"/>
            <w:color w:val="000000" w:themeColor="text1"/>
            <w:sz w:val="21"/>
            <w:szCs w:val="21"/>
          </w:rPr>
          <w:delText>entit</w:delText>
        </w:r>
        <w:r w:rsidR="004F4BD3" w:rsidRPr="00BE0232" w:rsidDel="002867E7">
          <w:rPr>
            <w:rFonts w:ascii="Arial" w:hAnsi="Arial" w:cs="Arial"/>
            <w:color w:val="000000" w:themeColor="text1"/>
            <w:sz w:val="21"/>
            <w:szCs w:val="21"/>
          </w:rPr>
          <w:delText>ies</w:delText>
        </w:r>
        <w:r w:rsidRPr="00BE0232" w:rsidDel="002867E7">
          <w:rPr>
            <w:rFonts w:ascii="Arial" w:hAnsi="Arial" w:cs="Arial"/>
            <w:color w:val="000000" w:themeColor="text1"/>
            <w:sz w:val="21"/>
            <w:szCs w:val="21"/>
          </w:rPr>
          <w:delText xml:space="preserve">.  </w:delText>
        </w:r>
      </w:del>
    </w:p>
    <w:p w14:paraId="37F02CCA" w14:textId="6E81B01D" w:rsidR="00395431" w:rsidRPr="00BE0232" w:rsidDel="002867E7" w:rsidRDefault="00395431" w:rsidP="00395431">
      <w:pPr>
        <w:spacing w:line="360" w:lineRule="auto"/>
        <w:jc w:val="both"/>
        <w:rPr>
          <w:del w:id="157" w:author="Pamidi,Sushma" w:date="2025-12-08T09:36:00Z" w16du:dateUtc="2025-12-08T15:36:00Z"/>
          <w:rFonts w:ascii="Arial" w:hAnsi="Arial" w:cs="Arial"/>
          <w:sz w:val="21"/>
          <w:szCs w:val="21"/>
        </w:rPr>
      </w:pPr>
    </w:p>
    <w:p w14:paraId="13F30A5E" w14:textId="55BC72AB" w:rsidR="00395431" w:rsidRPr="00BE0232" w:rsidDel="002867E7" w:rsidRDefault="00395431" w:rsidP="001E1FCE">
      <w:pPr>
        <w:pStyle w:val="ListParagraph"/>
        <w:numPr>
          <w:ilvl w:val="0"/>
          <w:numId w:val="8"/>
        </w:numPr>
        <w:spacing w:line="360" w:lineRule="auto"/>
        <w:jc w:val="both"/>
        <w:rPr>
          <w:del w:id="158" w:author="Pamidi,Sushma" w:date="2025-12-08T09:36:00Z" w16du:dateUtc="2025-12-08T15:36:00Z"/>
          <w:rFonts w:cs="Arial"/>
          <w:color w:val="833C0B"/>
          <w:szCs w:val="21"/>
        </w:rPr>
      </w:pPr>
      <w:del w:id="159" w:author="Pamidi,Sushma" w:date="2025-12-08T09:36:00Z" w16du:dateUtc="2025-12-08T15:36:00Z">
        <w:r w:rsidRPr="00BE0232" w:rsidDel="002867E7">
          <w:rPr>
            <w:rFonts w:cs="Arial"/>
            <w:color w:val="833C0B"/>
            <w:szCs w:val="21"/>
          </w:rPr>
          <w:delText>When establishing a company’s distinguished reputation, it is the Petitioner’s burden to show that the organizations or establishments are marked by eminence, distinction, excellence, or an equivalent reputation.</w:delText>
        </w:r>
      </w:del>
    </w:p>
    <w:p w14:paraId="6DE1687A" w14:textId="3987EDA1" w:rsidR="00395431" w:rsidRPr="00BE0232" w:rsidDel="002867E7" w:rsidRDefault="00395431" w:rsidP="00395431">
      <w:pPr>
        <w:pStyle w:val="ListParagraph"/>
        <w:spacing w:line="360" w:lineRule="auto"/>
        <w:ind w:left="0"/>
        <w:jc w:val="both"/>
        <w:rPr>
          <w:del w:id="160" w:author="Pamidi,Sushma" w:date="2025-12-08T09:36:00Z" w16du:dateUtc="2025-12-08T15:36:00Z"/>
          <w:rFonts w:cs="Arial"/>
          <w:color w:val="833C0B" w:themeColor="accent2" w:themeShade="80"/>
          <w:szCs w:val="21"/>
        </w:rPr>
      </w:pPr>
    </w:p>
    <w:p w14:paraId="7B71F03A" w14:textId="224BF338" w:rsidR="00395431" w:rsidRPr="00BE0232" w:rsidDel="002867E7" w:rsidRDefault="00395431" w:rsidP="00002F63">
      <w:pPr>
        <w:spacing w:line="360" w:lineRule="auto"/>
        <w:ind w:left="360"/>
        <w:jc w:val="both"/>
        <w:rPr>
          <w:del w:id="161" w:author="Pamidi,Sushma" w:date="2025-12-08T09:36:00Z" w16du:dateUtc="2025-12-08T15:36:00Z"/>
          <w:rFonts w:ascii="Arial" w:hAnsi="Arial" w:cs="Arial"/>
          <w:color w:val="000000" w:themeColor="text1"/>
          <w:sz w:val="21"/>
          <w:szCs w:val="21"/>
        </w:rPr>
      </w:pPr>
      <w:del w:id="162" w:author="Pamidi,Sushma" w:date="2025-12-08T09:36:00Z" w16du:dateUtc="2025-12-08T15:36:00Z">
        <w:r w:rsidRPr="00BE0232" w:rsidDel="002867E7">
          <w:rPr>
            <w:rFonts w:ascii="Arial" w:hAnsi="Arial" w:cs="Arial"/>
            <w:color w:val="000000" w:themeColor="text1"/>
            <w:sz w:val="21"/>
            <w:szCs w:val="21"/>
          </w:rPr>
          <w:delText xml:space="preserve">The Petitioner has provided evidence </w:delText>
        </w:r>
        <w:r w:rsidR="00CB7E39" w:rsidRPr="00BE0232" w:rsidDel="002867E7">
          <w:rPr>
            <w:rFonts w:ascii="Arial" w:hAnsi="Arial" w:cs="Arial"/>
            <w:color w:val="000000" w:themeColor="text1"/>
            <w:sz w:val="21"/>
            <w:szCs w:val="21"/>
          </w:rPr>
          <w:delText>of the distinguished reputation</w:delText>
        </w:r>
        <w:r w:rsidRPr="00BE0232" w:rsidDel="002867E7">
          <w:rPr>
            <w:rFonts w:ascii="Arial" w:hAnsi="Arial" w:cs="Arial"/>
            <w:color w:val="000000" w:themeColor="text1"/>
            <w:sz w:val="21"/>
            <w:szCs w:val="21"/>
          </w:rPr>
          <w:delText xml:space="preserve"> of </w:delText>
        </w:r>
        <w:r w:rsidR="00D370DD" w:rsidRPr="00BE0232" w:rsidDel="002867E7">
          <w:rPr>
            <w:rFonts w:ascii="Arial" w:hAnsi="Arial" w:cs="Arial"/>
            <w:bCs/>
            <w:sz w:val="21"/>
            <w:szCs w:val="21"/>
          </w:rPr>
          <w:delText xml:space="preserve">Quotient Technology Inc. </w:delText>
        </w:r>
        <w:r w:rsidR="000B39A8" w:rsidRPr="00BE0232" w:rsidDel="002867E7">
          <w:rPr>
            <w:rFonts w:ascii="Arial" w:hAnsi="Arial" w:cs="Arial"/>
            <w:bCs/>
            <w:sz w:val="21"/>
            <w:szCs w:val="21"/>
          </w:rPr>
          <w:delText xml:space="preserve">and </w:delText>
        </w:r>
        <w:r w:rsidR="00D370DD" w:rsidRPr="00BE0232" w:rsidDel="002867E7">
          <w:rPr>
            <w:rFonts w:ascii="Arial" w:hAnsi="Arial" w:cs="Arial"/>
            <w:bCs/>
            <w:sz w:val="21"/>
            <w:szCs w:val="21"/>
          </w:rPr>
          <w:delText>Crisp Media</w:delText>
        </w:r>
        <w:r w:rsidR="00AE3BD4" w:rsidRPr="00BE0232" w:rsidDel="002867E7">
          <w:rPr>
            <w:rFonts w:ascii="Arial" w:hAnsi="Arial" w:cs="Arial"/>
            <w:bCs/>
            <w:sz w:val="21"/>
            <w:szCs w:val="21"/>
          </w:rPr>
          <w:delText>, Inc</w:delText>
        </w:r>
        <w:r w:rsidR="000766CB" w:rsidRPr="00BE0232" w:rsidDel="002867E7">
          <w:rPr>
            <w:rFonts w:ascii="Arial" w:hAnsi="Arial" w:cs="Arial"/>
            <w:bCs/>
            <w:sz w:val="21"/>
            <w:szCs w:val="21"/>
          </w:rPr>
          <w:delText>.,</w:delText>
        </w:r>
        <w:r w:rsidR="00EE793F" w:rsidRPr="00BE0232" w:rsidDel="002867E7">
          <w:rPr>
            <w:rFonts w:ascii="Arial" w:hAnsi="Arial" w:cs="Arial"/>
            <w:color w:val="000000" w:themeColor="text1"/>
            <w:sz w:val="21"/>
            <w:szCs w:val="21"/>
          </w:rPr>
          <w:delText xml:space="preserve"> </w:delText>
        </w:r>
        <w:r w:rsidRPr="00BE0232" w:rsidDel="002867E7">
          <w:rPr>
            <w:rFonts w:ascii="Arial" w:hAnsi="Arial" w:cs="Arial"/>
            <w:color w:val="000000" w:themeColor="text1"/>
            <w:sz w:val="21"/>
            <w:szCs w:val="21"/>
          </w:rPr>
          <w:delText>for which he has performed leading and critical roles.</w:delText>
        </w:r>
      </w:del>
    </w:p>
    <w:p w14:paraId="5D19CE17" w14:textId="56BE5FDE" w:rsidR="00395431" w:rsidRPr="00BE0232" w:rsidDel="002867E7" w:rsidRDefault="00395431" w:rsidP="00395431">
      <w:pPr>
        <w:spacing w:line="360" w:lineRule="auto"/>
        <w:jc w:val="both"/>
        <w:rPr>
          <w:del w:id="163" w:author="Pamidi,Sushma" w:date="2025-12-08T09:36:00Z" w16du:dateUtc="2025-12-08T15:36:00Z"/>
          <w:rFonts w:ascii="Arial" w:hAnsi="Arial" w:cs="Arial"/>
          <w:sz w:val="21"/>
          <w:szCs w:val="21"/>
        </w:rPr>
      </w:pPr>
    </w:p>
    <w:p w14:paraId="42042D49" w14:textId="59F1FD4F" w:rsidR="00395431" w:rsidRPr="00BE0232" w:rsidDel="002867E7" w:rsidRDefault="00395431" w:rsidP="001E1FCE">
      <w:pPr>
        <w:pStyle w:val="ListParagraph"/>
        <w:numPr>
          <w:ilvl w:val="0"/>
          <w:numId w:val="8"/>
        </w:numPr>
        <w:spacing w:line="360" w:lineRule="auto"/>
        <w:jc w:val="both"/>
        <w:rPr>
          <w:del w:id="164" w:author="Pamidi,Sushma" w:date="2025-12-08T09:36:00Z" w16du:dateUtc="2025-12-08T15:36:00Z"/>
          <w:rFonts w:cs="Arial"/>
          <w:color w:val="833C0B"/>
          <w:szCs w:val="21"/>
        </w:rPr>
      </w:pPr>
      <w:del w:id="165" w:author="Pamidi,Sushma" w:date="2025-12-08T09:36:00Z" w16du:dateUtc="2025-12-08T15:36:00Z">
        <w:r w:rsidRPr="00BE0232" w:rsidDel="002867E7">
          <w:rPr>
            <w:rFonts w:cs="Arial"/>
            <w:color w:val="833C0B"/>
            <w:szCs w:val="21"/>
          </w:rPr>
          <w:delText>The letters highlighting the Petitioner’s Leading or Critical role in the organization</w:delText>
        </w:r>
        <w:r w:rsidR="006526E7" w:rsidRPr="00BE0232" w:rsidDel="002867E7">
          <w:rPr>
            <w:rFonts w:cs="Arial"/>
            <w:color w:val="833C0B"/>
            <w:szCs w:val="21"/>
          </w:rPr>
          <w:delText>s</w:delText>
        </w:r>
        <w:r w:rsidRPr="00BE0232" w:rsidDel="002867E7">
          <w:rPr>
            <w:rFonts w:cs="Arial"/>
            <w:color w:val="833C0B"/>
            <w:szCs w:val="21"/>
          </w:rPr>
          <w:delText xml:space="preserve"> should be detailed and supported by corroborating evidence.</w:delText>
        </w:r>
      </w:del>
    </w:p>
    <w:p w14:paraId="354A16B2" w14:textId="338F9E2F" w:rsidR="00395431" w:rsidRPr="00BE0232" w:rsidDel="002867E7" w:rsidRDefault="00395431" w:rsidP="00395431">
      <w:pPr>
        <w:pStyle w:val="ListParagraph"/>
        <w:spacing w:line="360" w:lineRule="auto"/>
        <w:ind w:left="284"/>
        <w:jc w:val="both"/>
        <w:rPr>
          <w:del w:id="166" w:author="Pamidi,Sushma" w:date="2025-12-08T09:36:00Z" w16du:dateUtc="2025-12-08T15:36:00Z"/>
          <w:rFonts w:cs="Arial"/>
          <w:color w:val="632423"/>
          <w:szCs w:val="21"/>
        </w:rPr>
      </w:pPr>
    </w:p>
    <w:p w14:paraId="765587F2" w14:textId="25163A5C" w:rsidR="00395431" w:rsidRPr="00BE0232" w:rsidDel="002867E7" w:rsidRDefault="00395431" w:rsidP="00395431">
      <w:pPr>
        <w:pStyle w:val="ListParagraph"/>
        <w:spacing w:line="360" w:lineRule="auto"/>
        <w:ind w:left="360"/>
        <w:jc w:val="both"/>
        <w:rPr>
          <w:del w:id="167" w:author="Pamidi,Sushma" w:date="2025-12-08T09:36:00Z" w16du:dateUtc="2025-12-08T15:36:00Z"/>
          <w:rFonts w:cs="Arial"/>
          <w:szCs w:val="21"/>
        </w:rPr>
      </w:pPr>
      <w:del w:id="168" w:author="Pamidi,Sushma" w:date="2025-12-08T09:36:00Z" w16du:dateUtc="2025-12-08T15:36:00Z">
        <w:r w:rsidRPr="00BE0232" w:rsidDel="002867E7">
          <w:rPr>
            <w:rFonts w:cs="Arial"/>
            <w:szCs w:val="21"/>
          </w:rPr>
          <w:delText xml:space="preserve">The Petitioner has provided corroborating evidence to verify that </w:delText>
        </w:r>
        <w:r w:rsidR="001A5A72" w:rsidRPr="00BE0232" w:rsidDel="002867E7">
          <w:rPr>
            <w:rFonts w:cs="Arial"/>
            <w:szCs w:val="21"/>
          </w:rPr>
          <w:delText>the</w:delText>
        </w:r>
        <w:r w:rsidRPr="00BE0232" w:rsidDel="002867E7">
          <w:rPr>
            <w:rFonts w:cs="Arial"/>
            <w:szCs w:val="21"/>
          </w:rPr>
          <w:delText xml:space="preserve"> </w:delText>
        </w:r>
        <w:r w:rsidR="00E86A42" w:rsidRPr="00BE0232" w:rsidDel="002867E7">
          <w:rPr>
            <w:rFonts w:cs="Arial"/>
            <w:szCs w:val="21"/>
          </w:rPr>
          <w:delText>role</w:delText>
        </w:r>
        <w:r w:rsidR="00834590" w:rsidRPr="00BE0232" w:rsidDel="002867E7">
          <w:rPr>
            <w:rFonts w:cs="Arial"/>
            <w:szCs w:val="21"/>
          </w:rPr>
          <w:delText>s</w:delText>
        </w:r>
        <w:r w:rsidR="00E86A42" w:rsidRPr="00BE0232" w:rsidDel="002867E7">
          <w:rPr>
            <w:rFonts w:cs="Arial"/>
            <w:szCs w:val="21"/>
          </w:rPr>
          <w:delText xml:space="preserve"> </w:delText>
        </w:r>
        <w:r w:rsidRPr="00BE0232" w:rsidDel="002867E7">
          <w:rPr>
            <w:rFonts w:cs="Arial"/>
            <w:szCs w:val="21"/>
          </w:rPr>
          <w:delText xml:space="preserve">were </w:delText>
        </w:r>
        <w:r w:rsidR="00A36507" w:rsidRPr="00BE0232" w:rsidDel="002867E7">
          <w:rPr>
            <w:rFonts w:cs="Arial"/>
            <w:szCs w:val="21"/>
          </w:rPr>
          <w:delText>genuinely</w:delText>
        </w:r>
        <w:r w:rsidRPr="00BE0232" w:rsidDel="002867E7">
          <w:rPr>
            <w:rFonts w:cs="Arial"/>
            <w:szCs w:val="21"/>
          </w:rPr>
          <w:delText xml:space="preserve"> leading and critical to the </w:delText>
        </w:r>
        <w:r w:rsidR="00E86A42" w:rsidRPr="00BE0232" w:rsidDel="002867E7">
          <w:rPr>
            <w:rFonts w:cs="Arial"/>
            <w:szCs w:val="21"/>
          </w:rPr>
          <w:delText>compan</w:delText>
        </w:r>
        <w:r w:rsidR="000B39A8" w:rsidRPr="00BE0232" w:rsidDel="002867E7">
          <w:rPr>
            <w:rFonts w:cs="Arial"/>
            <w:szCs w:val="21"/>
          </w:rPr>
          <w:delText>ies</w:delText>
        </w:r>
        <w:r w:rsidRPr="00BE0232" w:rsidDel="002867E7">
          <w:rPr>
            <w:rFonts w:cs="Arial"/>
            <w:szCs w:val="21"/>
          </w:rPr>
          <w:delText xml:space="preserve"> as mentioned in detail in the letters.</w:delText>
        </w:r>
      </w:del>
    </w:p>
    <w:p w14:paraId="4A4D5496" w14:textId="60C99437" w:rsidR="00395431" w:rsidRPr="00BE0232" w:rsidDel="002867E7" w:rsidRDefault="00395431" w:rsidP="00395431">
      <w:pPr>
        <w:spacing w:line="360" w:lineRule="auto"/>
        <w:jc w:val="both"/>
        <w:rPr>
          <w:del w:id="169" w:author="Pamidi,Sushma" w:date="2025-12-08T09:36:00Z" w16du:dateUtc="2025-12-08T15:36:00Z"/>
          <w:rFonts w:ascii="Arial" w:hAnsi="Arial" w:cs="Arial"/>
          <w:sz w:val="21"/>
          <w:szCs w:val="21"/>
        </w:rPr>
      </w:pPr>
    </w:p>
    <w:p w14:paraId="13B2DA22" w14:textId="3047F60C" w:rsidR="00BC5097" w:rsidRPr="00BE0232" w:rsidDel="002867E7" w:rsidRDefault="00BC5097" w:rsidP="00BC5097">
      <w:pPr>
        <w:spacing w:line="360" w:lineRule="auto"/>
        <w:ind w:left="360"/>
        <w:jc w:val="both"/>
        <w:rPr>
          <w:del w:id="170" w:author="Pamidi,Sushma" w:date="2025-12-08T09:36:00Z" w16du:dateUtc="2025-12-08T15:36:00Z"/>
          <w:rFonts w:ascii="Arial" w:hAnsi="Arial" w:cs="Arial"/>
          <w:color w:val="000000" w:themeColor="text1"/>
          <w:szCs w:val="21"/>
        </w:rPr>
      </w:pPr>
    </w:p>
    <w:p w14:paraId="4F670372" w14:textId="53B6EBB2" w:rsidR="00395431" w:rsidRPr="00BE0232" w:rsidDel="002867E7" w:rsidRDefault="00395431" w:rsidP="00827CB2">
      <w:pPr>
        <w:spacing w:line="360" w:lineRule="auto"/>
        <w:jc w:val="both"/>
        <w:rPr>
          <w:del w:id="171" w:author="Pamidi,Sushma" w:date="2025-12-08T09:36:00Z" w16du:dateUtc="2025-12-08T15:36:00Z"/>
          <w:rFonts w:ascii="Arial" w:hAnsi="Arial" w:cs="Arial"/>
          <w:color w:val="000000" w:themeColor="text1"/>
          <w:szCs w:val="21"/>
        </w:rPr>
      </w:pPr>
    </w:p>
    <w:p w14:paraId="3DFC15FD" w14:textId="2B7CF47E" w:rsidR="00395431" w:rsidRPr="00BE0232" w:rsidDel="002867E7" w:rsidRDefault="00395431" w:rsidP="00827CB2">
      <w:pPr>
        <w:spacing w:line="360" w:lineRule="auto"/>
        <w:jc w:val="both"/>
        <w:rPr>
          <w:del w:id="172" w:author="Pamidi,Sushma" w:date="2025-12-08T09:36:00Z" w16du:dateUtc="2025-12-08T15:36:00Z"/>
          <w:rFonts w:ascii="Arial" w:hAnsi="Arial" w:cs="Arial"/>
          <w:color w:val="000000" w:themeColor="text1"/>
          <w:szCs w:val="21"/>
        </w:rPr>
      </w:pPr>
    </w:p>
    <w:p w14:paraId="0AE46221" w14:textId="73BC3DAB" w:rsidR="00316C2C" w:rsidRPr="00BE0232" w:rsidDel="002867E7" w:rsidRDefault="00316C2C" w:rsidP="00316C2C">
      <w:pPr>
        <w:spacing w:line="360" w:lineRule="auto"/>
        <w:jc w:val="both"/>
        <w:rPr>
          <w:del w:id="173" w:author="Pamidi,Sushma" w:date="2025-12-08T09:36:00Z" w16du:dateUtc="2025-12-08T15:36:00Z"/>
          <w:rFonts w:ascii="Arial" w:hAnsi="Arial" w:cs="Arial"/>
          <w:b/>
          <w:color w:val="833C0B" w:themeColor="accent2" w:themeShade="80"/>
          <w:sz w:val="21"/>
          <w:szCs w:val="21"/>
        </w:rPr>
      </w:pPr>
    </w:p>
    <w:p w14:paraId="76954FF2" w14:textId="0A61BFFB" w:rsidR="00125970" w:rsidRPr="00BE0232" w:rsidDel="002867E7" w:rsidRDefault="00125970" w:rsidP="00A94E9A">
      <w:pPr>
        <w:widowControl w:val="0"/>
        <w:autoSpaceDE w:val="0"/>
        <w:autoSpaceDN w:val="0"/>
        <w:adjustRightInd w:val="0"/>
        <w:spacing w:line="360" w:lineRule="auto"/>
        <w:jc w:val="center"/>
        <w:rPr>
          <w:del w:id="174" w:author="Pamidi,Sushma" w:date="2025-12-08T09:36:00Z" w16du:dateUtc="2025-12-08T15:36:00Z"/>
          <w:rFonts w:ascii="Arial" w:hAnsi="Arial" w:cs="Arial"/>
          <w:b/>
          <w:color w:val="833C0B" w:themeColor="accent2" w:themeShade="80"/>
          <w:sz w:val="28"/>
          <w:szCs w:val="28"/>
        </w:rPr>
      </w:pPr>
      <w:del w:id="175" w:author="Pamidi,Sushma" w:date="2025-12-08T09:36:00Z" w16du:dateUtc="2025-12-08T15:36:00Z">
        <w:r w:rsidRPr="00BE0232" w:rsidDel="002867E7">
          <w:rPr>
            <w:rFonts w:ascii="Arial" w:hAnsi="Arial" w:cs="Arial"/>
            <w:b/>
            <w:color w:val="833C0B" w:themeColor="accent2" w:themeShade="80"/>
            <w:sz w:val="28"/>
            <w:szCs w:val="28"/>
          </w:rPr>
          <w:delText>The Importance of Establish</w:delText>
        </w:r>
        <w:r w:rsidR="00EF209D" w:rsidRPr="00BE0232" w:rsidDel="002867E7">
          <w:rPr>
            <w:rFonts w:ascii="Arial" w:hAnsi="Arial" w:cs="Arial"/>
            <w:b/>
            <w:color w:val="833C0B" w:themeColor="accent2" w:themeShade="80"/>
            <w:sz w:val="28"/>
            <w:szCs w:val="28"/>
          </w:rPr>
          <w:delText>ing</w:delText>
        </w:r>
        <w:r w:rsidRPr="00BE0232" w:rsidDel="002867E7">
          <w:rPr>
            <w:rFonts w:ascii="Arial" w:hAnsi="Arial" w:cs="Arial"/>
            <w:b/>
            <w:color w:val="833C0B" w:themeColor="accent2" w:themeShade="80"/>
            <w:sz w:val="28"/>
            <w:szCs w:val="28"/>
          </w:rPr>
          <w:delText xml:space="preserve"> the Company’s Distinguished</w:delText>
        </w:r>
        <w:r w:rsidR="007A46BC" w:rsidRPr="00BE0232" w:rsidDel="002867E7">
          <w:rPr>
            <w:rFonts w:ascii="Arial" w:hAnsi="Arial" w:cs="Arial"/>
            <w:b/>
            <w:color w:val="833C0B" w:themeColor="accent2" w:themeShade="80"/>
            <w:sz w:val="28"/>
            <w:szCs w:val="28"/>
          </w:rPr>
          <w:delText xml:space="preserve"> </w:delText>
        </w:r>
        <w:r w:rsidRPr="00BE0232" w:rsidDel="002867E7">
          <w:rPr>
            <w:rFonts w:ascii="Arial" w:hAnsi="Arial" w:cs="Arial"/>
            <w:b/>
            <w:color w:val="833C0B" w:themeColor="accent2" w:themeShade="80"/>
            <w:sz w:val="28"/>
            <w:szCs w:val="28"/>
          </w:rPr>
          <w:delText>Reputation</w:delText>
        </w:r>
      </w:del>
    </w:p>
    <w:p w14:paraId="5BB44714" w14:textId="630EBD06" w:rsidR="00A94E9A" w:rsidRPr="00BE0232" w:rsidDel="002867E7" w:rsidRDefault="00A94E9A" w:rsidP="007F3C77">
      <w:pPr>
        <w:pStyle w:val="NoteLevel11"/>
        <w:numPr>
          <w:ilvl w:val="0"/>
          <w:numId w:val="0"/>
        </w:numPr>
        <w:spacing w:line="360" w:lineRule="auto"/>
        <w:jc w:val="both"/>
        <w:rPr>
          <w:del w:id="176" w:author="Pamidi,Sushma" w:date="2025-12-08T09:36:00Z" w16du:dateUtc="2025-12-08T15:36:00Z"/>
          <w:rFonts w:ascii="Arial" w:hAnsi="Arial" w:cs="Arial"/>
          <w:color w:val="000000" w:themeColor="text1"/>
          <w:szCs w:val="21"/>
          <w:shd w:val="clear" w:color="auto" w:fill="FFFFFF"/>
        </w:rPr>
      </w:pPr>
    </w:p>
    <w:p w14:paraId="79565D88" w14:textId="4C0C37FD" w:rsidR="00125970" w:rsidRPr="00BE0232" w:rsidDel="002867E7" w:rsidRDefault="00D47C63" w:rsidP="007F3C77">
      <w:pPr>
        <w:pStyle w:val="NoteLevel11"/>
        <w:numPr>
          <w:ilvl w:val="0"/>
          <w:numId w:val="0"/>
        </w:numPr>
        <w:spacing w:line="360" w:lineRule="auto"/>
        <w:jc w:val="both"/>
        <w:rPr>
          <w:del w:id="177" w:author="Pamidi,Sushma" w:date="2025-12-08T09:36:00Z" w16du:dateUtc="2025-12-08T15:36:00Z"/>
          <w:rFonts w:ascii="Arial" w:hAnsi="Arial" w:cs="Arial"/>
          <w:szCs w:val="21"/>
        </w:rPr>
      </w:pPr>
      <w:del w:id="178" w:author="Pamidi,Sushma" w:date="2025-12-08T09:36:00Z" w16du:dateUtc="2025-12-08T15:36:00Z">
        <w:r w:rsidRPr="00BE0232" w:rsidDel="002867E7">
          <w:rPr>
            <w:rFonts w:ascii="Arial" w:hAnsi="Arial" w:cs="Arial"/>
            <w:color w:val="000000" w:themeColor="text1"/>
            <w:szCs w:val="21"/>
            <w:shd w:val="clear" w:color="auto" w:fill="FFFFFF"/>
          </w:rPr>
          <w:delText xml:space="preserve">The </w:delText>
        </w:r>
        <w:r w:rsidR="00004D0B" w:rsidRPr="00BE0232" w:rsidDel="002867E7">
          <w:rPr>
            <w:rFonts w:ascii="Arial" w:hAnsi="Arial" w:cs="Arial"/>
          </w:rPr>
          <w:delText xml:space="preserve">USCIS Policy Manual – Volume 6 – Part F – Chapter 2 – </w:delText>
        </w:r>
        <w:r w:rsidRPr="00BE0232" w:rsidDel="002867E7">
          <w:rPr>
            <w:rFonts w:ascii="Arial" w:hAnsi="Arial" w:cs="Arial"/>
          </w:rPr>
          <w:delText xml:space="preserve">Criterion cites </w:delText>
        </w:r>
        <w:r w:rsidR="003B60A0" w:rsidRPr="00BE0232" w:rsidDel="002867E7">
          <w:rPr>
            <w:rFonts w:ascii="Arial" w:hAnsi="Arial" w:cs="Arial"/>
            <w:color w:val="000000" w:themeColor="text1"/>
            <w:szCs w:val="21"/>
            <w:shd w:val="clear" w:color="auto" w:fill="FFFFFF"/>
          </w:rPr>
          <w:delText>Merriam-Webster's online dictionary</w:delText>
        </w:r>
        <w:r w:rsidR="00EF2475" w:rsidRPr="00BE0232" w:rsidDel="002867E7">
          <w:rPr>
            <w:rFonts w:ascii="Arial" w:hAnsi="Arial" w:cs="Arial"/>
            <w:color w:val="000000" w:themeColor="text1"/>
            <w:szCs w:val="21"/>
            <w:shd w:val="clear" w:color="auto" w:fill="FFFFFF"/>
          </w:rPr>
          <w:delText>,</w:delText>
        </w:r>
        <w:r w:rsidR="003B60A0" w:rsidRPr="00BE0232" w:rsidDel="002867E7">
          <w:rPr>
            <w:rFonts w:ascii="Arial" w:hAnsi="Arial" w:cs="Arial"/>
            <w:color w:val="000000" w:themeColor="text1"/>
            <w:szCs w:val="21"/>
            <w:shd w:val="clear" w:color="auto" w:fill="FFFFFF"/>
          </w:rPr>
          <w:delText xml:space="preserve"> which defines “distinguished” as “marked by eminence, distinction, or excellence” or “befitting an eminent person.” This</w:delText>
        </w:r>
        <w:r w:rsidR="00314742" w:rsidRPr="00BE0232" w:rsidDel="002867E7">
          <w:rPr>
            <w:rFonts w:ascii="Arial" w:hAnsi="Arial" w:cs="Arial"/>
            <w:color w:val="000000" w:themeColor="text1"/>
            <w:szCs w:val="21"/>
            <w:shd w:val="clear" w:color="auto" w:fill="FFFFFF"/>
          </w:rPr>
          <w:delText xml:space="preserve"> may be supported by the relative </w:delText>
        </w:r>
        <w:r w:rsidR="00314742" w:rsidRPr="00BE0232" w:rsidDel="002867E7">
          <w:rPr>
            <w:rStyle w:val="Emphasis"/>
            <w:rFonts w:ascii="Arial" w:hAnsi="Arial" w:cs="Arial"/>
            <w:color w:val="000000" w:themeColor="text1"/>
            <w:szCs w:val="21"/>
            <w:bdr w:val="none" w:sz="0" w:space="0" w:color="auto" w:frame="1"/>
            <w:shd w:val="clear" w:color="auto" w:fill="FFFFFF"/>
          </w:rPr>
          <w:delText>size</w:delText>
        </w:r>
        <w:r w:rsidR="00314742" w:rsidRPr="00BE0232" w:rsidDel="002867E7">
          <w:rPr>
            <w:rFonts w:ascii="Arial" w:hAnsi="Arial" w:cs="Arial"/>
            <w:color w:val="000000" w:themeColor="text1"/>
            <w:szCs w:val="21"/>
            <w:shd w:val="clear" w:color="auto" w:fill="FFFFFF"/>
          </w:rPr>
          <w:delText> of the organization or its </w:delText>
        </w:r>
        <w:r w:rsidR="00314742" w:rsidRPr="00BE0232" w:rsidDel="002867E7">
          <w:rPr>
            <w:rStyle w:val="Emphasis"/>
            <w:rFonts w:ascii="Arial" w:hAnsi="Arial" w:cs="Arial"/>
            <w:i w:val="0"/>
            <w:iCs w:val="0"/>
            <w:color w:val="000000" w:themeColor="text1"/>
            <w:szCs w:val="21"/>
            <w:bdr w:val="none" w:sz="0" w:space="0" w:color="auto" w:frame="1"/>
            <w:shd w:val="clear" w:color="auto" w:fill="FFFFFF"/>
          </w:rPr>
          <w:delText>longevity</w:delText>
        </w:r>
        <w:r w:rsidR="00314742" w:rsidRPr="00BE0232" w:rsidDel="002867E7">
          <w:rPr>
            <w:rFonts w:ascii="Arial" w:hAnsi="Arial" w:cs="Arial"/>
            <w:i/>
            <w:iCs/>
            <w:color w:val="000000" w:themeColor="text1"/>
            <w:szCs w:val="21"/>
            <w:shd w:val="clear" w:color="auto" w:fill="FFFFFF"/>
          </w:rPr>
          <w:delText>.</w:delText>
        </w:r>
        <w:r w:rsidR="00314742" w:rsidRPr="00BE0232" w:rsidDel="002867E7">
          <w:rPr>
            <w:rFonts w:ascii="Arial" w:hAnsi="Arial" w:cs="Arial"/>
            <w:color w:val="000000" w:themeColor="text1"/>
            <w:szCs w:val="21"/>
            <w:shd w:val="clear" w:color="auto" w:fill="FFFFFF"/>
          </w:rPr>
          <w:delText xml:space="preserve"> Other evidence of distinction can also be used, such as evidence of the organization being recognized as a frontrunner in the industry through awards, </w:delText>
        </w:r>
        <w:r w:rsidR="0010403E" w:rsidRPr="00BE0232" w:rsidDel="002867E7">
          <w:rPr>
            <w:rFonts w:ascii="Arial" w:hAnsi="Arial" w:cs="Arial"/>
            <w:color w:val="000000" w:themeColor="text1"/>
            <w:szCs w:val="21"/>
            <w:shd w:val="clear" w:color="auto" w:fill="FFFFFF"/>
          </w:rPr>
          <w:delText>third-party rankings</w:delText>
        </w:r>
        <w:r w:rsidR="007F3C77" w:rsidRPr="00BE0232" w:rsidDel="002867E7">
          <w:rPr>
            <w:rFonts w:ascii="Arial" w:hAnsi="Arial" w:cs="Arial"/>
            <w:color w:val="000000" w:themeColor="text1"/>
            <w:szCs w:val="21"/>
            <w:shd w:val="clear" w:color="auto" w:fill="FFFFFF"/>
          </w:rPr>
          <w:delText>,</w:delText>
        </w:r>
        <w:r w:rsidR="00314742" w:rsidRPr="00BE0232" w:rsidDel="002867E7">
          <w:rPr>
            <w:rFonts w:ascii="Arial" w:hAnsi="Arial" w:cs="Arial"/>
            <w:color w:val="000000" w:themeColor="text1"/>
            <w:szCs w:val="21"/>
            <w:shd w:val="clear" w:color="auto" w:fill="FFFFFF"/>
          </w:rPr>
          <w:delText xml:space="preserve"> and general </w:delText>
        </w:r>
        <w:r w:rsidR="0005337B" w:rsidRPr="00BE0232" w:rsidDel="002867E7">
          <w:rPr>
            <w:rFonts w:ascii="Arial" w:hAnsi="Arial" w:cs="Arial"/>
            <w:color w:val="000000" w:themeColor="text1"/>
            <w:szCs w:val="21"/>
            <w:shd w:val="clear" w:color="auto" w:fill="FFFFFF"/>
          </w:rPr>
          <w:delText xml:space="preserve">press articles </w:delText>
        </w:r>
        <w:r w:rsidR="00314742" w:rsidRPr="00BE0232" w:rsidDel="002867E7">
          <w:rPr>
            <w:rFonts w:ascii="Arial" w:hAnsi="Arial" w:cs="Arial"/>
            <w:color w:val="000000" w:themeColor="text1"/>
            <w:szCs w:val="21"/>
            <w:shd w:val="clear" w:color="auto" w:fill="FFFFFF"/>
          </w:rPr>
          <w:delText>or public discourse.</w:delText>
        </w:r>
        <w:r w:rsidR="007F3C77" w:rsidRPr="00BE0232" w:rsidDel="002867E7">
          <w:rPr>
            <w:rFonts w:ascii="Arial" w:hAnsi="Arial" w:cs="Arial"/>
            <w:color w:val="000000" w:themeColor="text1"/>
            <w:szCs w:val="21"/>
            <w:shd w:val="clear" w:color="auto" w:fill="FFFFFF"/>
          </w:rPr>
          <w:delText xml:space="preserve"> </w:delText>
        </w:r>
        <w:r w:rsidR="00125970" w:rsidRPr="00BE0232" w:rsidDel="002867E7">
          <w:rPr>
            <w:rFonts w:ascii="Arial" w:hAnsi="Arial" w:cs="Arial"/>
            <w:szCs w:val="21"/>
          </w:rPr>
          <w:delText xml:space="preserve">In this present case under </w:delText>
        </w:r>
        <w:r w:rsidR="003B60A0" w:rsidRPr="00BE0232" w:rsidDel="002867E7">
          <w:rPr>
            <w:rFonts w:ascii="Arial" w:hAnsi="Arial" w:cs="Arial"/>
            <w:szCs w:val="21"/>
          </w:rPr>
          <w:delText xml:space="preserve">review, </w:delText>
        </w:r>
        <w:r w:rsidR="00125970" w:rsidRPr="00BE0232" w:rsidDel="002867E7">
          <w:rPr>
            <w:rFonts w:ascii="Arial" w:hAnsi="Arial" w:cs="Arial"/>
            <w:szCs w:val="21"/>
          </w:rPr>
          <w:delText xml:space="preserve">the evidence presented will not only show full satisfaction </w:delText>
        </w:r>
        <w:r w:rsidR="00F846E8" w:rsidRPr="00BE0232" w:rsidDel="002867E7">
          <w:rPr>
            <w:rFonts w:ascii="Arial" w:hAnsi="Arial" w:cs="Arial"/>
            <w:szCs w:val="21"/>
          </w:rPr>
          <w:delText>in</w:delText>
        </w:r>
        <w:r w:rsidR="00125970" w:rsidRPr="00BE0232" w:rsidDel="002867E7">
          <w:rPr>
            <w:rFonts w:ascii="Arial" w:hAnsi="Arial" w:cs="Arial"/>
            <w:szCs w:val="21"/>
          </w:rPr>
          <w:delText xml:space="preserve"> the leading or </w:delText>
        </w:r>
        <w:r w:rsidR="00F846E8" w:rsidDel="002867E7">
          <w:rPr>
            <w:rFonts w:ascii="Arial" w:hAnsi="Arial" w:cs="Arial"/>
            <w:szCs w:val="21"/>
          </w:rPr>
          <w:delText>c</w:delText>
        </w:r>
        <w:r w:rsidR="00125970" w:rsidRPr="00BE0232" w:rsidDel="002867E7">
          <w:rPr>
            <w:rFonts w:ascii="Arial" w:hAnsi="Arial" w:cs="Arial"/>
            <w:szCs w:val="21"/>
          </w:rPr>
          <w:delText xml:space="preserve">ritical roles </w:delText>
        </w:r>
        <w:r w:rsidR="001149C4" w:rsidRPr="00BE0232" w:rsidDel="002867E7">
          <w:rPr>
            <w:rFonts w:ascii="Arial" w:hAnsi="Arial" w:cs="Arial"/>
            <w:szCs w:val="21"/>
          </w:rPr>
          <w:delText xml:space="preserve">but also show that </w:delText>
        </w:r>
        <w:r w:rsidR="003B60A0" w:rsidRPr="00BE0232" w:rsidDel="002867E7">
          <w:rPr>
            <w:rFonts w:ascii="Arial" w:hAnsi="Arial" w:cs="Arial"/>
            <w:szCs w:val="21"/>
          </w:rPr>
          <w:delText>the</w:delText>
        </w:r>
        <w:r w:rsidR="007F348B" w:rsidRPr="00BE0232" w:rsidDel="002867E7">
          <w:rPr>
            <w:rFonts w:ascii="Arial" w:hAnsi="Arial" w:cs="Arial"/>
            <w:szCs w:val="21"/>
          </w:rPr>
          <w:delText xml:space="preserve"> </w:delText>
        </w:r>
        <w:r w:rsidR="00E86A42" w:rsidRPr="00BE0232" w:rsidDel="002867E7">
          <w:rPr>
            <w:rFonts w:ascii="Arial" w:hAnsi="Arial" w:cs="Arial"/>
            <w:szCs w:val="21"/>
          </w:rPr>
          <w:delText>company</w:delText>
        </w:r>
        <w:r w:rsidR="00125970" w:rsidRPr="00BE0232" w:rsidDel="002867E7">
          <w:rPr>
            <w:rFonts w:ascii="Arial" w:hAnsi="Arial" w:cs="Arial"/>
            <w:szCs w:val="21"/>
          </w:rPr>
          <w:delText xml:space="preserve"> </w:delText>
        </w:r>
        <w:r w:rsidR="00E86A42" w:rsidRPr="00BE0232" w:rsidDel="002867E7">
          <w:rPr>
            <w:rFonts w:ascii="Arial" w:hAnsi="Arial" w:cs="Arial"/>
            <w:szCs w:val="21"/>
          </w:rPr>
          <w:delText>has</w:delText>
        </w:r>
        <w:r w:rsidR="00125970" w:rsidRPr="00BE0232" w:rsidDel="002867E7">
          <w:rPr>
            <w:rFonts w:ascii="Arial" w:hAnsi="Arial" w:cs="Arial"/>
            <w:szCs w:val="21"/>
          </w:rPr>
          <w:delText xml:space="preserve"> a distinguished reputation. </w:delText>
        </w:r>
      </w:del>
    </w:p>
    <w:p w14:paraId="014F1509" w14:textId="0BCCC5F2" w:rsidR="0010403E" w:rsidRPr="00BE0232" w:rsidDel="002867E7" w:rsidRDefault="0010403E" w:rsidP="0010403E">
      <w:pPr>
        <w:spacing w:line="360" w:lineRule="auto"/>
        <w:jc w:val="both"/>
        <w:rPr>
          <w:del w:id="179" w:author="Pamidi,Sushma" w:date="2025-12-08T09:36:00Z" w16du:dateUtc="2025-12-08T15:36:00Z"/>
          <w:rFonts w:ascii="Arial" w:hAnsi="Arial" w:cs="Arial"/>
          <w:sz w:val="21"/>
          <w:szCs w:val="21"/>
        </w:rPr>
      </w:pPr>
    </w:p>
    <w:p w14:paraId="5DACAE33" w14:textId="6F5897B1" w:rsidR="00125970" w:rsidRPr="00BE0232" w:rsidDel="002867E7" w:rsidRDefault="00D47C63" w:rsidP="00A94E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180" w:author="Pamidi,Sushma" w:date="2025-12-08T09:36:00Z" w16du:dateUtc="2025-12-08T15:36:00Z"/>
          <w:rFonts w:ascii="Arial" w:hAnsi="Arial" w:cs="Arial"/>
          <w:b/>
          <w:bCs/>
          <w:color w:val="000000" w:themeColor="text1"/>
          <w:sz w:val="28"/>
          <w:szCs w:val="21"/>
        </w:rPr>
      </w:pPr>
      <w:del w:id="181" w:author="Pamidi,Sushma" w:date="2025-12-08T09:36:00Z" w16du:dateUtc="2025-12-08T15:36:00Z">
        <w:r w:rsidRPr="00BE0232" w:rsidDel="002867E7">
          <w:rPr>
            <w:rFonts w:ascii="Arial" w:hAnsi="Arial" w:cs="Arial"/>
            <w:color w:val="000000" w:themeColor="text1"/>
            <w:sz w:val="21"/>
            <w:szCs w:val="21"/>
            <w:shd w:val="clear" w:color="auto" w:fill="FFFFFF"/>
          </w:rPr>
          <w:delText>In accordance with the Policy Manual, Counsel submits below letters from persons with personal knowledge of the significance of the Petitioner’s leading or critical role</w:delText>
        </w:r>
        <w:r w:rsidR="00D31E2B" w:rsidRPr="00BE0232" w:rsidDel="002867E7">
          <w:rPr>
            <w:rFonts w:ascii="Arial" w:hAnsi="Arial" w:cs="Arial"/>
            <w:color w:val="000000" w:themeColor="text1"/>
            <w:sz w:val="21"/>
            <w:szCs w:val="21"/>
            <w:shd w:val="clear" w:color="auto" w:fill="FFFFFF"/>
          </w:rPr>
          <w:delText>,</w:delText>
        </w:r>
        <w:r w:rsidRPr="00BE0232" w:rsidDel="002867E7">
          <w:rPr>
            <w:rFonts w:ascii="Arial" w:hAnsi="Arial" w:cs="Arial"/>
            <w:color w:val="000000" w:themeColor="text1"/>
            <w:sz w:val="21"/>
            <w:szCs w:val="21"/>
            <w:shd w:val="clear" w:color="auto" w:fill="FFFFFF"/>
          </w:rPr>
          <w:delText xml:space="preserve"> which contain detailed and probative information that specifically addresses how the Petitioner’s role for the organization, establishment, division, or department was leading or critical. </w:delText>
        </w:r>
        <w:r w:rsidR="00C75196" w:rsidRPr="00BE0232" w:rsidDel="002867E7">
          <w:rPr>
            <w:rFonts w:ascii="Arial" w:hAnsi="Arial" w:cs="Arial"/>
            <w:color w:val="000000" w:themeColor="text1"/>
            <w:sz w:val="21"/>
            <w:szCs w:val="21"/>
            <w:shd w:val="clear" w:color="auto" w:fill="FFFFFF"/>
          </w:rPr>
          <w:delText xml:space="preserve">Each letter includes the </w:delText>
        </w:r>
        <w:r w:rsidR="00C75196" w:rsidRPr="00BE0232" w:rsidDel="002867E7">
          <w:rPr>
            <w:rFonts w:ascii="Arial" w:hAnsi="Arial" w:cs="Arial"/>
            <w:sz w:val="21"/>
            <w:szCs w:val="21"/>
          </w:rPr>
          <w:delText>name, address, and title of the writer and a specific description of the duties performed by the Petitioner.</w:delText>
        </w:r>
      </w:del>
    </w:p>
    <w:p w14:paraId="03E57BD7" w14:textId="34C055AA" w:rsidR="00A94E9A" w:rsidRPr="00BE0232" w:rsidDel="002867E7" w:rsidRDefault="00A94E9A" w:rsidP="00A94E9A">
      <w:pPr>
        <w:widowControl w:val="0"/>
        <w:autoSpaceDE w:val="0"/>
        <w:autoSpaceDN w:val="0"/>
        <w:adjustRightInd w:val="0"/>
        <w:spacing w:line="360" w:lineRule="auto"/>
        <w:jc w:val="center"/>
        <w:rPr>
          <w:del w:id="182" w:author="Pamidi,Sushma" w:date="2025-12-08T09:36:00Z" w16du:dateUtc="2025-12-08T15:36:00Z"/>
          <w:rFonts w:ascii="Arial" w:hAnsi="Arial" w:cs="Arial"/>
          <w:b/>
          <w:color w:val="833C0B" w:themeColor="accent2" w:themeShade="80"/>
        </w:rPr>
      </w:pPr>
    </w:p>
    <w:p w14:paraId="44A3D303" w14:textId="7DA9DD4D" w:rsidR="0010403E" w:rsidRPr="00BE0232" w:rsidDel="002867E7" w:rsidRDefault="0010403E" w:rsidP="00A94E9A">
      <w:pPr>
        <w:widowControl w:val="0"/>
        <w:autoSpaceDE w:val="0"/>
        <w:autoSpaceDN w:val="0"/>
        <w:adjustRightInd w:val="0"/>
        <w:spacing w:line="360" w:lineRule="auto"/>
        <w:jc w:val="center"/>
        <w:rPr>
          <w:del w:id="183" w:author="Pamidi,Sushma" w:date="2025-12-08T09:36:00Z" w16du:dateUtc="2025-12-08T15:36:00Z"/>
          <w:rFonts w:ascii="Arial" w:hAnsi="Arial" w:cs="Arial"/>
          <w:b/>
          <w:color w:val="833C0B" w:themeColor="accent2" w:themeShade="80"/>
        </w:rPr>
      </w:pPr>
      <w:del w:id="184" w:author="Pamidi,Sushma" w:date="2025-12-08T09:36:00Z" w16du:dateUtc="2025-12-08T15:36:00Z">
        <w:r w:rsidRPr="00BE0232" w:rsidDel="002867E7">
          <w:rPr>
            <w:rFonts w:ascii="Arial" w:hAnsi="Arial" w:cs="Arial"/>
            <w:b/>
            <w:color w:val="833C0B" w:themeColor="accent2" w:themeShade="80"/>
          </w:rPr>
          <w:delText>About the Structure of Leading or Critical Role Letters Presented</w:delText>
        </w:r>
      </w:del>
    </w:p>
    <w:p w14:paraId="72CEC5FB" w14:textId="789BD4F8" w:rsidR="00A94E9A" w:rsidRPr="00BE0232" w:rsidDel="002867E7" w:rsidRDefault="00A94E9A" w:rsidP="0010403E">
      <w:pPr>
        <w:shd w:val="clear" w:color="auto" w:fill="FFFFFF"/>
        <w:spacing w:line="360" w:lineRule="auto"/>
        <w:jc w:val="both"/>
        <w:rPr>
          <w:del w:id="185" w:author="Pamidi,Sushma" w:date="2025-12-08T09:36:00Z" w16du:dateUtc="2025-12-08T15:36:00Z"/>
          <w:rFonts w:ascii="Arial" w:hAnsi="Arial" w:cs="Arial"/>
          <w:iCs/>
          <w:sz w:val="21"/>
          <w:szCs w:val="21"/>
        </w:rPr>
      </w:pPr>
    </w:p>
    <w:p w14:paraId="5BE2F6ED" w14:textId="59456187" w:rsidR="0010403E" w:rsidRPr="00BE0232" w:rsidDel="002867E7" w:rsidRDefault="0010403E" w:rsidP="0010403E">
      <w:pPr>
        <w:shd w:val="clear" w:color="auto" w:fill="FFFFFF"/>
        <w:spacing w:line="360" w:lineRule="auto"/>
        <w:jc w:val="both"/>
        <w:rPr>
          <w:del w:id="186" w:author="Pamidi,Sushma" w:date="2025-12-08T09:36:00Z" w16du:dateUtc="2025-12-08T15:36:00Z"/>
          <w:rFonts w:ascii="Arial" w:hAnsi="Arial" w:cs="Arial"/>
          <w:iCs/>
          <w:sz w:val="21"/>
          <w:szCs w:val="21"/>
        </w:rPr>
      </w:pPr>
      <w:del w:id="187" w:author="Pamidi,Sushma" w:date="2025-12-08T09:36:00Z" w16du:dateUtc="2025-12-08T15:36:00Z">
        <w:r w:rsidRPr="00BE0232" w:rsidDel="002867E7">
          <w:rPr>
            <w:rFonts w:ascii="Arial" w:hAnsi="Arial" w:cs="Arial"/>
            <w:iCs/>
            <w:sz w:val="21"/>
            <w:szCs w:val="21"/>
          </w:rPr>
          <w:delText xml:space="preserve">Counsel has studied the key elements that each Critical Role should examine as follows: </w:delText>
        </w:r>
      </w:del>
    </w:p>
    <w:p w14:paraId="2D27BDF6" w14:textId="55BB521B" w:rsidR="0010403E" w:rsidRPr="00BE0232" w:rsidDel="002867E7" w:rsidRDefault="0010403E" w:rsidP="0010403E">
      <w:pPr>
        <w:shd w:val="clear" w:color="auto" w:fill="FFFFFF"/>
        <w:spacing w:line="360" w:lineRule="auto"/>
        <w:jc w:val="both"/>
        <w:rPr>
          <w:del w:id="188" w:author="Pamidi,Sushma" w:date="2025-12-08T09:36:00Z" w16du:dateUtc="2025-12-08T15:36:00Z"/>
          <w:rFonts w:ascii="Arial" w:hAnsi="Arial" w:cs="Arial"/>
          <w:iCs/>
          <w:sz w:val="21"/>
          <w:szCs w:val="21"/>
        </w:rPr>
      </w:pPr>
    </w:p>
    <w:p w14:paraId="68AF545E" w14:textId="79F9559F" w:rsidR="0010403E" w:rsidRPr="00BE0232" w:rsidDel="002867E7" w:rsidRDefault="0010403E" w:rsidP="0010403E">
      <w:pPr>
        <w:pStyle w:val="ListParagraph"/>
        <w:numPr>
          <w:ilvl w:val="0"/>
          <w:numId w:val="2"/>
        </w:numPr>
        <w:shd w:val="clear" w:color="auto" w:fill="FFFFFF"/>
        <w:spacing w:line="360" w:lineRule="auto"/>
        <w:ind w:left="0" w:firstLine="0"/>
        <w:jc w:val="both"/>
        <w:rPr>
          <w:del w:id="189" w:author="Pamidi,Sushma" w:date="2025-12-08T09:36:00Z" w16du:dateUtc="2025-12-08T15:36:00Z"/>
          <w:rFonts w:cs="Arial"/>
          <w:iCs/>
          <w:szCs w:val="21"/>
        </w:rPr>
      </w:pPr>
      <w:del w:id="190" w:author="Pamidi,Sushma" w:date="2025-12-08T09:36:00Z" w16du:dateUtc="2025-12-08T15:36:00Z">
        <w:r w:rsidRPr="00BE0232" w:rsidDel="002867E7">
          <w:rPr>
            <w:rFonts w:cs="Arial"/>
            <w:iCs/>
            <w:szCs w:val="21"/>
          </w:rPr>
          <w:delText xml:space="preserve">Introduction to the </w:delText>
        </w:r>
        <w:r w:rsidR="00A2531F" w:rsidRPr="00BE0232" w:rsidDel="002867E7">
          <w:rPr>
            <w:rFonts w:cs="Arial"/>
            <w:iCs/>
            <w:szCs w:val="21"/>
          </w:rPr>
          <w:delText>Author.</w:delText>
        </w:r>
      </w:del>
    </w:p>
    <w:p w14:paraId="2944775C" w14:textId="514DE7DA" w:rsidR="0010403E" w:rsidRPr="00BE0232" w:rsidDel="002867E7" w:rsidRDefault="0010403E" w:rsidP="0010403E">
      <w:pPr>
        <w:pStyle w:val="ListParagraph"/>
        <w:numPr>
          <w:ilvl w:val="0"/>
          <w:numId w:val="2"/>
        </w:numPr>
        <w:shd w:val="clear" w:color="auto" w:fill="FFFFFF"/>
        <w:spacing w:line="360" w:lineRule="auto"/>
        <w:ind w:left="0" w:firstLine="0"/>
        <w:jc w:val="both"/>
        <w:rPr>
          <w:del w:id="191" w:author="Pamidi,Sushma" w:date="2025-12-08T09:36:00Z" w16du:dateUtc="2025-12-08T15:36:00Z"/>
          <w:rFonts w:cs="Arial"/>
          <w:iCs/>
          <w:szCs w:val="21"/>
        </w:rPr>
      </w:pPr>
      <w:del w:id="192" w:author="Pamidi,Sushma" w:date="2025-12-08T09:36:00Z" w16du:dateUtc="2025-12-08T15:36:00Z">
        <w:r w:rsidRPr="00BE0232" w:rsidDel="002867E7">
          <w:rPr>
            <w:rFonts w:cs="Arial"/>
            <w:iCs/>
            <w:szCs w:val="21"/>
          </w:rPr>
          <w:delText>About the Company and its industry achievements/</w:delText>
        </w:r>
        <w:r w:rsidR="00A2531F" w:rsidRPr="00BE0232" w:rsidDel="002867E7">
          <w:rPr>
            <w:rFonts w:cs="Arial"/>
            <w:iCs/>
            <w:szCs w:val="21"/>
          </w:rPr>
          <w:delText>recognition.</w:delText>
        </w:r>
      </w:del>
    </w:p>
    <w:p w14:paraId="42A3DCC3" w14:textId="724935A7" w:rsidR="0010403E" w:rsidRPr="00BE0232" w:rsidDel="002867E7" w:rsidRDefault="0010403E" w:rsidP="0010403E">
      <w:pPr>
        <w:pStyle w:val="ListParagraph"/>
        <w:numPr>
          <w:ilvl w:val="0"/>
          <w:numId w:val="2"/>
        </w:numPr>
        <w:shd w:val="clear" w:color="auto" w:fill="FFFFFF"/>
        <w:spacing w:line="360" w:lineRule="auto"/>
        <w:ind w:left="0" w:firstLine="0"/>
        <w:jc w:val="both"/>
        <w:rPr>
          <w:del w:id="193" w:author="Pamidi,Sushma" w:date="2025-12-08T09:36:00Z" w16du:dateUtc="2025-12-08T15:36:00Z"/>
          <w:rFonts w:cs="Arial"/>
          <w:iCs/>
          <w:szCs w:val="21"/>
        </w:rPr>
      </w:pPr>
      <w:del w:id="194" w:author="Pamidi,Sushma" w:date="2025-12-08T09:36:00Z" w16du:dateUtc="2025-12-08T15:36:00Z">
        <w:r w:rsidRPr="00BE0232" w:rsidDel="002867E7">
          <w:rPr>
            <w:rFonts w:cs="Arial"/>
            <w:iCs/>
            <w:szCs w:val="21"/>
          </w:rPr>
          <w:delText xml:space="preserve">Description as to why the position should be considered as a leading </w:delText>
        </w:r>
        <w:r w:rsidR="00A2531F" w:rsidRPr="00BE0232" w:rsidDel="002867E7">
          <w:rPr>
            <w:rFonts w:cs="Arial"/>
            <w:iCs/>
            <w:szCs w:val="21"/>
          </w:rPr>
          <w:delText>role.</w:delText>
        </w:r>
      </w:del>
    </w:p>
    <w:p w14:paraId="2359049A" w14:textId="58D64861" w:rsidR="0010403E" w:rsidRPr="00BE0232" w:rsidDel="002867E7" w:rsidRDefault="0010403E" w:rsidP="0010403E">
      <w:pPr>
        <w:pStyle w:val="ListParagraph"/>
        <w:numPr>
          <w:ilvl w:val="0"/>
          <w:numId w:val="2"/>
        </w:numPr>
        <w:shd w:val="clear" w:color="auto" w:fill="FFFFFF"/>
        <w:spacing w:line="360" w:lineRule="auto"/>
        <w:ind w:left="0" w:firstLine="0"/>
        <w:jc w:val="both"/>
        <w:rPr>
          <w:del w:id="195" w:author="Pamidi,Sushma" w:date="2025-12-08T09:36:00Z" w16du:dateUtc="2025-12-08T15:36:00Z"/>
          <w:rFonts w:cs="Arial"/>
          <w:iCs/>
          <w:szCs w:val="21"/>
        </w:rPr>
      </w:pPr>
      <w:del w:id="196" w:author="Pamidi,Sushma" w:date="2025-12-08T09:36:00Z" w16du:dateUtc="2025-12-08T15:36:00Z">
        <w:r w:rsidRPr="00BE0232" w:rsidDel="002867E7">
          <w:rPr>
            <w:rFonts w:cs="Arial"/>
            <w:iCs/>
            <w:szCs w:val="21"/>
          </w:rPr>
          <w:delText xml:space="preserve">Description as to why the position should be considered as also a critical </w:delText>
        </w:r>
        <w:r w:rsidR="00A2531F" w:rsidRPr="00BE0232" w:rsidDel="002867E7">
          <w:rPr>
            <w:rFonts w:cs="Arial"/>
            <w:iCs/>
            <w:szCs w:val="21"/>
          </w:rPr>
          <w:delText>role.</w:delText>
        </w:r>
      </w:del>
    </w:p>
    <w:p w14:paraId="291240AB" w14:textId="522F7C9B" w:rsidR="0010403E" w:rsidRPr="00BE0232" w:rsidDel="002867E7" w:rsidRDefault="0010403E" w:rsidP="0010403E">
      <w:pPr>
        <w:pStyle w:val="ListParagraph"/>
        <w:numPr>
          <w:ilvl w:val="0"/>
          <w:numId w:val="2"/>
        </w:numPr>
        <w:shd w:val="clear" w:color="auto" w:fill="FFFFFF"/>
        <w:spacing w:line="360" w:lineRule="auto"/>
        <w:ind w:left="0" w:firstLine="0"/>
        <w:jc w:val="both"/>
        <w:rPr>
          <w:del w:id="197" w:author="Pamidi,Sushma" w:date="2025-12-08T09:36:00Z" w16du:dateUtc="2025-12-08T15:36:00Z"/>
          <w:rFonts w:cs="Arial"/>
          <w:iCs/>
          <w:szCs w:val="21"/>
        </w:rPr>
      </w:pPr>
      <w:del w:id="198" w:author="Pamidi,Sushma" w:date="2025-12-08T09:36:00Z" w16du:dateUtc="2025-12-08T15:36:00Z">
        <w:r w:rsidRPr="00BE0232" w:rsidDel="002867E7">
          <w:rPr>
            <w:rFonts w:cs="Arial"/>
            <w:iCs/>
            <w:szCs w:val="21"/>
          </w:rPr>
          <w:delText xml:space="preserve">How and why Person’s work impacts the company as a </w:delText>
        </w:r>
        <w:r w:rsidR="00A2531F" w:rsidRPr="00BE0232" w:rsidDel="002867E7">
          <w:rPr>
            <w:rFonts w:cs="Arial"/>
            <w:iCs/>
            <w:szCs w:val="21"/>
          </w:rPr>
          <w:delText>whole.</w:delText>
        </w:r>
      </w:del>
    </w:p>
    <w:p w14:paraId="3C47A6DB" w14:textId="2B1E60D4" w:rsidR="0010403E" w:rsidRPr="00BE0232" w:rsidDel="002867E7" w:rsidRDefault="0010403E" w:rsidP="0010403E">
      <w:pPr>
        <w:pStyle w:val="ListParagraph"/>
        <w:numPr>
          <w:ilvl w:val="0"/>
          <w:numId w:val="2"/>
        </w:numPr>
        <w:shd w:val="clear" w:color="auto" w:fill="FFFFFF"/>
        <w:spacing w:line="360" w:lineRule="auto"/>
        <w:ind w:left="0" w:firstLine="0"/>
        <w:jc w:val="both"/>
        <w:rPr>
          <w:del w:id="199" w:author="Pamidi,Sushma" w:date="2025-12-08T09:36:00Z" w16du:dateUtc="2025-12-08T15:36:00Z"/>
          <w:rFonts w:cs="Arial"/>
          <w:iCs/>
          <w:szCs w:val="21"/>
        </w:rPr>
      </w:pPr>
      <w:del w:id="200" w:author="Pamidi,Sushma" w:date="2025-12-08T09:36:00Z" w16du:dateUtc="2025-12-08T15:36:00Z">
        <w:r w:rsidRPr="00BE0232" w:rsidDel="002867E7">
          <w:rPr>
            <w:rFonts w:cs="Arial"/>
            <w:iCs/>
            <w:szCs w:val="21"/>
          </w:rPr>
          <w:delText xml:space="preserve">Why this person should be considered at the top of this </w:delText>
        </w:r>
        <w:r w:rsidR="00A2531F" w:rsidRPr="00BE0232" w:rsidDel="002867E7">
          <w:rPr>
            <w:rFonts w:cs="Arial"/>
            <w:iCs/>
            <w:szCs w:val="21"/>
          </w:rPr>
          <w:delText>field.</w:delText>
        </w:r>
      </w:del>
    </w:p>
    <w:p w14:paraId="23D8E505" w14:textId="47756D06" w:rsidR="0010403E" w:rsidRPr="00BE0232" w:rsidDel="002867E7" w:rsidRDefault="0010403E" w:rsidP="0010403E">
      <w:pPr>
        <w:pStyle w:val="ListParagraph"/>
        <w:shd w:val="clear" w:color="auto" w:fill="FFFFFF"/>
        <w:spacing w:line="360" w:lineRule="auto"/>
        <w:ind w:left="0"/>
        <w:jc w:val="both"/>
        <w:rPr>
          <w:del w:id="201" w:author="Pamidi,Sushma" w:date="2025-12-08T09:36:00Z" w16du:dateUtc="2025-12-08T15:36:00Z"/>
          <w:rFonts w:cs="Arial"/>
          <w:iCs/>
          <w:szCs w:val="21"/>
        </w:rPr>
      </w:pPr>
    </w:p>
    <w:p w14:paraId="52D6B2E7" w14:textId="16AB63D9" w:rsidR="00C75196" w:rsidRPr="00BE0232" w:rsidDel="002867E7" w:rsidRDefault="0010403E" w:rsidP="0010403E">
      <w:pPr>
        <w:shd w:val="clear" w:color="auto" w:fill="FFFFFF"/>
        <w:spacing w:line="360" w:lineRule="auto"/>
        <w:jc w:val="both"/>
        <w:rPr>
          <w:del w:id="202" w:author="Pamidi,Sushma" w:date="2025-12-08T09:36:00Z" w16du:dateUtc="2025-12-08T15:36:00Z"/>
          <w:rFonts w:ascii="Arial" w:hAnsi="Arial" w:cs="Arial"/>
          <w:iCs/>
          <w:sz w:val="21"/>
          <w:szCs w:val="21"/>
        </w:rPr>
      </w:pPr>
      <w:del w:id="203" w:author="Pamidi,Sushma" w:date="2025-12-08T09:36:00Z" w16du:dateUtc="2025-12-08T15:36:00Z">
        <w:r w:rsidRPr="00BE0232" w:rsidDel="002867E7">
          <w:rPr>
            <w:rFonts w:ascii="Arial" w:hAnsi="Arial" w:cs="Arial"/>
            <w:iCs/>
            <w:sz w:val="21"/>
            <w:szCs w:val="21"/>
          </w:rPr>
          <w:delText>Counsel has asked the Petitioner to secure letters that systematically address these headings. Whilst the headings in the letters will be similar, the content under each heading will be unique as to the relationship that the Petitioner has with each author and each company.</w:delText>
        </w:r>
      </w:del>
    </w:p>
    <w:p w14:paraId="5928779C" w14:textId="64A5A28A" w:rsidR="005F6CFB" w:rsidRPr="00BE0232" w:rsidDel="002867E7" w:rsidRDefault="005F6CFB">
      <w:pPr>
        <w:spacing w:after="160" w:line="259" w:lineRule="auto"/>
        <w:rPr>
          <w:del w:id="204" w:author="Pamidi,Sushma" w:date="2025-12-08T09:36:00Z" w16du:dateUtc="2025-12-08T15:36:00Z"/>
          <w:rFonts w:ascii="Arial" w:hAnsi="Arial" w:cs="Arial"/>
          <w:b/>
          <w:bCs/>
          <w:color w:val="833C0B" w:themeColor="accent2" w:themeShade="80"/>
          <w:sz w:val="28"/>
          <w:szCs w:val="21"/>
        </w:rPr>
      </w:pPr>
      <w:del w:id="205"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623E9370" w14:textId="3264B19B" w:rsidR="0071618F" w:rsidRPr="00BE0232" w:rsidDel="002867E7" w:rsidRDefault="0071618F" w:rsidP="007F3C77">
      <w:pPr>
        <w:spacing w:line="360" w:lineRule="auto"/>
        <w:jc w:val="center"/>
        <w:rPr>
          <w:del w:id="206" w:author="Pamidi,Sushma" w:date="2025-12-08T09:36:00Z" w16du:dateUtc="2025-12-08T15:36:00Z"/>
          <w:rFonts w:ascii="Arial" w:hAnsi="Arial" w:cs="Arial"/>
          <w:b/>
          <w:bCs/>
          <w:color w:val="833C0B" w:themeColor="accent2" w:themeShade="80"/>
          <w:sz w:val="28"/>
          <w:szCs w:val="28"/>
        </w:rPr>
      </w:pPr>
      <w:del w:id="207" w:author="Pamidi,Sushma" w:date="2025-12-08T09:36:00Z" w16du:dateUtc="2025-12-08T15:36:00Z">
        <w:r w:rsidRPr="00BE0232" w:rsidDel="002867E7">
          <w:rPr>
            <w:rFonts w:ascii="Arial" w:hAnsi="Arial" w:cs="Arial"/>
            <w:b/>
            <w:bCs/>
            <w:color w:val="833C0B" w:themeColor="accent2" w:themeShade="80"/>
            <w:sz w:val="28"/>
            <w:szCs w:val="21"/>
          </w:rPr>
          <w:delText>Leading or Critical Role</w:delText>
        </w:r>
        <w:r w:rsidR="007F3C77" w:rsidRPr="00BE0232" w:rsidDel="002867E7">
          <w:rPr>
            <w:rFonts w:ascii="Arial" w:hAnsi="Arial" w:cs="Arial"/>
            <w:b/>
            <w:bCs/>
            <w:color w:val="833C0B" w:themeColor="accent2" w:themeShade="80"/>
            <w:sz w:val="28"/>
            <w:szCs w:val="21"/>
          </w:rPr>
          <w:delText xml:space="preserve"> </w:delText>
        </w:r>
        <w:r w:rsidRPr="00BE0232" w:rsidDel="002867E7">
          <w:rPr>
            <w:rFonts w:ascii="Arial" w:hAnsi="Arial" w:cs="Arial"/>
            <w:b/>
            <w:bCs/>
            <w:color w:val="833C0B" w:themeColor="accent2" w:themeShade="80"/>
            <w:sz w:val="28"/>
            <w:szCs w:val="28"/>
          </w:rPr>
          <w:delText>(</w:delText>
        </w:r>
        <w:r w:rsidR="007F348B" w:rsidRPr="00BE0232" w:rsidDel="002867E7">
          <w:rPr>
            <w:rFonts w:ascii="Arial" w:hAnsi="Arial" w:cs="Arial"/>
            <w:b/>
            <w:bCs/>
            <w:color w:val="833C0B" w:themeColor="accent2" w:themeShade="80"/>
            <w:sz w:val="28"/>
            <w:szCs w:val="28"/>
          </w:rPr>
          <w:delText>1</w:delText>
        </w:r>
        <w:r w:rsidRPr="00BE0232" w:rsidDel="002867E7">
          <w:rPr>
            <w:rFonts w:ascii="Arial" w:hAnsi="Arial" w:cs="Arial"/>
            <w:b/>
            <w:bCs/>
            <w:color w:val="833C0B" w:themeColor="accent2" w:themeShade="80"/>
            <w:sz w:val="28"/>
            <w:szCs w:val="28"/>
          </w:rPr>
          <w:delText xml:space="preserve"> of </w:delText>
        </w:r>
        <w:r w:rsidR="007B62CE" w:rsidRPr="00BE0232" w:rsidDel="002867E7">
          <w:rPr>
            <w:rFonts w:ascii="Arial" w:hAnsi="Arial" w:cs="Arial"/>
            <w:b/>
            <w:bCs/>
            <w:color w:val="833C0B" w:themeColor="accent2" w:themeShade="80"/>
            <w:sz w:val="28"/>
            <w:szCs w:val="28"/>
          </w:rPr>
          <w:delText>2</w:delText>
        </w:r>
        <w:r w:rsidRPr="00BE0232" w:rsidDel="002867E7">
          <w:rPr>
            <w:rFonts w:ascii="Arial" w:hAnsi="Arial" w:cs="Arial"/>
            <w:b/>
            <w:bCs/>
            <w:color w:val="833C0B" w:themeColor="accent2" w:themeShade="80"/>
            <w:sz w:val="28"/>
            <w:szCs w:val="28"/>
          </w:rPr>
          <w:delText>)</w:delText>
        </w:r>
      </w:del>
    </w:p>
    <w:p w14:paraId="15AB209B" w14:textId="2B8D4225" w:rsidR="0071618F" w:rsidRPr="00BE0232" w:rsidDel="002867E7" w:rsidRDefault="004E02CB" w:rsidP="00CE21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208" w:author="Pamidi,Sushma" w:date="2025-12-08T09:36:00Z" w16du:dateUtc="2025-12-08T15:36:00Z"/>
          <w:rFonts w:ascii="Arial" w:hAnsi="Arial" w:cs="Arial"/>
          <w:b/>
          <w:bCs/>
          <w:color w:val="833C0B" w:themeColor="accent2" w:themeShade="80"/>
        </w:rPr>
      </w:pPr>
      <w:del w:id="209" w:author="Pamidi,Sushma" w:date="2025-12-08T09:36:00Z" w16du:dateUtc="2025-12-08T15:36:00Z">
        <w:r w:rsidRPr="00BE0232" w:rsidDel="002867E7">
          <w:rPr>
            <w:rFonts w:ascii="Arial" w:hAnsi="Arial" w:cs="Arial"/>
            <w:b/>
            <w:bCs/>
            <w:color w:val="833C0B" w:themeColor="accent2" w:themeShade="80"/>
          </w:rPr>
          <w:delText xml:space="preserve">Senior </w:delText>
        </w:r>
        <w:r w:rsidR="00A36507" w:rsidRPr="00BE0232" w:rsidDel="002867E7">
          <w:rPr>
            <w:rFonts w:ascii="Arial" w:hAnsi="Arial" w:cs="Arial"/>
            <w:b/>
            <w:bCs/>
            <w:color w:val="833C0B" w:themeColor="accent2" w:themeShade="80"/>
          </w:rPr>
          <w:delText>Manager</w:delText>
        </w:r>
        <w:r w:rsidR="00D31E2B" w:rsidRPr="00BE0232" w:rsidDel="002867E7">
          <w:rPr>
            <w:rFonts w:ascii="Arial" w:hAnsi="Arial" w:cs="Arial"/>
            <w:b/>
            <w:bCs/>
            <w:color w:val="833C0B" w:themeColor="accent2" w:themeShade="80"/>
          </w:rPr>
          <w:delText xml:space="preserve">, Project &amp; Program Management </w:delText>
        </w:r>
        <w:r w:rsidR="00DF3D80" w:rsidRPr="00BE0232" w:rsidDel="002867E7">
          <w:rPr>
            <w:rFonts w:ascii="Arial" w:hAnsi="Arial" w:cs="Arial"/>
            <w:b/>
            <w:bCs/>
            <w:color w:val="833C0B" w:themeColor="accent2" w:themeShade="80"/>
          </w:rPr>
          <w:delText xml:space="preserve">– </w:delText>
        </w:r>
        <w:r w:rsidR="00D31E2B" w:rsidRPr="00BE0232" w:rsidDel="002867E7">
          <w:rPr>
            <w:rFonts w:ascii="Arial" w:hAnsi="Arial" w:cs="Arial"/>
            <w:b/>
            <w:bCs/>
            <w:color w:val="833C0B" w:themeColor="accent2" w:themeShade="80"/>
          </w:rPr>
          <w:delText xml:space="preserve">CVS Health </w:delText>
        </w:r>
      </w:del>
    </w:p>
    <w:p w14:paraId="610EA9E1" w14:textId="19D2540D" w:rsidR="0071618F" w:rsidRPr="00BE0232" w:rsidDel="002867E7" w:rsidRDefault="0071618F" w:rsidP="007161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10" w:author="Pamidi,Sushma" w:date="2025-12-08T09:36:00Z" w16du:dateUtc="2025-12-08T15:36:00Z"/>
          <w:rFonts w:ascii="Arial" w:hAnsi="Arial" w:cs="Arial"/>
          <w:color w:val="833C0B" w:themeColor="accent2" w:themeShade="80"/>
          <w:sz w:val="21"/>
          <w:szCs w:val="21"/>
        </w:rPr>
      </w:pPr>
      <w:del w:id="211"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D47C63"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7F3C77" w:rsidRPr="00BE0232" w:rsidDel="002867E7">
          <w:rPr>
            <w:rFonts w:ascii="Arial" w:hAnsi="Arial" w:cs="Arial"/>
            <w:color w:val="833C0B" w:themeColor="accent2" w:themeShade="80"/>
            <w:sz w:val="21"/>
            <w:szCs w:val="21"/>
          </w:rPr>
          <w:delText>:</w:delText>
        </w:r>
      </w:del>
    </w:p>
    <w:p w14:paraId="0A981933" w14:textId="34EF28C7" w:rsidR="0063088B" w:rsidRPr="00BE0232" w:rsidDel="002867E7" w:rsidRDefault="0063088B" w:rsidP="007161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212" w:author="Pamidi,Sushma" w:date="2025-12-08T09:36:00Z" w16du:dateUtc="2025-12-08T15:36:00Z"/>
          <w:rFonts w:ascii="Arial" w:hAnsi="Arial" w:cs="Arial"/>
          <w:color w:val="833C0B" w:themeColor="accent2" w:themeShade="80"/>
          <w:sz w:val="21"/>
          <w:szCs w:val="21"/>
        </w:rPr>
      </w:pPr>
    </w:p>
    <w:p w14:paraId="080B61B1" w14:textId="176C544B" w:rsidR="0071618F" w:rsidRPr="00BE0232" w:rsidDel="002867E7" w:rsidRDefault="0071618F" w:rsidP="001E1FCE">
      <w:pPr>
        <w:pStyle w:val="ListParagraph"/>
        <w:widowControl w:val="0"/>
        <w:numPr>
          <w:ilvl w:val="0"/>
          <w:numId w:val="4"/>
        </w:numPr>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0"/>
        <w:jc w:val="both"/>
        <w:rPr>
          <w:del w:id="213" w:author="Pamidi,Sushma" w:date="2025-12-08T09:36:00Z" w16du:dateUtc="2025-12-08T15:36:00Z"/>
          <w:rFonts w:cs="Arial"/>
          <w:color w:val="833C0B" w:themeColor="accent2" w:themeShade="80"/>
          <w:szCs w:val="21"/>
        </w:rPr>
      </w:pPr>
      <w:del w:id="214" w:author="Pamidi,Sushma" w:date="2025-12-08T09:36:00Z" w16du:dateUtc="2025-12-08T15:36:00Z">
        <w:r w:rsidRPr="00BE0232" w:rsidDel="002867E7">
          <w:rPr>
            <w:rFonts w:cs="Arial"/>
            <w:color w:val="833C0B" w:themeColor="accent2" w:themeShade="80"/>
            <w:szCs w:val="21"/>
          </w:rPr>
          <w:delText xml:space="preserve">Letter from Current or Former Employer with Personal Knowledge of the Significance of the </w:delText>
        </w:r>
        <w:r w:rsidR="00D47C63"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 xml:space="preserve">’s Role and Specific </w:delText>
        </w:r>
        <w:r w:rsidR="003B60A0" w:rsidRPr="00BE0232" w:rsidDel="002867E7">
          <w:rPr>
            <w:rFonts w:cs="Arial"/>
            <w:color w:val="833C0B" w:themeColor="accent2" w:themeShade="80"/>
            <w:szCs w:val="21"/>
          </w:rPr>
          <w:delText>Achievements</w:delText>
        </w:r>
        <w:r w:rsidR="007F3C77" w:rsidRPr="00BE0232" w:rsidDel="002867E7">
          <w:rPr>
            <w:rFonts w:cs="Arial"/>
            <w:color w:val="833C0B" w:themeColor="accent2" w:themeShade="80"/>
            <w:szCs w:val="21"/>
          </w:rPr>
          <w:delText>.</w:delText>
        </w:r>
      </w:del>
    </w:p>
    <w:p w14:paraId="37AF8490" w14:textId="388EBCB2" w:rsidR="00A2531F" w:rsidRPr="00BE0232" w:rsidDel="002867E7" w:rsidRDefault="0071618F" w:rsidP="00A2531F">
      <w:pPr>
        <w:pStyle w:val="ListParagraph"/>
        <w:widowControl w:val="0"/>
        <w:autoSpaceDE w:val="0"/>
        <w:autoSpaceDN w:val="0"/>
        <w:adjustRightInd w:val="0"/>
        <w:spacing w:line="360" w:lineRule="auto"/>
        <w:jc w:val="both"/>
        <w:rPr>
          <w:del w:id="215" w:author="Pamidi,Sushma" w:date="2025-12-08T09:36:00Z" w16du:dateUtc="2025-12-08T15:36:00Z"/>
          <w:rFonts w:cs="Arial"/>
          <w:color w:val="833C0B" w:themeColor="accent2" w:themeShade="80"/>
          <w:szCs w:val="21"/>
        </w:rPr>
      </w:pPr>
      <w:del w:id="216" w:author="Pamidi,Sushma" w:date="2025-12-08T09:36:00Z" w16du:dateUtc="2025-12-08T15:36:00Z">
        <w:r w:rsidRPr="00BE0232" w:rsidDel="002867E7">
          <w:rPr>
            <w:rFonts w:cs="Arial"/>
            <w:color w:val="833C0B" w:themeColor="accent2" w:themeShade="80"/>
            <w:szCs w:val="21"/>
          </w:rPr>
          <w:delText xml:space="preserve">b)   Description of the </w:delText>
        </w:r>
        <w:r w:rsidR="00D47C63"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Within the Company/Organization</w:delText>
        </w:r>
        <w:r w:rsidR="007F3C77" w:rsidRPr="00BE0232" w:rsidDel="002867E7">
          <w:rPr>
            <w:rFonts w:cs="Arial"/>
            <w:color w:val="833C0B" w:themeColor="accent2" w:themeShade="80"/>
            <w:szCs w:val="21"/>
          </w:rPr>
          <w:delText>.</w:delText>
        </w:r>
      </w:del>
    </w:p>
    <w:p w14:paraId="637D6A2B" w14:textId="56E9C264" w:rsidR="00A2531F" w:rsidRPr="00BE0232" w:rsidDel="002867E7" w:rsidRDefault="00A2531F" w:rsidP="00A2531F">
      <w:pPr>
        <w:spacing w:after="160" w:line="259" w:lineRule="auto"/>
        <w:jc w:val="center"/>
        <w:rPr>
          <w:del w:id="217" w:author="Pamidi,Sushma" w:date="2025-12-08T09:36:00Z" w16du:dateUtc="2025-12-08T15:36:00Z"/>
          <w:rFonts w:ascii="Arial" w:hAnsi="Arial" w:cs="Arial"/>
          <w:b/>
          <w:color w:val="833C0B" w:themeColor="accent2" w:themeShade="80"/>
        </w:rPr>
      </w:pPr>
    </w:p>
    <w:p w14:paraId="5D5ED600" w14:textId="6E4905A2" w:rsidR="0071618F" w:rsidRPr="00BE0232" w:rsidDel="002867E7" w:rsidRDefault="0071618F" w:rsidP="00A2531F">
      <w:pPr>
        <w:spacing w:after="160" w:line="259" w:lineRule="auto"/>
        <w:jc w:val="center"/>
        <w:rPr>
          <w:del w:id="218" w:author="Pamidi,Sushma" w:date="2025-12-08T09:36:00Z" w16du:dateUtc="2025-12-08T15:36:00Z"/>
          <w:rFonts w:ascii="Arial" w:hAnsi="Arial" w:cs="Arial"/>
          <w:b/>
          <w:bCs/>
          <w:color w:val="833C0B" w:themeColor="accent2" w:themeShade="80"/>
        </w:rPr>
      </w:pPr>
      <w:del w:id="219" w:author="Pamidi,Sushma" w:date="2025-12-08T09:36:00Z" w16du:dateUtc="2025-12-08T15:36:00Z">
        <w:r w:rsidRPr="00BE0232" w:rsidDel="002867E7">
          <w:rPr>
            <w:rFonts w:ascii="Arial" w:hAnsi="Arial" w:cs="Arial"/>
            <w:b/>
            <w:color w:val="833C0B" w:themeColor="accent2" w:themeShade="80"/>
          </w:rPr>
          <w:delText xml:space="preserve">About </w:delText>
        </w:r>
        <w:r w:rsidR="002B1D4E" w:rsidRPr="00BE0232" w:rsidDel="002867E7">
          <w:rPr>
            <w:rFonts w:ascii="Arial" w:hAnsi="Arial" w:cs="Arial"/>
            <w:b/>
            <w:color w:val="833C0B" w:themeColor="accent2" w:themeShade="80"/>
          </w:rPr>
          <w:delText xml:space="preserve">the Leading or </w:delText>
        </w:r>
        <w:r w:rsidRPr="00BE0232" w:rsidDel="002867E7">
          <w:rPr>
            <w:rFonts w:ascii="Arial" w:hAnsi="Arial" w:cs="Arial"/>
            <w:b/>
            <w:color w:val="833C0B" w:themeColor="accent2" w:themeShade="80"/>
          </w:rPr>
          <w:delText xml:space="preserve">Critical </w:delText>
        </w:r>
        <w:r w:rsidR="002B1D4E" w:rsidRPr="00BE0232" w:rsidDel="002867E7">
          <w:rPr>
            <w:rFonts w:ascii="Arial" w:hAnsi="Arial" w:cs="Arial"/>
            <w:b/>
            <w:color w:val="833C0B" w:themeColor="accent2" w:themeShade="80"/>
          </w:rPr>
          <w:delText xml:space="preserve">Role </w:delText>
        </w:r>
        <w:r w:rsidRPr="00BE0232" w:rsidDel="002867E7">
          <w:rPr>
            <w:rFonts w:ascii="Arial" w:hAnsi="Arial" w:cs="Arial"/>
            <w:b/>
            <w:color w:val="833C0B" w:themeColor="accent2" w:themeShade="80"/>
          </w:rPr>
          <w:delText>Letter Author</w:delText>
        </w:r>
      </w:del>
    </w:p>
    <w:p w14:paraId="2A1F2CE1" w14:textId="025B2DAA" w:rsidR="00AE3BD4" w:rsidRPr="00BE0232" w:rsidDel="002867E7" w:rsidRDefault="00D31E2B" w:rsidP="00AE3BD4">
      <w:pPr>
        <w:spacing w:after="160" w:line="360" w:lineRule="auto"/>
        <w:jc w:val="center"/>
        <w:rPr>
          <w:del w:id="220" w:author="Pamidi,Sushma" w:date="2025-12-08T09:36:00Z" w16du:dateUtc="2025-12-08T15:36:00Z"/>
          <w:rFonts w:ascii="Arial" w:hAnsi="Arial" w:cs="Arial"/>
          <w:b/>
          <w:bCs/>
          <w:color w:val="833C0B" w:themeColor="accent2" w:themeShade="80"/>
        </w:rPr>
      </w:pPr>
      <w:bookmarkStart w:id="221" w:name="_Hlk102476665"/>
      <w:bookmarkStart w:id="222" w:name="_Hlk150173088"/>
      <w:bookmarkStart w:id="223" w:name="_Hlk175179054"/>
      <w:del w:id="224" w:author="Pamidi,Sushma" w:date="2025-12-08T09:36:00Z" w16du:dateUtc="2025-12-08T15:36:00Z">
        <w:r w:rsidRPr="00BE0232" w:rsidDel="002867E7">
          <w:rPr>
            <w:rFonts w:ascii="Arial" w:hAnsi="Arial" w:cs="Arial"/>
            <w:b/>
            <w:color w:val="833C0B" w:themeColor="accent2" w:themeShade="80"/>
          </w:rPr>
          <w:delText xml:space="preserve">Ashwani Kaura </w:delText>
        </w:r>
        <w:r w:rsidR="00DF3D80" w:rsidRPr="00BE0232" w:rsidDel="002867E7">
          <w:rPr>
            <w:rFonts w:ascii="Arial" w:hAnsi="Arial" w:cs="Arial"/>
            <w:b/>
            <w:color w:val="833C0B" w:themeColor="accent2" w:themeShade="80"/>
          </w:rPr>
          <w:delText xml:space="preserve">– </w:delText>
        </w:r>
        <w:r w:rsidRPr="00BE0232" w:rsidDel="002867E7">
          <w:rPr>
            <w:rFonts w:ascii="Arial" w:hAnsi="Arial" w:cs="Arial"/>
            <w:b/>
            <w:color w:val="833C0B" w:themeColor="accent2" w:themeShade="80"/>
          </w:rPr>
          <w:delText xml:space="preserve">Lead Director, IT Application Development </w:delText>
        </w:r>
        <w:r w:rsidR="006526E7" w:rsidRPr="00BE0232" w:rsidDel="002867E7">
          <w:rPr>
            <w:rFonts w:ascii="Arial" w:hAnsi="Arial" w:cs="Arial"/>
            <w:b/>
            <w:color w:val="833C0B" w:themeColor="accent2" w:themeShade="80"/>
          </w:rPr>
          <w:delText xml:space="preserve">– </w:delText>
        </w:r>
        <w:bookmarkEnd w:id="221"/>
        <w:bookmarkEnd w:id="222"/>
        <w:r w:rsidRPr="00BE0232" w:rsidDel="002867E7">
          <w:rPr>
            <w:rFonts w:ascii="Arial" w:hAnsi="Arial" w:cs="Arial"/>
            <w:b/>
            <w:color w:val="833C0B" w:themeColor="accent2" w:themeShade="80"/>
          </w:rPr>
          <w:delText>CVS Health</w:delText>
        </w:r>
      </w:del>
    </w:p>
    <w:bookmarkEnd w:id="223"/>
    <w:p w14:paraId="66BE9CAC" w14:textId="5014ECD3" w:rsidR="00E73597" w:rsidRPr="00BE0232" w:rsidDel="002867E7" w:rsidRDefault="0071618F" w:rsidP="00E73597">
      <w:pPr>
        <w:spacing w:after="160" w:line="360" w:lineRule="auto"/>
        <w:jc w:val="both"/>
        <w:rPr>
          <w:del w:id="225" w:author="Pamidi,Sushma" w:date="2025-12-08T09:36:00Z" w16du:dateUtc="2025-12-08T15:36:00Z"/>
          <w:rFonts w:ascii="Arial" w:hAnsi="Arial" w:cs="Arial"/>
          <w:i/>
          <w:iCs/>
          <w:sz w:val="21"/>
          <w:szCs w:val="21"/>
        </w:rPr>
      </w:pPr>
      <w:del w:id="226" w:author="Pamidi,Sushma" w:date="2025-12-08T09:36:00Z" w16du:dateUtc="2025-12-08T15:36:00Z">
        <w:r w:rsidRPr="00BE0232" w:rsidDel="002867E7">
          <w:rPr>
            <w:rFonts w:ascii="Arial" w:hAnsi="Arial" w:cs="Arial"/>
            <w:color w:val="000000" w:themeColor="text1"/>
            <w:sz w:val="21"/>
            <w:szCs w:val="21"/>
          </w:rPr>
          <w:delText xml:space="preserve">Counsel here verifies the expert status </w:delText>
        </w:r>
        <w:r w:rsidR="00993BD8" w:rsidRPr="00BE0232" w:rsidDel="002867E7">
          <w:rPr>
            <w:rFonts w:ascii="Arial" w:hAnsi="Arial" w:cs="Arial"/>
            <w:color w:val="000000" w:themeColor="text1"/>
            <w:sz w:val="21"/>
            <w:szCs w:val="21"/>
          </w:rPr>
          <w:delText>of</w:delText>
        </w:r>
        <w:r w:rsidR="003E7485" w:rsidRPr="00BE0232" w:rsidDel="002867E7">
          <w:rPr>
            <w:rFonts w:ascii="Arial" w:hAnsi="Arial" w:cs="Arial"/>
            <w:color w:val="000000" w:themeColor="text1"/>
            <w:sz w:val="21"/>
            <w:szCs w:val="21"/>
          </w:rPr>
          <w:delText xml:space="preserve"> </w:delText>
        </w:r>
        <w:r w:rsidR="00E1176C" w:rsidRPr="00BE0232" w:rsidDel="002867E7">
          <w:rPr>
            <w:rFonts w:ascii="Arial" w:hAnsi="Arial" w:cs="Arial"/>
            <w:color w:val="000000" w:themeColor="text1"/>
            <w:sz w:val="21"/>
            <w:szCs w:val="21"/>
          </w:rPr>
          <w:delText>Ashwan</w:delText>
        </w:r>
      </w:del>
      <w:ins w:id="227" w:author="Pavan Poli" w:date="2024-10-27T13:11:00Z">
        <w:del w:id="228" w:author="Pamidi,Sushma" w:date="2025-12-08T09:36:00Z" w16du:dateUtc="2025-12-08T15:36:00Z">
          <w:r w:rsidR="00770B82" w:rsidDel="002867E7">
            <w:rPr>
              <w:rFonts w:ascii="Arial" w:hAnsi="Arial" w:cs="Arial"/>
              <w:color w:val="000000" w:themeColor="text1"/>
              <w:sz w:val="21"/>
              <w:szCs w:val="21"/>
            </w:rPr>
            <w:delText>i</w:delText>
          </w:r>
        </w:del>
      </w:ins>
      <w:del w:id="229" w:author="Pamidi,Sushma" w:date="2025-12-08T09:36:00Z" w16du:dateUtc="2025-12-08T15:36:00Z">
        <w:r w:rsidR="00E1176C" w:rsidRPr="00BE0232" w:rsidDel="002867E7">
          <w:rPr>
            <w:rFonts w:ascii="Arial" w:hAnsi="Arial" w:cs="Arial"/>
            <w:color w:val="000000" w:themeColor="text1"/>
            <w:sz w:val="21"/>
            <w:szCs w:val="21"/>
          </w:rPr>
          <w:delText xml:space="preserve"> Kaura, a Lead Director of IT Application Development at CVS Health, who has been with CVS Health for nearly a decade. </w:delText>
        </w:r>
        <w:r w:rsidR="00E73597" w:rsidRPr="00BE0232" w:rsidDel="002867E7">
          <w:rPr>
            <w:rFonts w:ascii="Arial" w:hAnsi="Arial" w:cs="Arial"/>
            <w:color w:val="000000" w:themeColor="text1"/>
            <w:sz w:val="21"/>
            <w:szCs w:val="21"/>
          </w:rPr>
          <w:delText>H</w:delText>
        </w:r>
        <w:r w:rsidR="00E1176C" w:rsidRPr="00BE0232" w:rsidDel="002867E7">
          <w:rPr>
            <w:rFonts w:ascii="Arial" w:hAnsi="Arial" w:cs="Arial"/>
            <w:color w:val="000000" w:themeColor="text1"/>
            <w:sz w:val="21"/>
            <w:szCs w:val="21"/>
          </w:rPr>
          <w:delText xml:space="preserve">e leads the </w:delText>
        </w:r>
        <w:r w:rsidR="00E73597" w:rsidRPr="00BE0232" w:rsidDel="002867E7">
          <w:rPr>
            <w:rFonts w:ascii="Arial" w:hAnsi="Arial" w:cs="Arial"/>
            <w:color w:val="000000" w:themeColor="text1"/>
            <w:sz w:val="21"/>
            <w:szCs w:val="21"/>
          </w:rPr>
          <w:delText>e</w:delText>
        </w:r>
        <w:r w:rsidR="00E1176C" w:rsidRPr="00BE0232" w:rsidDel="002867E7">
          <w:rPr>
            <w:rFonts w:ascii="Arial" w:hAnsi="Arial" w:cs="Arial"/>
            <w:color w:val="000000" w:themeColor="text1"/>
            <w:sz w:val="21"/>
            <w:szCs w:val="21"/>
          </w:rPr>
          <w:delText>ngineering organization</w:delText>
        </w:r>
        <w:r w:rsidR="00E73597" w:rsidRPr="00BE0232" w:rsidDel="002867E7">
          <w:rPr>
            <w:rFonts w:ascii="Arial" w:hAnsi="Arial" w:cs="Arial"/>
            <w:color w:val="000000" w:themeColor="text1"/>
            <w:sz w:val="21"/>
            <w:szCs w:val="21"/>
          </w:rPr>
          <w:delText xml:space="preserve"> in his current position,</w:delText>
        </w:r>
        <w:r w:rsidR="00E1176C" w:rsidRPr="00BE0232" w:rsidDel="002867E7">
          <w:rPr>
            <w:rFonts w:ascii="Arial" w:hAnsi="Arial" w:cs="Arial"/>
            <w:color w:val="000000" w:themeColor="text1"/>
            <w:sz w:val="21"/>
            <w:szCs w:val="21"/>
          </w:rPr>
          <w:delText xml:space="preserve"> with around 100 software application developers reporting directly</w:delText>
        </w:r>
        <w:r w:rsidR="00E73597" w:rsidRPr="00BE0232" w:rsidDel="002867E7">
          <w:rPr>
            <w:rFonts w:ascii="Arial" w:hAnsi="Arial" w:cs="Arial"/>
            <w:color w:val="000000" w:themeColor="text1"/>
            <w:sz w:val="21"/>
            <w:szCs w:val="21"/>
          </w:rPr>
          <w:delText xml:space="preserve"> to him</w:delText>
        </w:r>
        <w:r w:rsidR="00E1176C" w:rsidRPr="00BE0232" w:rsidDel="002867E7">
          <w:rPr>
            <w:rFonts w:ascii="Arial" w:hAnsi="Arial" w:cs="Arial"/>
            <w:color w:val="000000" w:themeColor="text1"/>
            <w:sz w:val="21"/>
            <w:szCs w:val="21"/>
          </w:rPr>
          <w:delText xml:space="preserve"> or one of his direct reports. </w:delText>
        </w:r>
        <w:r w:rsidR="00E73597" w:rsidRPr="00BE0232" w:rsidDel="002867E7">
          <w:rPr>
            <w:rFonts w:ascii="Arial" w:hAnsi="Arial" w:cs="Arial"/>
            <w:color w:val="000000" w:themeColor="text1"/>
            <w:sz w:val="21"/>
            <w:szCs w:val="21"/>
          </w:rPr>
          <w:delText xml:space="preserve">Mr. Ashwani is an expert in delivering technical solutions in the healthcare industry, especially in pharmacy. He led the Application development teams in providing cutting-edge technology solutions in the Pharmacy operations area. Over the years, he has built the Engineering organization from start to scale. He is considered among the top 1% in the Engineering organization and a mentor for grooming mid-level managers. </w:delText>
        </w:r>
        <w:r w:rsidR="00E73597" w:rsidRPr="00BE0232" w:rsidDel="002867E7">
          <w:rPr>
            <w:rFonts w:ascii="Arial" w:hAnsi="Arial" w:cs="Arial"/>
            <w:i/>
            <w:iCs/>
            <w:sz w:val="21"/>
            <w:szCs w:val="21"/>
          </w:rPr>
          <w:delText>(Leading and Critical Role, Exhibit 1: Ashwani Kaura´s LinkedIn Profile).</w:delText>
        </w:r>
      </w:del>
    </w:p>
    <w:p w14:paraId="2ED2CA89" w14:textId="4DCE2F05" w:rsidR="00E1176C" w:rsidRPr="00BE0232" w:rsidDel="002867E7" w:rsidRDefault="00E1176C" w:rsidP="00E1176C">
      <w:pPr>
        <w:spacing w:after="160" w:line="360" w:lineRule="auto"/>
        <w:jc w:val="both"/>
        <w:rPr>
          <w:del w:id="230" w:author="Pamidi,Sushma" w:date="2025-12-08T09:36:00Z" w16du:dateUtc="2025-12-08T15:36:00Z"/>
          <w:rFonts w:ascii="Arial" w:hAnsi="Arial" w:cs="Arial"/>
          <w:i/>
          <w:iCs/>
          <w:sz w:val="21"/>
          <w:szCs w:val="21"/>
        </w:rPr>
      </w:pPr>
    </w:p>
    <w:p w14:paraId="7CBAFC19" w14:textId="79EEC0E2" w:rsidR="00E1176C" w:rsidRPr="00BE0232" w:rsidDel="002867E7" w:rsidRDefault="00E1176C" w:rsidP="00E1176C">
      <w:pPr>
        <w:spacing w:after="160" w:line="360" w:lineRule="auto"/>
        <w:jc w:val="both"/>
        <w:rPr>
          <w:del w:id="231" w:author="Pamidi,Sushma" w:date="2025-12-08T09:36:00Z" w16du:dateUtc="2025-12-08T15:36:00Z"/>
          <w:rFonts w:ascii="Arial" w:hAnsi="Arial" w:cs="Arial"/>
          <w:color w:val="000000" w:themeColor="text1"/>
          <w:sz w:val="21"/>
          <w:szCs w:val="21"/>
        </w:rPr>
      </w:pPr>
    </w:p>
    <w:p w14:paraId="397A0338" w14:textId="2F4DD343" w:rsidR="00401B8A" w:rsidRPr="00BE0232" w:rsidDel="002867E7" w:rsidRDefault="0076339E" w:rsidP="0076339E">
      <w:pPr>
        <w:spacing w:after="160" w:line="259" w:lineRule="auto"/>
        <w:rPr>
          <w:del w:id="232" w:author="Pamidi,Sushma" w:date="2025-12-08T09:36:00Z" w16du:dateUtc="2025-12-08T15:36:00Z"/>
          <w:rFonts w:ascii="Arial" w:hAnsi="Arial" w:cs="Arial"/>
          <w:i/>
          <w:iCs/>
          <w:sz w:val="21"/>
          <w:szCs w:val="21"/>
        </w:rPr>
      </w:pPr>
      <w:del w:id="233" w:author="Pamidi,Sushma" w:date="2025-12-08T09:36:00Z" w16du:dateUtc="2025-12-08T15:36:00Z">
        <w:r w:rsidRPr="00BE0232" w:rsidDel="002867E7">
          <w:rPr>
            <w:rFonts w:ascii="Arial" w:hAnsi="Arial" w:cs="Arial"/>
            <w:i/>
            <w:iCs/>
            <w:sz w:val="21"/>
            <w:szCs w:val="21"/>
          </w:rPr>
          <w:br w:type="page"/>
        </w:r>
      </w:del>
    </w:p>
    <w:p w14:paraId="39CC5321" w14:textId="57AE71A1" w:rsidR="0076339E" w:rsidRPr="00BE0232" w:rsidDel="002867E7" w:rsidRDefault="0076339E" w:rsidP="0076339E">
      <w:pPr>
        <w:spacing w:after="160" w:line="259" w:lineRule="auto"/>
        <w:rPr>
          <w:del w:id="234" w:author="Pamidi,Sushma" w:date="2025-12-08T09:36:00Z" w16du:dateUtc="2025-12-08T15:36:00Z"/>
          <w:rFonts w:ascii="Arial" w:hAnsi="Arial" w:cs="Arial"/>
          <w:b/>
          <w:color w:val="833C0B" w:themeColor="accent2" w:themeShade="80"/>
        </w:rPr>
      </w:pPr>
    </w:p>
    <w:p w14:paraId="6CC46E19" w14:textId="6427BD46" w:rsidR="0071618F" w:rsidRPr="00BE0232" w:rsidDel="002867E7" w:rsidRDefault="0071618F" w:rsidP="0071618F">
      <w:pPr>
        <w:spacing w:after="160" w:line="259" w:lineRule="auto"/>
        <w:jc w:val="center"/>
        <w:rPr>
          <w:del w:id="235" w:author="Pamidi,Sushma" w:date="2025-12-08T09:36:00Z" w16du:dateUtc="2025-12-08T15:36:00Z"/>
          <w:rFonts w:ascii="Arial" w:hAnsi="Arial" w:cs="Arial"/>
          <w:b/>
          <w:color w:val="833C0B" w:themeColor="accent2" w:themeShade="80"/>
        </w:rPr>
      </w:pPr>
      <w:del w:id="236" w:author="Pamidi,Sushma" w:date="2025-12-08T09:36:00Z" w16du:dateUtc="2025-12-08T15:36:00Z">
        <w:r w:rsidRPr="00BE0232" w:rsidDel="002867E7">
          <w:rPr>
            <w:rFonts w:ascii="Arial" w:hAnsi="Arial" w:cs="Arial"/>
            <w:b/>
            <w:color w:val="833C0B" w:themeColor="accent2" w:themeShade="80"/>
          </w:rPr>
          <w:delText>Leading or Critical Role Letter</w:delText>
        </w:r>
      </w:del>
    </w:p>
    <w:p w14:paraId="1995BB71" w14:textId="6854906C" w:rsidR="00CA7564" w:rsidRPr="00BE0232" w:rsidDel="002867E7" w:rsidRDefault="00CA7564" w:rsidP="00CA7564">
      <w:pPr>
        <w:spacing w:after="160" w:line="360" w:lineRule="auto"/>
        <w:jc w:val="center"/>
        <w:rPr>
          <w:del w:id="237" w:author="Pamidi,Sushma" w:date="2025-12-08T09:36:00Z" w16du:dateUtc="2025-12-08T15:36:00Z"/>
          <w:rFonts w:ascii="Arial" w:hAnsi="Arial" w:cs="Arial"/>
          <w:b/>
          <w:bCs/>
          <w:color w:val="833C0B" w:themeColor="accent2" w:themeShade="80"/>
        </w:rPr>
      </w:pPr>
      <w:del w:id="238" w:author="Pamidi,Sushma" w:date="2025-12-08T09:36:00Z" w16du:dateUtc="2025-12-08T15:36:00Z">
        <w:r w:rsidRPr="00BE0232" w:rsidDel="002867E7">
          <w:rPr>
            <w:rFonts w:ascii="Arial" w:hAnsi="Arial" w:cs="Arial"/>
            <w:b/>
            <w:color w:val="833C0B" w:themeColor="accent2" w:themeShade="80"/>
          </w:rPr>
          <w:delText>Ashwani Kaura – Lead Director, IT Application Development – CVS Health</w:delText>
        </w:r>
      </w:del>
    </w:p>
    <w:p w14:paraId="4CB01517" w14:textId="1E2FE9D0" w:rsidR="00D76C9F" w:rsidRPr="00BE0232" w:rsidDel="002867E7" w:rsidRDefault="00AC65C6" w:rsidP="00D76C9F">
      <w:pPr>
        <w:shd w:val="clear" w:color="auto" w:fill="FFFFFF"/>
        <w:spacing w:line="360" w:lineRule="auto"/>
        <w:jc w:val="both"/>
        <w:rPr>
          <w:del w:id="239" w:author="Pamidi,Sushma" w:date="2025-12-08T09:36:00Z" w16du:dateUtc="2025-12-08T15:36:00Z"/>
          <w:rFonts w:ascii="Arial" w:hAnsi="Arial" w:cs="Arial"/>
          <w:color w:val="000000" w:themeColor="text1"/>
          <w:sz w:val="21"/>
          <w:szCs w:val="21"/>
        </w:rPr>
      </w:pPr>
      <w:del w:id="240" w:author="Pamidi,Sushma" w:date="2025-12-08T09:36:00Z" w16du:dateUtc="2025-12-08T15:36:00Z">
        <w:r w:rsidRPr="00BE0232" w:rsidDel="002867E7">
          <w:rPr>
            <w:rFonts w:ascii="Arial" w:hAnsi="Arial" w:cs="Arial"/>
            <w:color w:val="000000" w:themeColor="text1"/>
            <w:sz w:val="21"/>
            <w:szCs w:val="21"/>
          </w:rPr>
          <w:delText>Counsel submits the letter written by</w:delText>
        </w:r>
        <w:r w:rsidR="0076339E" w:rsidRPr="00BE0232" w:rsidDel="002867E7">
          <w:rPr>
            <w:rFonts w:ascii="Arial" w:hAnsi="Arial" w:cs="Arial"/>
            <w:color w:val="000000" w:themeColor="text1"/>
            <w:sz w:val="21"/>
            <w:szCs w:val="21"/>
          </w:rPr>
          <w:delText xml:space="preserve"> </w:delText>
        </w:r>
        <w:r w:rsidR="00D76C9F" w:rsidRPr="00BE0232" w:rsidDel="002867E7">
          <w:rPr>
            <w:rFonts w:ascii="Arial" w:hAnsi="Arial" w:cs="Arial"/>
            <w:b/>
            <w:color w:val="000000" w:themeColor="text1"/>
            <w:sz w:val="21"/>
            <w:szCs w:val="21"/>
          </w:rPr>
          <w:delText xml:space="preserve">Ashwani Kaura – Lead Director, IT Application Development – CVS Health, </w:delText>
        </w:r>
        <w:r w:rsidR="00D76C9F" w:rsidRPr="00BE0232" w:rsidDel="002867E7">
          <w:rPr>
            <w:rFonts w:ascii="Arial" w:hAnsi="Arial" w:cs="Arial"/>
            <w:bCs/>
            <w:color w:val="000000" w:themeColor="text1"/>
            <w:sz w:val="21"/>
            <w:szCs w:val="21"/>
          </w:rPr>
          <w:delText>an expert in delivering technical solutions in the healthcare industry, especially the Pharmacy Business.</w:delText>
        </w:r>
        <w:r w:rsidR="00D76C9F" w:rsidRPr="00BE0232" w:rsidDel="002867E7">
          <w:rPr>
            <w:rFonts w:ascii="Arial" w:hAnsi="Arial" w:cs="Arial"/>
            <w:b/>
            <w:color w:val="000000" w:themeColor="text1"/>
            <w:sz w:val="21"/>
            <w:szCs w:val="21"/>
          </w:rPr>
          <w:delText xml:space="preserve"> </w:delText>
        </w:r>
        <w:r w:rsidR="00D76C9F" w:rsidRPr="00BE0232" w:rsidDel="002867E7">
          <w:rPr>
            <w:rFonts w:ascii="Arial" w:hAnsi="Arial" w:cs="Arial"/>
            <w:i/>
            <w:iCs/>
            <w:color w:val="000000" w:themeColor="text1"/>
            <w:sz w:val="21"/>
            <w:szCs w:val="21"/>
          </w:rPr>
          <w:delText>(Leading and Critical Role, Exhibit 2: Ashwani Kaura´s Letter).</w:delText>
        </w:r>
      </w:del>
    </w:p>
    <w:p w14:paraId="7187FB76" w14:textId="2F2997BF" w:rsidR="00D76C9F" w:rsidRPr="00BE0232" w:rsidDel="002867E7" w:rsidRDefault="00D76C9F" w:rsidP="00D76C9F">
      <w:pPr>
        <w:shd w:val="clear" w:color="auto" w:fill="FFFFFF"/>
        <w:spacing w:line="360" w:lineRule="auto"/>
        <w:jc w:val="both"/>
        <w:rPr>
          <w:del w:id="241" w:author="Pamidi,Sushma" w:date="2025-12-08T09:36:00Z" w16du:dateUtc="2025-12-08T15:36:00Z"/>
          <w:rFonts w:ascii="Arial" w:hAnsi="Arial" w:cs="Arial"/>
          <w:b/>
          <w:bCs/>
          <w:color w:val="000000" w:themeColor="text1"/>
          <w:sz w:val="21"/>
          <w:szCs w:val="21"/>
        </w:rPr>
      </w:pPr>
    </w:p>
    <w:p w14:paraId="0D25C7B5" w14:textId="03B563F9" w:rsidR="001E48EE" w:rsidRPr="00BE0232" w:rsidDel="002867E7" w:rsidRDefault="002355BA" w:rsidP="002355BA">
      <w:pPr>
        <w:shd w:val="clear" w:color="auto" w:fill="FFFFFF"/>
        <w:spacing w:line="360" w:lineRule="auto"/>
        <w:jc w:val="both"/>
        <w:rPr>
          <w:del w:id="242" w:author="Pamidi,Sushma" w:date="2025-12-08T09:36:00Z" w16du:dateUtc="2025-12-08T15:36:00Z"/>
          <w:rFonts w:ascii="Arial" w:hAnsi="Arial" w:cs="Arial"/>
          <w:b/>
          <w:bCs/>
          <w:color w:val="000000" w:themeColor="text1"/>
          <w:sz w:val="21"/>
          <w:szCs w:val="21"/>
        </w:rPr>
      </w:pPr>
      <w:del w:id="243"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52197352" w14:textId="05AC75D9" w:rsidR="0071618F" w:rsidRPr="00BE0232" w:rsidDel="002867E7" w:rsidRDefault="0071618F" w:rsidP="00BD6170">
      <w:pPr>
        <w:spacing w:after="160" w:line="259" w:lineRule="auto"/>
        <w:jc w:val="center"/>
        <w:rPr>
          <w:del w:id="244" w:author="Pamidi,Sushma" w:date="2025-12-08T09:36:00Z" w16du:dateUtc="2025-12-08T15:36:00Z"/>
          <w:rFonts w:ascii="Arial" w:hAnsi="Arial" w:cs="Arial"/>
          <w:b/>
          <w:bCs/>
          <w:color w:val="833C0B" w:themeColor="accent2" w:themeShade="80"/>
          <w:sz w:val="28"/>
          <w:szCs w:val="21"/>
        </w:rPr>
      </w:pPr>
      <w:del w:id="245" w:author="Pamidi,Sushma" w:date="2025-12-08T09:36:00Z" w16du:dateUtc="2025-12-08T15:36:00Z">
        <w:r w:rsidRPr="00BE0232" w:rsidDel="002867E7">
          <w:rPr>
            <w:rFonts w:ascii="Arial" w:hAnsi="Arial" w:cs="Arial"/>
            <w:b/>
            <w:bCs/>
            <w:color w:val="833C0B" w:themeColor="accent2" w:themeShade="80"/>
            <w:sz w:val="28"/>
            <w:szCs w:val="21"/>
          </w:rPr>
          <w:delText xml:space="preserve">Analysis of </w:delText>
        </w:r>
        <w:r w:rsidR="00CE21D2" w:rsidRPr="00BE0232" w:rsidDel="002867E7">
          <w:rPr>
            <w:rFonts w:ascii="Arial" w:hAnsi="Arial" w:cs="Arial"/>
            <w:b/>
            <w:bCs/>
            <w:color w:val="833C0B" w:themeColor="accent2" w:themeShade="80"/>
            <w:sz w:val="28"/>
            <w:szCs w:val="21"/>
          </w:rPr>
          <w:delText xml:space="preserve">Petitioner’s </w:delText>
        </w:r>
        <w:r w:rsidRPr="00BE0232" w:rsidDel="002867E7">
          <w:rPr>
            <w:rFonts w:ascii="Arial" w:hAnsi="Arial" w:cs="Arial"/>
            <w:b/>
            <w:bCs/>
            <w:color w:val="833C0B" w:themeColor="accent2" w:themeShade="80"/>
            <w:sz w:val="28"/>
            <w:szCs w:val="21"/>
          </w:rPr>
          <w:delText>Leading Role</w:delText>
        </w:r>
      </w:del>
    </w:p>
    <w:p w14:paraId="43A28906" w14:textId="4431BF01" w:rsidR="00623D2D" w:rsidRPr="00BE0232" w:rsidDel="002867E7" w:rsidRDefault="00623D2D" w:rsidP="007F3C77">
      <w:pPr>
        <w:pStyle w:val="NoSpacing"/>
        <w:spacing w:line="360" w:lineRule="auto"/>
        <w:jc w:val="both"/>
        <w:rPr>
          <w:del w:id="246" w:author="Pamidi,Sushma" w:date="2025-12-08T09:36:00Z" w16du:dateUtc="2025-12-08T15:36:00Z"/>
          <w:noProof w:val="0"/>
          <w:sz w:val="21"/>
          <w:szCs w:val="21"/>
        </w:rPr>
      </w:pPr>
    </w:p>
    <w:p w14:paraId="727A34EF" w14:textId="50FB5048" w:rsidR="0071618F" w:rsidRPr="00BE0232" w:rsidDel="002867E7" w:rsidRDefault="0071618F" w:rsidP="007F3C77">
      <w:pPr>
        <w:pStyle w:val="NoSpacing"/>
        <w:spacing w:line="360" w:lineRule="auto"/>
        <w:jc w:val="both"/>
        <w:rPr>
          <w:del w:id="247" w:author="Pamidi,Sushma" w:date="2025-12-08T09:36:00Z" w16du:dateUtc="2025-12-08T15:36:00Z"/>
          <w:noProof w:val="0"/>
          <w:sz w:val="21"/>
          <w:szCs w:val="21"/>
        </w:rPr>
      </w:pPr>
      <w:del w:id="248" w:author="Pamidi,Sushma" w:date="2025-12-08T09:36:00Z" w16du:dateUtc="2025-12-08T15:36:00Z">
        <w:r w:rsidRPr="00BE0232" w:rsidDel="002867E7">
          <w:rPr>
            <w:noProof w:val="0"/>
            <w:sz w:val="21"/>
            <w:szCs w:val="21"/>
          </w:rPr>
          <w:delText>Counsel submits evidence from the Petitioner’s leading and critical role letter</w:delText>
        </w:r>
        <w:r w:rsidR="00E6544D" w:rsidRPr="00BE0232" w:rsidDel="002867E7">
          <w:rPr>
            <w:noProof w:val="0"/>
            <w:sz w:val="21"/>
            <w:szCs w:val="21"/>
          </w:rPr>
          <w:delText xml:space="preserve"> that specifically describes the role performed at the company</w:delText>
        </w:r>
        <w:r w:rsidRPr="00BE0232" w:rsidDel="002867E7">
          <w:rPr>
            <w:noProof w:val="0"/>
            <w:sz w:val="21"/>
            <w:szCs w:val="21"/>
          </w:rPr>
          <w:delText xml:space="preserve"> and confirms that the role </w:delText>
        </w:r>
        <w:r w:rsidR="00857674" w:rsidRPr="00BE0232" w:rsidDel="002867E7">
          <w:rPr>
            <w:noProof w:val="0"/>
            <w:sz w:val="21"/>
            <w:szCs w:val="21"/>
          </w:rPr>
          <w:delText>is</w:delText>
        </w:r>
        <w:r w:rsidRPr="00BE0232" w:rsidDel="002867E7">
          <w:rPr>
            <w:noProof w:val="0"/>
            <w:sz w:val="21"/>
            <w:szCs w:val="21"/>
          </w:rPr>
          <w:delText xml:space="preserve"> indeed leading for </w:delText>
        </w:r>
        <w:r w:rsidR="007533F4" w:rsidRPr="00BE0232" w:rsidDel="002867E7">
          <w:rPr>
            <w:noProof w:val="0"/>
            <w:sz w:val="21"/>
            <w:szCs w:val="21"/>
          </w:rPr>
          <w:delText>the company.</w:delText>
        </w:r>
        <w:r w:rsidR="007F3C77" w:rsidRPr="00BE0232" w:rsidDel="002867E7">
          <w:rPr>
            <w:noProof w:val="0"/>
            <w:sz w:val="21"/>
            <w:szCs w:val="21"/>
          </w:rPr>
          <w:delText xml:space="preserve"> </w:delText>
        </w:r>
        <w:r w:rsidRPr="00BE0232" w:rsidDel="002867E7">
          <w:rPr>
            <w:noProof w:val="0"/>
            <w:sz w:val="21"/>
            <w:szCs w:val="21"/>
          </w:rPr>
          <w:delText xml:space="preserve">In </w:delText>
        </w:r>
        <w:r w:rsidR="001B23FC" w:rsidRPr="00BE0232" w:rsidDel="002867E7">
          <w:rPr>
            <w:noProof w:val="0"/>
            <w:sz w:val="21"/>
            <w:szCs w:val="21"/>
          </w:rPr>
          <w:delText>the</w:delText>
        </w:r>
        <w:r w:rsidRPr="00BE0232" w:rsidDel="002867E7">
          <w:rPr>
            <w:noProof w:val="0"/>
            <w:sz w:val="21"/>
            <w:szCs w:val="21"/>
          </w:rPr>
          <w:delText xml:space="preserve"> </w:delText>
        </w:r>
        <w:r w:rsidR="001B23FC" w:rsidRPr="00BE0232" w:rsidDel="002867E7">
          <w:rPr>
            <w:noProof w:val="0"/>
            <w:sz w:val="21"/>
            <w:szCs w:val="21"/>
          </w:rPr>
          <w:delText>l</w:delText>
        </w:r>
        <w:r w:rsidRPr="00BE0232" w:rsidDel="002867E7">
          <w:rPr>
            <w:noProof w:val="0"/>
            <w:sz w:val="21"/>
            <w:szCs w:val="21"/>
          </w:rPr>
          <w:delText xml:space="preserve">eading </w:delText>
        </w:r>
        <w:r w:rsidR="001B23FC" w:rsidRPr="00BE0232" w:rsidDel="002867E7">
          <w:rPr>
            <w:noProof w:val="0"/>
            <w:sz w:val="21"/>
            <w:szCs w:val="21"/>
          </w:rPr>
          <w:delText>r</w:delText>
        </w:r>
        <w:r w:rsidRPr="00BE0232" w:rsidDel="002867E7">
          <w:rPr>
            <w:noProof w:val="0"/>
            <w:sz w:val="21"/>
            <w:szCs w:val="21"/>
          </w:rPr>
          <w:delText>ole</w:delText>
        </w:r>
        <w:r w:rsidR="007533F4" w:rsidRPr="00BE0232" w:rsidDel="002867E7">
          <w:rPr>
            <w:noProof w:val="0"/>
            <w:sz w:val="21"/>
            <w:szCs w:val="21"/>
          </w:rPr>
          <w:delText>,</w:delText>
        </w:r>
        <w:r w:rsidRPr="00BE0232" w:rsidDel="002867E7">
          <w:rPr>
            <w:noProof w:val="0"/>
            <w:sz w:val="21"/>
            <w:szCs w:val="21"/>
          </w:rPr>
          <w:delText xml:space="preserve"> the Petitioner </w:delText>
        </w:r>
        <w:r w:rsidR="002C76E8" w:rsidRPr="00BE0232" w:rsidDel="002867E7">
          <w:rPr>
            <w:noProof w:val="0"/>
            <w:sz w:val="21"/>
            <w:szCs w:val="21"/>
          </w:rPr>
          <w:delText>was</w:delText>
        </w:r>
        <w:r w:rsidRPr="00BE0232" w:rsidDel="002867E7">
          <w:rPr>
            <w:noProof w:val="0"/>
            <w:sz w:val="21"/>
            <w:szCs w:val="21"/>
          </w:rPr>
          <w:delText xml:space="preserve"> responsible </w:delText>
        </w:r>
        <w:r w:rsidR="00385887" w:rsidRPr="00BE0232" w:rsidDel="002867E7">
          <w:rPr>
            <w:noProof w:val="0"/>
            <w:sz w:val="21"/>
            <w:szCs w:val="21"/>
          </w:rPr>
          <w:delText xml:space="preserve">for </w:delText>
        </w:r>
        <w:r w:rsidR="00DF5A17" w:rsidRPr="00BE0232" w:rsidDel="002867E7">
          <w:rPr>
            <w:noProof w:val="0"/>
            <w:sz w:val="21"/>
            <w:szCs w:val="21"/>
          </w:rPr>
          <w:delText>the following vital deliverables</w:delText>
        </w:r>
        <w:r w:rsidRPr="00BE0232" w:rsidDel="002867E7">
          <w:rPr>
            <w:noProof w:val="0"/>
            <w:sz w:val="21"/>
            <w:szCs w:val="21"/>
          </w:rPr>
          <w:delText>:</w:delText>
        </w:r>
      </w:del>
    </w:p>
    <w:p w14:paraId="7CDDC7B3" w14:textId="5443BC03" w:rsidR="008254BB" w:rsidRPr="00BE0232" w:rsidDel="002867E7" w:rsidRDefault="008254BB" w:rsidP="007F3C77">
      <w:pPr>
        <w:pStyle w:val="NoSpacing"/>
        <w:spacing w:line="360" w:lineRule="auto"/>
        <w:jc w:val="both"/>
        <w:rPr>
          <w:del w:id="249" w:author="Pamidi,Sushma" w:date="2025-12-08T09:36:00Z" w16du:dateUtc="2025-12-08T15:36:00Z"/>
          <w:noProof w:val="0"/>
          <w:sz w:val="21"/>
          <w:szCs w:val="21"/>
        </w:rPr>
      </w:pPr>
    </w:p>
    <w:p w14:paraId="566E4BAD" w14:textId="0A499128" w:rsidR="00E82ECE" w:rsidRPr="00BE0232" w:rsidDel="002867E7" w:rsidRDefault="00E82ECE" w:rsidP="00E82ECE">
      <w:pPr>
        <w:pStyle w:val="NoSpacing"/>
        <w:numPr>
          <w:ilvl w:val="0"/>
          <w:numId w:val="40"/>
        </w:numPr>
        <w:spacing w:line="360" w:lineRule="auto"/>
        <w:jc w:val="both"/>
        <w:rPr>
          <w:del w:id="250" w:author="Pamidi,Sushma" w:date="2025-12-08T09:36:00Z" w16du:dateUtc="2025-12-08T15:36:00Z"/>
          <w:noProof w:val="0"/>
          <w:sz w:val="21"/>
          <w:szCs w:val="21"/>
        </w:rPr>
      </w:pPr>
      <w:del w:id="251" w:author="Pamidi,Sushma" w:date="2025-12-08T09:36:00Z" w16du:dateUtc="2025-12-08T15:36:00Z">
        <w:r w:rsidRPr="00BE0232" w:rsidDel="002867E7">
          <w:rPr>
            <w:b/>
            <w:bCs/>
            <w:noProof w:val="0"/>
            <w:sz w:val="21"/>
            <w:szCs w:val="21"/>
          </w:rPr>
          <w:delText>Oversight of Critical Programs:</w:delText>
        </w:r>
        <w:r w:rsidRPr="00BE0232" w:rsidDel="002867E7">
          <w:rPr>
            <w:noProof w:val="0"/>
            <w:sz w:val="21"/>
            <w:szCs w:val="21"/>
          </w:rPr>
          <w:delText xml:space="preserve"> The Petitioner </w:delText>
        </w:r>
        <w:r w:rsidR="00BF08C8" w:rsidRPr="00BE0232" w:rsidDel="002867E7">
          <w:rPr>
            <w:noProof w:val="0"/>
            <w:sz w:val="21"/>
            <w:szCs w:val="21"/>
          </w:rPr>
          <w:delText>surveyed</w:delText>
        </w:r>
        <w:r w:rsidRPr="00BE0232" w:rsidDel="002867E7">
          <w:rPr>
            <w:noProof w:val="0"/>
            <w:sz w:val="21"/>
            <w:szCs w:val="21"/>
          </w:rPr>
          <w:delText xml:space="preserve"> multi-million-dollar programs involving hundreds of Information Technology professionals. This high level of responsibility indicat</w:delText>
        </w:r>
        <w:r w:rsidR="00BF08C8" w:rsidRPr="00BE0232" w:rsidDel="002867E7">
          <w:rPr>
            <w:noProof w:val="0"/>
            <w:sz w:val="21"/>
            <w:szCs w:val="21"/>
          </w:rPr>
          <w:delText>ed</w:delText>
        </w:r>
        <w:r w:rsidRPr="00BE0232" w:rsidDel="002867E7">
          <w:rPr>
            <w:noProof w:val="0"/>
            <w:sz w:val="21"/>
            <w:szCs w:val="21"/>
          </w:rPr>
          <w:delText xml:space="preserve"> a leadership role that </w:delText>
        </w:r>
        <w:r w:rsidR="00BF08C8" w:rsidRPr="00BE0232" w:rsidDel="002867E7">
          <w:rPr>
            <w:noProof w:val="0"/>
            <w:sz w:val="21"/>
            <w:szCs w:val="21"/>
          </w:rPr>
          <w:delText>was</w:delText>
        </w:r>
        <w:r w:rsidRPr="00BE0232" w:rsidDel="002867E7">
          <w:rPr>
            <w:noProof w:val="0"/>
            <w:sz w:val="21"/>
            <w:szCs w:val="21"/>
          </w:rPr>
          <w:delText xml:space="preserve"> not only operationally significant but also critical to CVS Health's overall strategic goals. His ability to manage such large-scale, complex programs demonstrate</w:delText>
        </w:r>
        <w:r w:rsidR="00BF08C8" w:rsidRPr="00BE0232" w:rsidDel="002867E7">
          <w:rPr>
            <w:noProof w:val="0"/>
            <w:sz w:val="21"/>
            <w:szCs w:val="21"/>
          </w:rPr>
          <w:delText>d</w:delText>
        </w:r>
        <w:r w:rsidRPr="00BE0232" w:rsidDel="002867E7">
          <w:rPr>
            <w:noProof w:val="0"/>
            <w:sz w:val="21"/>
            <w:szCs w:val="21"/>
          </w:rPr>
          <w:delText xml:space="preserve"> that his role requires advanced leadership skills and a comprehensive understanding of business and IT strategies.</w:delText>
        </w:r>
      </w:del>
    </w:p>
    <w:p w14:paraId="605A0130" w14:textId="7C7CD2B9" w:rsidR="00E82ECE" w:rsidRPr="00BE0232" w:rsidDel="002867E7" w:rsidRDefault="00E82ECE" w:rsidP="00E82ECE">
      <w:pPr>
        <w:pStyle w:val="NoSpacing"/>
        <w:numPr>
          <w:ilvl w:val="0"/>
          <w:numId w:val="40"/>
        </w:numPr>
        <w:spacing w:line="360" w:lineRule="auto"/>
        <w:jc w:val="both"/>
        <w:rPr>
          <w:del w:id="252" w:author="Pamidi,Sushma" w:date="2025-12-08T09:36:00Z" w16du:dateUtc="2025-12-08T15:36:00Z"/>
          <w:noProof w:val="0"/>
          <w:sz w:val="21"/>
          <w:szCs w:val="21"/>
        </w:rPr>
      </w:pPr>
      <w:del w:id="253" w:author="Pamidi,Sushma" w:date="2025-12-08T09:36:00Z" w16du:dateUtc="2025-12-08T15:36:00Z">
        <w:r w:rsidRPr="00BE0232" w:rsidDel="002867E7">
          <w:rPr>
            <w:b/>
            <w:bCs/>
            <w:noProof w:val="0"/>
            <w:sz w:val="21"/>
            <w:szCs w:val="21"/>
          </w:rPr>
          <w:delText>Cross-functional Leadership:</w:delText>
        </w:r>
        <w:r w:rsidRPr="00BE0232" w:rsidDel="002867E7">
          <w:rPr>
            <w:noProof w:val="0"/>
            <w:sz w:val="21"/>
            <w:szCs w:val="21"/>
          </w:rPr>
          <w:delText xml:space="preserve"> The role demand</w:delText>
        </w:r>
        <w:r w:rsidR="00BF08C8" w:rsidRPr="00BE0232" w:rsidDel="002867E7">
          <w:rPr>
            <w:noProof w:val="0"/>
            <w:sz w:val="21"/>
            <w:szCs w:val="21"/>
          </w:rPr>
          <w:delText>ed</w:delText>
        </w:r>
        <w:r w:rsidRPr="00BE0232" w:rsidDel="002867E7">
          <w:rPr>
            <w:noProof w:val="0"/>
            <w:sz w:val="21"/>
            <w:szCs w:val="21"/>
          </w:rPr>
          <w:delText xml:space="preserve"> coordinating various cross-functional teams, including Business Analysts, Data Scientists, IT Architects, Developers, and more. The Petitioner’s role as a Senior Manager </w:delText>
        </w:r>
        <w:r w:rsidR="00BF08C8" w:rsidRPr="00BE0232" w:rsidDel="002867E7">
          <w:rPr>
            <w:noProof w:val="0"/>
            <w:sz w:val="21"/>
            <w:szCs w:val="21"/>
          </w:rPr>
          <w:delText xml:space="preserve">was </w:delText>
        </w:r>
        <w:r w:rsidRPr="00BE0232" w:rsidDel="002867E7">
          <w:rPr>
            <w:noProof w:val="0"/>
            <w:sz w:val="21"/>
            <w:szCs w:val="21"/>
          </w:rPr>
          <w:delText>central to aligning th</w:delText>
        </w:r>
        <w:r w:rsidR="00BF08C8" w:rsidRPr="00BE0232" w:rsidDel="002867E7">
          <w:rPr>
            <w:noProof w:val="0"/>
            <w:sz w:val="21"/>
            <w:szCs w:val="21"/>
          </w:rPr>
          <w:delText>o</w:delText>
        </w:r>
        <w:r w:rsidRPr="00BE0232" w:rsidDel="002867E7">
          <w:rPr>
            <w:noProof w:val="0"/>
            <w:sz w:val="21"/>
            <w:szCs w:val="21"/>
          </w:rPr>
          <w:delText>se diverse teams toward a unified goal. His responsibility for ensuring the successful integration of contributions from these different disciplines show</w:delText>
        </w:r>
        <w:r w:rsidR="00BF08C8" w:rsidRPr="00BE0232" w:rsidDel="002867E7">
          <w:rPr>
            <w:noProof w:val="0"/>
            <w:sz w:val="21"/>
            <w:szCs w:val="21"/>
          </w:rPr>
          <w:delText xml:space="preserve">ed </w:delText>
        </w:r>
        <w:r w:rsidRPr="00BE0232" w:rsidDel="002867E7">
          <w:rPr>
            <w:noProof w:val="0"/>
            <w:sz w:val="21"/>
            <w:szCs w:val="21"/>
          </w:rPr>
          <w:delText>that the position require</w:delText>
        </w:r>
        <w:r w:rsidR="00BF08C8" w:rsidRPr="00BE0232" w:rsidDel="002867E7">
          <w:rPr>
            <w:noProof w:val="0"/>
            <w:sz w:val="21"/>
            <w:szCs w:val="21"/>
          </w:rPr>
          <w:delText>d</w:delText>
        </w:r>
        <w:r w:rsidRPr="00BE0232" w:rsidDel="002867E7">
          <w:rPr>
            <w:noProof w:val="0"/>
            <w:sz w:val="21"/>
            <w:szCs w:val="21"/>
          </w:rPr>
          <w:delText xml:space="preserve"> leadership across multiple domains within the company.</w:delText>
        </w:r>
      </w:del>
    </w:p>
    <w:p w14:paraId="77EC8A5E" w14:textId="45D2BFD8" w:rsidR="00E82ECE" w:rsidRPr="00BE0232" w:rsidDel="002867E7" w:rsidRDefault="00E82ECE" w:rsidP="00E82ECE">
      <w:pPr>
        <w:pStyle w:val="NoSpacing"/>
        <w:numPr>
          <w:ilvl w:val="0"/>
          <w:numId w:val="40"/>
        </w:numPr>
        <w:spacing w:line="360" w:lineRule="auto"/>
        <w:jc w:val="both"/>
        <w:rPr>
          <w:del w:id="254" w:author="Pamidi,Sushma" w:date="2025-12-08T09:36:00Z" w16du:dateUtc="2025-12-08T15:36:00Z"/>
          <w:noProof w:val="0"/>
          <w:sz w:val="21"/>
          <w:szCs w:val="21"/>
        </w:rPr>
      </w:pPr>
      <w:del w:id="255" w:author="Pamidi,Sushma" w:date="2025-12-08T09:36:00Z" w16du:dateUtc="2025-12-08T15:36:00Z">
        <w:r w:rsidRPr="00BE0232" w:rsidDel="002867E7">
          <w:rPr>
            <w:b/>
            <w:bCs/>
            <w:noProof w:val="0"/>
            <w:sz w:val="21"/>
            <w:szCs w:val="21"/>
          </w:rPr>
          <w:delText>Impact on Business Strategy:</w:delText>
        </w:r>
        <w:r w:rsidRPr="00BE0232" w:rsidDel="002867E7">
          <w:rPr>
            <w:noProof w:val="0"/>
            <w:sz w:val="21"/>
            <w:szCs w:val="21"/>
          </w:rPr>
          <w:delText xml:space="preserve"> The Petitioner’s leadership</w:delText>
        </w:r>
        <w:r w:rsidR="00BF08C8" w:rsidRPr="00BE0232" w:rsidDel="002867E7">
          <w:rPr>
            <w:noProof w:val="0"/>
            <w:sz w:val="21"/>
            <w:szCs w:val="21"/>
          </w:rPr>
          <w:delText xml:space="preserve"> drove</w:delText>
        </w:r>
        <w:r w:rsidRPr="00BE0232" w:rsidDel="002867E7">
          <w:rPr>
            <w:noProof w:val="0"/>
            <w:sz w:val="21"/>
            <w:szCs w:val="21"/>
          </w:rPr>
          <w:delText xml:space="preserve"> strategic initiatives, particularly through the Air Support project. Th</w:delText>
        </w:r>
        <w:r w:rsidR="00BF08C8" w:rsidRPr="00BE0232" w:rsidDel="002867E7">
          <w:rPr>
            <w:noProof w:val="0"/>
            <w:sz w:val="21"/>
            <w:szCs w:val="21"/>
          </w:rPr>
          <w:delText>at</w:delText>
        </w:r>
        <w:r w:rsidRPr="00BE0232" w:rsidDel="002867E7">
          <w:rPr>
            <w:noProof w:val="0"/>
            <w:sz w:val="21"/>
            <w:szCs w:val="21"/>
          </w:rPr>
          <w:delText xml:space="preserve"> project directly addressed critical business challenges for CVS Pharmacy, such as workload fluctuations and staffing inefficiencies, which </w:delText>
        </w:r>
        <w:r w:rsidR="00BF08C8" w:rsidRPr="00BE0232" w:rsidDel="002867E7">
          <w:rPr>
            <w:noProof w:val="0"/>
            <w:sz w:val="21"/>
            <w:szCs w:val="21"/>
          </w:rPr>
          <w:delText>were</w:delText>
        </w:r>
        <w:r w:rsidRPr="00BE0232" w:rsidDel="002867E7">
          <w:rPr>
            <w:noProof w:val="0"/>
            <w:sz w:val="21"/>
            <w:szCs w:val="21"/>
          </w:rPr>
          <w:delText xml:space="preserve"> key operational concerns for the company's 9,000 stores. The Petitioner’s role in delivering solutions to these challenges demonstrates that he play</w:delText>
        </w:r>
        <w:r w:rsidR="00BF08C8" w:rsidRPr="00BE0232" w:rsidDel="002867E7">
          <w:rPr>
            <w:noProof w:val="0"/>
            <w:sz w:val="21"/>
            <w:szCs w:val="21"/>
          </w:rPr>
          <w:delText>ed</w:delText>
        </w:r>
        <w:r w:rsidRPr="00BE0232" w:rsidDel="002867E7">
          <w:rPr>
            <w:noProof w:val="0"/>
            <w:sz w:val="21"/>
            <w:szCs w:val="21"/>
          </w:rPr>
          <w:delText xml:space="preserve"> a leading role in shaping business strategy and ensuring the company’s long-term success.</w:delText>
        </w:r>
      </w:del>
    </w:p>
    <w:p w14:paraId="4885229F" w14:textId="7ECAAB0B" w:rsidR="00E82ECE" w:rsidRPr="00BE0232" w:rsidDel="002867E7" w:rsidRDefault="00E82ECE" w:rsidP="00E82ECE">
      <w:pPr>
        <w:pStyle w:val="NoSpacing"/>
        <w:numPr>
          <w:ilvl w:val="0"/>
          <w:numId w:val="40"/>
        </w:numPr>
        <w:spacing w:line="360" w:lineRule="auto"/>
        <w:jc w:val="both"/>
        <w:rPr>
          <w:del w:id="256" w:author="Pamidi,Sushma" w:date="2025-12-08T09:36:00Z" w16du:dateUtc="2025-12-08T15:36:00Z"/>
          <w:noProof w:val="0"/>
          <w:sz w:val="21"/>
          <w:szCs w:val="21"/>
        </w:rPr>
      </w:pPr>
      <w:del w:id="257" w:author="Pamidi,Sushma" w:date="2025-12-08T09:36:00Z" w16du:dateUtc="2025-12-08T15:36:00Z">
        <w:r w:rsidRPr="00BE0232" w:rsidDel="002867E7">
          <w:rPr>
            <w:b/>
            <w:bCs/>
            <w:noProof w:val="0"/>
            <w:sz w:val="21"/>
            <w:szCs w:val="21"/>
          </w:rPr>
          <w:delText>Management of High-Value Projects:</w:delText>
        </w:r>
        <w:r w:rsidRPr="00BE0232" w:rsidDel="002867E7">
          <w:rPr>
            <w:noProof w:val="0"/>
            <w:sz w:val="21"/>
            <w:szCs w:val="21"/>
          </w:rPr>
          <w:delText xml:space="preserve"> The project </w:delText>
        </w:r>
        <w:r w:rsidRPr="00BE0232" w:rsidDel="002867E7">
          <w:rPr>
            <w:b/>
            <w:bCs/>
            <w:noProof w:val="0"/>
            <w:sz w:val="21"/>
            <w:szCs w:val="21"/>
          </w:rPr>
          <w:delText>involved a $25 million budget</w:delText>
        </w:r>
        <w:r w:rsidRPr="00BE0232" w:rsidDel="002867E7">
          <w:rPr>
            <w:noProof w:val="0"/>
            <w:sz w:val="21"/>
            <w:szCs w:val="21"/>
          </w:rPr>
          <w:delText>, which the Petitioner was responsible for managing effectively. This high level of financial responsibility reflects the leadership nature of his role, as it requires balancing costs, ensuring resource optimization, and making financial decisions that directly impact</w:delText>
        </w:r>
        <w:r w:rsidR="00B442B3" w:rsidDel="002867E7">
          <w:rPr>
            <w:noProof w:val="0"/>
            <w:sz w:val="21"/>
            <w:szCs w:val="21"/>
          </w:rPr>
          <w:delText>ed</w:delText>
        </w:r>
        <w:r w:rsidRPr="00BE0232" w:rsidDel="002867E7">
          <w:rPr>
            <w:noProof w:val="0"/>
            <w:sz w:val="21"/>
            <w:szCs w:val="21"/>
          </w:rPr>
          <w:delText xml:space="preserve"> the company’s bottom line.</w:delText>
        </w:r>
      </w:del>
    </w:p>
    <w:p w14:paraId="368E0BF3" w14:textId="156EC848" w:rsidR="00E82ECE" w:rsidRPr="00BE0232" w:rsidDel="002867E7" w:rsidRDefault="00E82ECE" w:rsidP="00E82ECE">
      <w:pPr>
        <w:pStyle w:val="NoSpacing"/>
        <w:numPr>
          <w:ilvl w:val="0"/>
          <w:numId w:val="40"/>
        </w:numPr>
        <w:spacing w:line="360" w:lineRule="auto"/>
        <w:jc w:val="both"/>
        <w:rPr>
          <w:del w:id="258" w:author="Pamidi,Sushma" w:date="2025-12-08T09:36:00Z" w16du:dateUtc="2025-12-08T15:36:00Z"/>
          <w:noProof w:val="0"/>
          <w:sz w:val="21"/>
          <w:szCs w:val="21"/>
        </w:rPr>
      </w:pPr>
      <w:del w:id="259" w:author="Pamidi,Sushma" w:date="2025-12-08T09:36:00Z" w16du:dateUtc="2025-12-08T15:36:00Z">
        <w:r w:rsidRPr="00BE0232" w:rsidDel="002867E7">
          <w:rPr>
            <w:b/>
            <w:bCs/>
            <w:noProof w:val="0"/>
            <w:sz w:val="21"/>
            <w:szCs w:val="21"/>
          </w:rPr>
          <w:delText>Driving Innovation:</w:delText>
        </w:r>
        <w:r w:rsidRPr="00BE0232" w:rsidDel="002867E7">
          <w:rPr>
            <w:noProof w:val="0"/>
            <w:sz w:val="21"/>
            <w:szCs w:val="21"/>
          </w:rPr>
          <w:delText xml:space="preserve"> A leading role must manage current operations and drive innovation and future growth. The Petitioner’s implementation of a dynamic workload-sharing solution highlights his role in pioneering new approaches within CVS Health. His ability to innovate and adapt in a constantly changing environment adds to the significance of his leadership.</w:delText>
        </w:r>
      </w:del>
    </w:p>
    <w:p w14:paraId="026D291F" w14:textId="4DACADF3" w:rsidR="00E82ECE" w:rsidRPr="00BE0232" w:rsidDel="002867E7" w:rsidRDefault="00E82ECE" w:rsidP="00E82ECE">
      <w:pPr>
        <w:pStyle w:val="NoSpacing"/>
        <w:numPr>
          <w:ilvl w:val="0"/>
          <w:numId w:val="40"/>
        </w:numPr>
        <w:spacing w:line="360" w:lineRule="auto"/>
        <w:jc w:val="both"/>
        <w:rPr>
          <w:del w:id="260" w:author="Pamidi,Sushma" w:date="2025-12-08T09:36:00Z" w16du:dateUtc="2025-12-08T15:36:00Z"/>
          <w:noProof w:val="0"/>
          <w:sz w:val="21"/>
          <w:szCs w:val="21"/>
        </w:rPr>
      </w:pPr>
      <w:del w:id="261" w:author="Pamidi,Sushma" w:date="2025-12-08T09:36:00Z" w16du:dateUtc="2025-12-08T15:36:00Z">
        <w:r w:rsidRPr="00BE0232" w:rsidDel="002867E7">
          <w:rPr>
            <w:b/>
            <w:bCs/>
            <w:noProof w:val="0"/>
            <w:sz w:val="21"/>
            <w:szCs w:val="21"/>
          </w:rPr>
          <w:delText>Strategic Decision-making:</w:delText>
        </w:r>
        <w:r w:rsidRPr="00BE0232" w:rsidDel="002867E7">
          <w:rPr>
            <w:noProof w:val="0"/>
            <w:sz w:val="21"/>
            <w:szCs w:val="21"/>
          </w:rPr>
          <w:delText xml:space="preserve"> The role involv</w:delText>
        </w:r>
        <w:r w:rsidR="00BF08C8" w:rsidRPr="00BE0232" w:rsidDel="002867E7">
          <w:rPr>
            <w:noProof w:val="0"/>
            <w:sz w:val="21"/>
            <w:szCs w:val="21"/>
          </w:rPr>
          <w:delText>ed</w:delText>
        </w:r>
        <w:r w:rsidRPr="00BE0232" w:rsidDel="002867E7">
          <w:rPr>
            <w:noProof w:val="0"/>
            <w:sz w:val="21"/>
            <w:szCs w:val="21"/>
          </w:rPr>
          <w:delText xml:space="preserve"> making critical decisions across technical and business matters, impacting the direction of the project and the company. </w:delText>
        </w:r>
        <w:r w:rsidR="0028052A" w:rsidRPr="00BE0232" w:rsidDel="002867E7">
          <w:rPr>
            <w:noProof w:val="0"/>
            <w:sz w:val="21"/>
            <w:szCs w:val="21"/>
          </w:rPr>
          <w:delText>The Petitioner's role embodies leadership beyond management b</w:delText>
        </w:r>
        <w:r w:rsidRPr="00BE0232" w:rsidDel="002867E7">
          <w:rPr>
            <w:noProof w:val="0"/>
            <w:sz w:val="21"/>
            <w:szCs w:val="21"/>
          </w:rPr>
          <w:delText>y guiding cross-functional teams, facilitating decision-making processes, and ensuring timely delivery. It include</w:delText>
        </w:r>
        <w:r w:rsidR="00E63B0B" w:rsidRPr="00BE0232" w:rsidDel="002867E7">
          <w:rPr>
            <w:noProof w:val="0"/>
            <w:sz w:val="21"/>
            <w:szCs w:val="21"/>
          </w:rPr>
          <w:delText>d</w:delText>
        </w:r>
        <w:r w:rsidRPr="00BE0232" w:rsidDel="002867E7">
          <w:rPr>
            <w:noProof w:val="0"/>
            <w:sz w:val="21"/>
            <w:szCs w:val="21"/>
          </w:rPr>
          <w:delText xml:space="preserve"> the vision and strategy necessary to steer the company’s future operations.</w:delText>
        </w:r>
      </w:del>
    </w:p>
    <w:p w14:paraId="30CF3473" w14:textId="589D5464" w:rsidR="00E82ECE" w:rsidRPr="00BE0232" w:rsidDel="002867E7" w:rsidRDefault="00E82ECE" w:rsidP="00E82ECE">
      <w:pPr>
        <w:pStyle w:val="NoSpacing"/>
        <w:numPr>
          <w:ilvl w:val="0"/>
          <w:numId w:val="40"/>
        </w:numPr>
        <w:spacing w:line="360" w:lineRule="auto"/>
        <w:jc w:val="both"/>
        <w:rPr>
          <w:del w:id="262" w:author="Pamidi,Sushma" w:date="2025-12-08T09:36:00Z" w16du:dateUtc="2025-12-08T15:36:00Z"/>
          <w:noProof w:val="0"/>
          <w:sz w:val="21"/>
          <w:szCs w:val="21"/>
        </w:rPr>
      </w:pPr>
      <w:del w:id="263" w:author="Pamidi,Sushma" w:date="2025-12-08T09:36:00Z" w16du:dateUtc="2025-12-08T15:36:00Z">
        <w:r w:rsidRPr="00BE0232" w:rsidDel="002867E7">
          <w:rPr>
            <w:b/>
            <w:bCs/>
            <w:noProof w:val="0"/>
            <w:sz w:val="21"/>
            <w:szCs w:val="21"/>
          </w:rPr>
          <w:delText>Recognized Leadership:</w:delText>
        </w:r>
        <w:r w:rsidRPr="00BE0232" w:rsidDel="002867E7">
          <w:rPr>
            <w:noProof w:val="0"/>
            <w:sz w:val="21"/>
            <w:szCs w:val="21"/>
          </w:rPr>
          <w:delText xml:space="preserve"> The </w:delText>
        </w:r>
        <w:r w:rsidR="0028052A" w:rsidRPr="00BE0232" w:rsidDel="002867E7">
          <w:rPr>
            <w:noProof w:val="0"/>
            <w:sz w:val="21"/>
            <w:szCs w:val="21"/>
          </w:rPr>
          <w:delText xml:space="preserve">executive leadership team's </w:delText>
        </w:r>
        <w:r w:rsidRPr="00BE0232" w:rsidDel="002867E7">
          <w:rPr>
            <w:noProof w:val="0"/>
            <w:sz w:val="21"/>
            <w:szCs w:val="21"/>
          </w:rPr>
          <w:delText xml:space="preserve">recognition and appreciation of </w:delText>
        </w:r>
        <w:r w:rsidR="0028052A" w:rsidRPr="00BE0232" w:rsidDel="002867E7">
          <w:rPr>
            <w:noProof w:val="0"/>
            <w:sz w:val="21"/>
            <w:szCs w:val="21"/>
          </w:rPr>
          <w:delText>the Petitioner</w:delText>
        </w:r>
        <w:r w:rsidRPr="00BE0232" w:rsidDel="002867E7">
          <w:rPr>
            <w:noProof w:val="0"/>
            <w:sz w:val="21"/>
            <w:szCs w:val="21"/>
          </w:rPr>
          <w:delText>’s leadership emphasize</w:delText>
        </w:r>
        <w:r w:rsidR="00E63B0B" w:rsidRPr="00BE0232" w:rsidDel="002867E7">
          <w:rPr>
            <w:noProof w:val="0"/>
            <w:sz w:val="21"/>
            <w:szCs w:val="21"/>
          </w:rPr>
          <w:delText>d</w:delText>
        </w:r>
        <w:r w:rsidRPr="00BE0232" w:rsidDel="002867E7">
          <w:rPr>
            <w:noProof w:val="0"/>
            <w:sz w:val="21"/>
            <w:szCs w:val="21"/>
          </w:rPr>
          <w:delText xml:space="preserve"> that th</w:delText>
        </w:r>
        <w:r w:rsidR="00E63B0B" w:rsidRPr="00BE0232" w:rsidDel="002867E7">
          <w:rPr>
            <w:noProof w:val="0"/>
            <w:sz w:val="21"/>
            <w:szCs w:val="21"/>
          </w:rPr>
          <w:delText>at</w:delText>
        </w:r>
        <w:r w:rsidRPr="00BE0232" w:rsidDel="002867E7">
          <w:rPr>
            <w:noProof w:val="0"/>
            <w:sz w:val="21"/>
            <w:szCs w:val="21"/>
          </w:rPr>
          <w:delText xml:space="preserve"> role </w:delText>
        </w:r>
        <w:r w:rsidR="00E63B0B" w:rsidRPr="00BE0232" w:rsidDel="002867E7">
          <w:rPr>
            <w:noProof w:val="0"/>
            <w:sz w:val="21"/>
            <w:szCs w:val="21"/>
          </w:rPr>
          <w:delText>was</w:delText>
        </w:r>
        <w:r w:rsidRPr="00BE0232" w:rsidDel="002867E7">
          <w:rPr>
            <w:noProof w:val="0"/>
            <w:sz w:val="21"/>
            <w:szCs w:val="21"/>
          </w:rPr>
          <w:delText xml:space="preserve"> pivotal within CVS Health. His influence </w:delText>
        </w:r>
        <w:r w:rsidR="00E63B0B" w:rsidRPr="00BE0232" w:rsidDel="002867E7">
          <w:rPr>
            <w:noProof w:val="0"/>
            <w:sz w:val="21"/>
            <w:szCs w:val="21"/>
          </w:rPr>
          <w:delText>was</w:delText>
        </w:r>
        <w:r w:rsidRPr="00BE0232" w:rsidDel="002867E7">
          <w:rPr>
            <w:noProof w:val="0"/>
            <w:sz w:val="21"/>
            <w:szCs w:val="21"/>
          </w:rPr>
          <w:delText xml:space="preserve"> recognized</w:delText>
        </w:r>
        <w:r w:rsidR="0028052A" w:rsidRPr="00BE0232" w:rsidDel="002867E7">
          <w:rPr>
            <w:noProof w:val="0"/>
            <w:sz w:val="21"/>
            <w:szCs w:val="21"/>
          </w:rPr>
          <w:delText xml:space="preserve"> not only</w:delText>
        </w:r>
        <w:r w:rsidRPr="00BE0232" w:rsidDel="002867E7">
          <w:rPr>
            <w:noProof w:val="0"/>
            <w:sz w:val="21"/>
            <w:szCs w:val="21"/>
          </w:rPr>
          <w:delText xml:space="preserve"> within his team but also at the highest levels of the organization, further validating the leadership nature of his position.</w:delText>
        </w:r>
      </w:del>
    </w:p>
    <w:p w14:paraId="7E57C275" w14:textId="50E7524F" w:rsidR="00FE018C" w:rsidRPr="00BE0232" w:rsidDel="002867E7" w:rsidRDefault="00E82ECE" w:rsidP="0028052A">
      <w:pPr>
        <w:pStyle w:val="NoSpacing"/>
        <w:numPr>
          <w:ilvl w:val="0"/>
          <w:numId w:val="40"/>
        </w:numPr>
        <w:spacing w:line="360" w:lineRule="auto"/>
        <w:jc w:val="both"/>
        <w:rPr>
          <w:del w:id="264" w:author="Pamidi,Sushma" w:date="2025-12-08T09:36:00Z" w16du:dateUtc="2025-12-08T15:36:00Z"/>
          <w:noProof w:val="0"/>
          <w:sz w:val="21"/>
          <w:szCs w:val="21"/>
        </w:rPr>
      </w:pPr>
      <w:del w:id="265" w:author="Pamidi,Sushma" w:date="2025-12-08T09:36:00Z" w16du:dateUtc="2025-12-08T15:36:00Z">
        <w:r w:rsidRPr="00BE0232" w:rsidDel="002867E7">
          <w:rPr>
            <w:b/>
            <w:bCs/>
            <w:noProof w:val="0"/>
            <w:sz w:val="21"/>
            <w:szCs w:val="21"/>
          </w:rPr>
          <w:delText>Strategic Importance of the Role:</w:delText>
        </w:r>
        <w:r w:rsidRPr="00BE0232" w:rsidDel="002867E7">
          <w:rPr>
            <w:noProof w:val="0"/>
            <w:sz w:val="21"/>
            <w:szCs w:val="21"/>
          </w:rPr>
          <w:delText xml:space="preserve"> The role’s influence on the broader company structure, driving business-critical projects, ensuring resource alignment, and making decisions that shape CVS Health</w:delText>
        </w:r>
        <w:r w:rsidR="0028052A" w:rsidRPr="00BE0232" w:rsidDel="002867E7">
          <w:rPr>
            <w:noProof w:val="0"/>
            <w:sz w:val="21"/>
            <w:szCs w:val="21"/>
          </w:rPr>
          <w:delText>'s future</w:delText>
        </w:r>
        <w:r w:rsidRPr="00BE0232" w:rsidDel="002867E7">
          <w:rPr>
            <w:noProof w:val="0"/>
            <w:sz w:val="21"/>
            <w:szCs w:val="21"/>
          </w:rPr>
          <w:delText xml:space="preserve"> demonstrate its strategic importance. The description emphasize</w:delText>
        </w:r>
        <w:r w:rsidR="00E63B0B" w:rsidRPr="00BE0232" w:rsidDel="002867E7">
          <w:rPr>
            <w:noProof w:val="0"/>
            <w:sz w:val="21"/>
            <w:szCs w:val="21"/>
          </w:rPr>
          <w:delText>d</w:delText>
        </w:r>
        <w:r w:rsidRPr="00BE0232" w:rsidDel="002867E7">
          <w:rPr>
            <w:noProof w:val="0"/>
            <w:sz w:val="21"/>
            <w:szCs w:val="21"/>
          </w:rPr>
          <w:delText xml:space="preserve"> that th</w:delText>
        </w:r>
        <w:r w:rsidR="00E63B0B" w:rsidRPr="00BE0232" w:rsidDel="002867E7">
          <w:rPr>
            <w:noProof w:val="0"/>
            <w:sz w:val="21"/>
            <w:szCs w:val="21"/>
          </w:rPr>
          <w:delText xml:space="preserve">at </w:delText>
        </w:r>
        <w:r w:rsidRPr="00BE0232" w:rsidDel="002867E7">
          <w:rPr>
            <w:noProof w:val="0"/>
            <w:sz w:val="21"/>
            <w:szCs w:val="21"/>
          </w:rPr>
          <w:delText xml:space="preserve">role </w:delText>
        </w:r>
        <w:r w:rsidR="00E63B0B" w:rsidRPr="00BE0232" w:rsidDel="002867E7">
          <w:rPr>
            <w:noProof w:val="0"/>
            <w:sz w:val="21"/>
            <w:szCs w:val="21"/>
          </w:rPr>
          <w:delText xml:space="preserve">was </w:delText>
        </w:r>
        <w:r w:rsidRPr="00BE0232" w:rsidDel="002867E7">
          <w:rPr>
            <w:noProof w:val="0"/>
            <w:sz w:val="21"/>
            <w:szCs w:val="21"/>
          </w:rPr>
          <w:delText>about managing tasks a</w:delText>
        </w:r>
        <w:r w:rsidR="0028052A" w:rsidRPr="00BE0232" w:rsidDel="002867E7">
          <w:rPr>
            <w:noProof w:val="0"/>
            <w:sz w:val="21"/>
            <w:szCs w:val="21"/>
          </w:rPr>
          <w:delText>nd</w:delText>
        </w:r>
        <w:r w:rsidRPr="00BE0232" w:rsidDel="002867E7">
          <w:rPr>
            <w:noProof w:val="0"/>
            <w:sz w:val="21"/>
            <w:szCs w:val="21"/>
          </w:rPr>
          <w:delText xml:space="preserve"> ensuring the company adapts to market changes and remains competitive.</w:delText>
        </w:r>
      </w:del>
    </w:p>
    <w:p w14:paraId="002C4104" w14:textId="554D7A8A" w:rsidR="001F03A1" w:rsidRPr="00BE0232" w:rsidDel="002867E7" w:rsidRDefault="001F03A1" w:rsidP="001F03A1">
      <w:pPr>
        <w:pStyle w:val="NoSpacing"/>
        <w:spacing w:line="360" w:lineRule="auto"/>
        <w:jc w:val="both"/>
        <w:rPr>
          <w:del w:id="266" w:author="Pamidi,Sushma" w:date="2025-12-08T09:36:00Z" w16du:dateUtc="2025-12-08T15:36:00Z"/>
          <w:noProof w:val="0"/>
          <w:sz w:val="21"/>
          <w:szCs w:val="21"/>
        </w:rPr>
      </w:pPr>
    </w:p>
    <w:p w14:paraId="1F0FDFF4" w14:textId="454D1249" w:rsidR="009948C8" w:rsidRPr="00BE0232" w:rsidDel="002867E7" w:rsidRDefault="00642EBE" w:rsidP="009948C8">
      <w:pPr>
        <w:pStyle w:val="NoSpacing"/>
        <w:spacing w:line="360" w:lineRule="auto"/>
        <w:jc w:val="both"/>
        <w:rPr>
          <w:del w:id="267" w:author="Pamidi,Sushma" w:date="2025-12-08T09:36:00Z" w16du:dateUtc="2025-12-08T15:36:00Z"/>
          <w:i/>
          <w:iCs/>
          <w:noProof w:val="0"/>
          <w:color w:val="833C0B" w:themeColor="accent2" w:themeShade="80"/>
          <w:sz w:val="21"/>
          <w:szCs w:val="21"/>
        </w:rPr>
      </w:pPr>
      <w:del w:id="268" w:author="Pamidi,Sushma" w:date="2025-12-08T09:36:00Z" w16du:dateUtc="2025-12-08T15:36:00Z">
        <w:r w:rsidRPr="00BE0232" w:rsidDel="002867E7">
          <w:rPr>
            <w:noProof w:val="0"/>
            <w:color w:val="000000" w:themeColor="text1"/>
            <w:sz w:val="21"/>
            <w:szCs w:val="21"/>
          </w:rPr>
          <w:delText xml:space="preserve">The author also explains </w:delText>
        </w:r>
        <w:r w:rsidR="0028052A" w:rsidRPr="00BE0232" w:rsidDel="002867E7">
          <w:rPr>
            <w:noProof w:val="0"/>
            <w:color w:val="000000" w:themeColor="text1"/>
            <w:sz w:val="21"/>
            <w:szCs w:val="21"/>
          </w:rPr>
          <w:delText>why the role led by the Petitioner is unique by stating</w:delText>
        </w:r>
        <w:r w:rsidR="00CB7E39" w:rsidRPr="00BE0232" w:rsidDel="002867E7">
          <w:rPr>
            <w:noProof w:val="0"/>
            <w:color w:val="000000" w:themeColor="text1"/>
            <w:sz w:val="21"/>
            <w:szCs w:val="21"/>
          </w:rPr>
          <w:delText>:</w:delText>
        </w:r>
        <w:r w:rsidR="009747A0" w:rsidRPr="00BE0232" w:rsidDel="002867E7">
          <w:rPr>
            <w:noProof w:val="0"/>
            <w:color w:val="000000" w:themeColor="text1"/>
            <w:sz w:val="21"/>
            <w:szCs w:val="21"/>
          </w:rPr>
          <w:delText xml:space="preserve"> </w:delText>
        </w:r>
        <w:r w:rsidR="009747A0" w:rsidRPr="00BE0232" w:rsidDel="002867E7">
          <w:rPr>
            <w:i/>
            <w:iCs/>
            <w:noProof w:val="0"/>
            <w:color w:val="833C0B" w:themeColor="accent2" w:themeShade="80"/>
            <w:sz w:val="21"/>
            <w:szCs w:val="21"/>
          </w:rPr>
          <w:delText>“</w:delText>
        </w:r>
        <w:r w:rsidR="0028052A" w:rsidRPr="00BE0232" w:rsidDel="002867E7">
          <w:rPr>
            <w:i/>
            <w:iCs/>
            <w:noProof w:val="0"/>
            <w:color w:val="833C0B" w:themeColor="accent2" w:themeShade="80"/>
            <w:sz w:val="21"/>
            <w:szCs w:val="21"/>
          </w:rPr>
          <w:delText>What makes this role even more special is that it's in charge of driving new ideas and progress. The role is not just about managing projects; it's about guiding the way the team works, getting different teams to work together, and making big changes that will shape the company’s future. Because this role has such a big impact, it needs someone who can lead with good ideas, understand the technical stuff, and adapt to changes in the market. What this role does is really important for our success, so it's rightly considered both a leading role and a crucial one</w:delText>
        </w:r>
        <w:r w:rsidR="003663BD" w:rsidRPr="00BE0232" w:rsidDel="002867E7">
          <w:rPr>
            <w:i/>
            <w:iCs/>
            <w:noProof w:val="0"/>
            <w:color w:val="833C0B" w:themeColor="accent2" w:themeShade="80"/>
            <w:sz w:val="21"/>
            <w:szCs w:val="21"/>
          </w:rPr>
          <w:delText>.</w:delText>
        </w:r>
        <w:r w:rsidR="009948C8" w:rsidRPr="00BE0232" w:rsidDel="002867E7">
          <w:rPr>
            <w:i/>
            <w:iCs/>
            <w:noProof w:val="0"/>
            <w:color w:val="833C0B" w:themeColor="accent2" w:themeShade="80"/>
            <w:sz w:val="21"/>
            <w:szCs w:val="21"/>
          </w:rPr>
          <w:delText>"</w:delText>
        </w:r>
      </w:del>
    </w:p>
    <w:p w14:paraId="41346486" w14:textId="38C35555" w:rsidR="00623D2D" w:rsidRPr="00BE0232" w:rsidDel="002867E7" w:rsidRDefault="00623D2D" w:rsidP="0071618F">
      <w:pPr>
        <w:pStyle w:val="NoSpacing"/>
        <w:spacing w:line="360" w:lineRule="auto"/>
        <w:jc w:val="both"/>
        <w:rPr>
          <w:del w:id="269" w:author="Pamidi,Sushma" w:date="2025-12-08T09:36:00Z" w16du:dateUtc="2025-12-08T15:36:00Z"/>
          <w:noProof w:val="0"/>
          <w:color w:val="000000" w:themeColor="text1"/>
          <w:sz w:val="21"/>
          <w:szCs w:val="21"/>
        </w:rPr>
      </w:pPr>
    </w:p>
    <w:p w14:paraId="64DC5D04" w14:textId="710852DA" w:rsidR="00726135" w:rsidRPr="00BE0232" w:rsidDel="002867E7" w:rsidRDefault="0071618F" w:rsidP="0071618F">
      <w:pPr>
        <w:pStyle w:val="NoSpacing"/>
        <w:spacing w:line="360" w:lineRule="auto"/>
        <w:jc w:val="both"/>
        <w:rPr>
          <w:del w:id="270" w:author="Pamidi,Sushma" w:date="2025-12-08T09:36:00Z" w16du:dateUtc="2025-12-08T15:36:00Z"/>
          <w:noProof w:val="0"/>
          <w:color w:val="000000" w:themeColor="text1"/>
          <w:sz w:val="21"/>
          <w:szCs w:val="21"/>
        </w:rPr>
      </w:pPr>
      <w:del w:id="271" w:author="Pamidi,Sushma" w:date="2025-12-08T09:36:00Z" w16du:dateUtc="2025-12-08T15:36:00Z">
        <w:r w:rsidRPr="00BE0232" w:rsidDel="002867E7">
          <w:rPr>
            <w:noProof w:val="0"/>
            <w:color w:val="000000" w:themeColor="text1"/>
            <w:sz w:val="21"/>
            <w:szCs w:val="21"/>
          </w:rPr>
          <w:delText xml:space="preserve">Based on the </w:delText>
        </w:r>
        <w:r w:rsidR="0028052A" w:rsidRPr="00BE0232" w:rsidDel="002867E7">
          <w:rPr>
            <w:noProof w:val="0"/>
            <w:color w:val="000000" w:themeColor="text1"/>
            <w:sz w:val="21"/>
            <w:szCs w:val="21"/>
          </w:rPr>
          <w:delText>p</w:delText>
        </w:r>
        <w:r w:rsidRPr="00BE0232" w:rsidDel="002867E7">
          <w:rPr>
            <w:noProof w:val="0"/>
            <w:color w:val="000000" w:themeColor="text1"/>
            <w:sz w:val="21"/>
            <w:szCs w:val="21"/>
          </w:rPr>
          <w:delText>re</w:delText>
        </w:r>
        <w:r w:rsidR="0028052A" w:rsidRPr="00BE0232" w:rsidDel="002867E7">
          <w:rPr>
            <w:noProof w:val="0"/>
            <w:color w:val="000000" w:themeColor="text1"/>
            <w:sz w:val="21"/>
            <w:szCs w:val="21"/>
          </w:rPr>
          <w:delText>ced</w:delText>
        </w:r>
        <w:r w:rsidRPr="00BE0232" w:rsidDel="002867E7">
          <w:rPr>
            <w:noProof w:val="0"/>
            <w:color w:val="000000" w:themeColor="text1"/>
            <w:sz w:val="21"/>
            <w:szCs w:val="21"/>
          </w:rPr>
          <w:delText xml:space="preserve">ing, it is </w:delText>
        </w:r>
        <w:r w:rsidR="002C5C7C" w:rsidRPr="00BE0232" w:rsidDel="002867E7">
          <w:rPr>
            <w:noProof w:val="0"/>
            <w:color w:val="000000" w:themeColor="text1"/>
            <w:sz w:val="21"/>
            <w:szCs w:val="21"/>
          </w:rPr>
          <w:delText>evident that the Petitioner does</w:delText>
        </w:r>
        <w:r w:rsidRPr="00BE0232" w:rsidDel="002867E7">
          <w:rPr>
            <w:noProof w:val="0"/>
            <w:color w:val="000000" w:themeColor="text1"/>
            <w:sz w:val="21"/>
            <w:szCs w:val="21"/>
          </w:rPr>
          <w:delText xml:space="preserve"> </w:delText>
        </w:r>
        <w:r w:rsidR="009948C8" w:rsidRPr="00BE0232" w:rsidDel="002867E7">
          <w:rPr>
            <w:noProof w:val="0"/>
            <w:color w:val="000000" w:themeColor="text1"/>
            <w:sz w:val="21"/>
            <w:szCs w:val="21"/>
          </w:rPr>
          <w:delText>play a leading role in</w:delText>
        </w:r>
        <w:r w:rsidRPr="00BE0232" w:rsidDel="002867E7">
          <w:rPr>
            <w:noProof w:val="0"/>
            <w:color w:val="000000" w:themeColor="text1"/>
            <w:sz w:val="21"/>
            <w:szCs w:val="21"/>
          </w:rPr>
          <w:delText xml:space="preserve"> </w:delText>
        </w:r>
        <w:r w:rsidR="0067489D" w:rsidRPr="00BE0232" w:rsidDel="002867E7">
          <w:rPr>
            <w:noProof w:val="0"/>
            <w:sz w:val="21"/>
            <w:szCs w:val="21"/>
          </w:rPr>
          <w:delText>the company</w:delText>
        </w:r>
        <w:r w:rsidR="006836CA" w:rsidRPr="00BE0232" w:rsidDel="002867E7">
          <w:rPr>
            <w:noProof w:val="0"/>
            <w:sz w:val="21"/>
            <w:szCs w:val="21"/>
          </w:rPr>
          <w:delText xml:space="preserve">. </w:delText>
        </w:r>
      </w:del>
    </w:p>
    <w:p w14:paraId="74E93E2A" w14:textId="675F6D61" w:rsidR="006836CA" w:rsidRPr="00BE0232" w:rsidDel="002867E7" w:rsidRDefault="006836CA" w:rsidP="0071618F">
      <w:pPr>
        <w:pStyle w:val="NoSpacing"/>
        <w:spacing w:line="360" w:lineRule="auto"/>
        <w:jc w:val="both"/>
        <w:rPr>
          <w:del w:id="272" w:author="Pamidi,Sushma" w:date="2025-12-08T09:36:00Z" w16du:dateUtc="2025-12-08T15:36:00Z"/>
          <w:b/>
          <w:noProof w:val="0"/>
          <w:color w:val="000000" w:themeColor="text1"/>
          <w:sz w:val="21"/>
          <w:szCs w:val="21"/>
        </w:rPr>
      </w:pPr>
    </w:p>
    <w:p w14:paraId="3302B7B0" w14:textId="198B7552" w:rsidR="003174CE" w:rsidRPr="00BE0232" w:rsidDel="002867E7" w:rsidRDefault="007F3C77" w:rsidP="00D12F84">
      <w:pPr>
        <w:spacing w:after="160" w:line="259" w:lineRule="auto"/>
        <w:jc w:val="center"/>
        <w:rPr>
          <w:del w:id="273" w:author="Pamidi,Sushma" w:date="2025-12-08T09:36:00Z" w16du:dateUtc="2025-12-08T15:36:00Z"/>
          <w:rFonts w:ascii="Arial" w:hAnsi="Arial" w:cs="Arial"/>
          <w:b/>
          <w:bCs/>
          <w:color w:val="833C0B" w:themeColor="accent2" w:themeShade="80"/>
        </w:rPr>
      </w:pPr>
      <w:del w:id="274" w:author="Pamidi,Sushma" w:date="2025-12-08T09:36:00Z" w16du:dateUtc="2025-12-08T15:36:00Z">
        <w:r w:rsidRPr="00BE0232" w:rsidDel="002867E7">
          <w:rPr>
            <w:rFonts w:ascii="Arial" w:hAnsi="Arial" w:cs="Arial"/>
            <w:b/>
            <w:bCs/>
            <w:color w:val="833C0B" w:themeColor="accent2" w:themeShade="80"/>
          </w:rPr>
          <w:br w:type="page"/>
        </w:r>
        <w:r w:rsidR="0071618F" w:rsidRPr="00BE0232" w:rsidDel="002867E7">
          <w:rPr>
            <w:rFonts w:ascii="Arial" w:hAnsi="Arial" w:cs="Arial"/>
            <w:b/>
            <w:bCs/>
            <w:color w:val="833C0B" w:themeColor="accent2" w:themeShade="80"/>
            <w:sz w:val="28"/>
            <w:szCs w:val="28"/>
          </w:rPr>
          <w:delText xml:space="preserve">Analysis of </w:delText>
        </w:r>
        <w:r w:rsidR="00CE21D2" w:rsidRPr="00BE0232" w:rsidDel="002867E7">
          <w:rPr>
            <w:rFonts w:ascii="Arial" w:hAnsi="Arial" w:cs="Arial"/>
            <w:b/>
            <w:bCs/>
            <w:color w:val="833C0B" w:themeColor="accent2" w:themeShade="80"/>
            <w:sz w:val="28"/>
            <w:szCs w:val="28"/>
          </w:rPr>
          <w:delText xml:space="preserve">Petitioner’s </w:delText>
        </w:r>
        <w:r w:rsidR="0071618F" w:rsidRPr="00BE0232" w:rsidDel="002867E7">
          <w:rPr>
            <w:rFonts w:ascii="Arial" w:hAnsi="Arial" w:cs="Arial"/>
            <w:b/>
            <w:bCs/>
            <w:color w:val="833C0B" w:themeColor="accent2" w:themeShade="80"/>
            <w:sz w:val="28"/>
            <w:szCs w:val="28"/>
          </w:rPr>
          <w:delText>Critical Role</w:delText>
        </w:r>
      </w:del>
    </w:p>
    <w:p w14:paraId="0A4D9A1B" w14:textId="3479EFE5" w:rsidR="0071618F" w:rsidRPr="00BE0232" w:rsidDel="002867E7" w:rsidRDefault="00623D2D" w:rsidP="003174CE">
      <w:pPr>
        <w:spacing w:after="240" w:line="360" w:lineRule="auto"/>
        <w:jc w:val="both"/>
        <w:rPr>
          <w:del w:id="275" w:author="Pamidi,Sushma" w:date="2025-12-08T09:36:00Z" w16du:dateUtc="2025-12-08T15:36:00Z"/>
          <w:rFonts w:ascii="Arial" w:hAnsi="Arial" w:cs="Arial"/>
          <w:b/>
          <w:bCs/>
          <w:color w:val="833C0B" w:themeColor="accent2" w:themeShade="80"/>
          <w:sz w:val="28"/>
          <w:szCs w:val="21"/>
        </w:rPr>
      </w:pPr>
      <w:del w:id="276" w:author="Pamidi,Sushma" w:date="2025-12-08T09:36:00Z" w16du:dateUtc="2025-12-08T15:36:00Z">
        <w:r w:rsidRPr="00BE0232" w:rsidDel="002867E7">
          <w:rPr>
            <w:rFonts w:ascii="Arial" w:hAnsi="Arial" w:cs="Arial"/>
            <w:sz w:val="21"/>
            <w:szCs w:val="21"/>
          </w:rPr>
          <w:br/>
        </w:r>
        <w:r w:rsidR="0071618F" w:rsidRPr="00BE0232" w:rsidDel="002867E7">
          <w:rPr>
            <w:rFonts w:ascii="Arial" w:hAnsi="Arial" w:cs="Arial"/>
            <w:sz w:val="21"/>
            <w:szCs w:val="21"/>
          </w:rPr>
          <w:delText xml:space="preserve">Counsel submits evidence from the Petitioner’s leading </w:delText>
        </w:r>
        <w:r w:rsidR="00F459FA" w:rsidRPr="00BE0232" w:rsidDel="002867E7">
          <w:rPr>
            <w:rFonts w:ascii="Arial" w:hAnsi="Arial" w:cs="Arial"/>
            <w:sz w:val="21"/>
            <w:szCs w:val="21"/>
          </w:rPr>
          <w:delText>and</w:delText>
        </w:r>
        <w:r w:rsidR="0071618F" w:rsidRPr="00BE0232" w:rsidDel="002867E7">
          <w:rPr>
            <w:rFonts w:ascii="Arial" w:hAnsi="Arial" w:cs="Arial"/>
            <w:sz w:val="21"/>
            <w:szCs w:val="21"/>
          </w:rPr>
          <w:delText xml:space="preserve"> critical role letter, </w:delText>
        </w:r>
        <w:r w:rsidR="009F1F60" w:rsidRPr="00BE0232" w:rsidDel="002867E7">
          <w:rPr>
            <w:rFonts w:ascii="Arial" w:hAnsi="Arial" w:cs="Arial"/>
            <w:sz w:val="21"/>
            <w:szCs w:val="21"/>
          </w:rPr>
          <w:delText xml:space="preserve">which </w:delText>
        </w:r>
        <w:r w:rsidR="002355BA" w:rsidRPr="00BE0232" w:rsidDel="002867E7">
          <w:rPr>
            <w:rFonts w:ascii="Arial" w:hAnsi="Arial" w:cs="Arial"/>
            <w:sz w:val="21"/>
            <w:szCs w:val="21"/>
          </w:rPr>
          <w:delText>precisely</w:delText>
        </w:r>
        <w:r w:rsidR="009F1F60" w:rsidRPr="00BE0232" w:rsidDel="002867E7">
          <w:rPr>
            <w:rFonts w:ascii="Arial" w:hAnsi="Arial" w:cs="Arial"/>
            <w:sz w:val="21"/>
            <w:szCs w:val="21"/>
          </w:rPr>
          <w:delText xml:space="preserve"> describes the role performed as critical and</w:delText>
        </w:r>
        <w:r w:rsidR="0071618F" w:rsidRPr="00BE0232" w:rsidDel="002867E7">
          <w:rPr>
            <w:rFonts w:ascii="Arial" w:hAnsi="Arial" w:cs="Arial"/>
            <w:sz w:val="21"/>
            <w:szCs w:val="21"/>
          </w:rPr>
          <w:delText xml:space="preserve"> leading </w:delText>
        </w:r>
        <w:r w:rsidR="00A32629" w:rsidRPr="00BE0232" w:rsidDel="002867E7">
          <w:rPr>
            <w:rFonts w:ascii="Arial" w:hAnsi="Arial" w:cs="Arial"/>
            <w:sz w:val="21"/>
            <w:szCs w:val="21"/>
          </w:rPr>
          <w:delText>for the company</w:delText>
        </w:r>
        <w:r w:rsidR="0067489D" w:rsidRPr="00BE0232" w:rsidDel="002867E7">
          <w:rPr>
            <w:rFonts w:ascii="Arial" w:hAnsi="Arial" w:cs="Arial"/>
            <w:sz w:val="21"/>
            <w:szCs w:val="21"/>
          </w:rPr>
          <w:delText xml:space="preserve">. In </w:delText>
        </w:r>
        <w:r w:rsidR="002355BA" w:rsidRPr="00BE0232" w:rsidDel="002867E7">
          <w:rPr>
            <w:rFonts w:ascii="Arial" w:hAnsi="Arial" w:cs="Arial"/>
            <w:sz w:val="21"/>
            <w:szCs w:val="21"/>
          </w:rPr>
          <w:delText xml:space="preserve">this </w:delText>
        </w:r>
        <w:r w:rsidR="007F3C77" w:rsidRPr="00BE0232" w:rsidDel="002867E7">
          <w:rPr>
            <w:rFonts w:ascii="Arial" w:hAnsi="Arial" w:cs="Arial"/>
            <w:sz w:val="21"/>
            <w:szCs w:val="21"/>
          </w:rPr>
          <w:delText>r</w:delText>
        </w:r>
        <w:r w:rsidR="0067489D" w:rsidRPr="00BE0232" w:rsidDel="002867E7">
          <w:rPr>
            <w:rFonts w:ascii="Arial" w:hAnsi="Arial" w:cs="Arial"/>
            <w:sz w:val="21"/>
            <w:szCs w:val="21"/>
          </w:rPr>
          <w:delText>ole</w:delText>
        </w:r>
        <w:r w:rsidR="00A54CBC" w:rsidRPr="00BE0232" w:rsidDel="002867E7">
          <w:rPr>
            <w:rFonts w:ascii="Arial" w:hAnsi="Arial" w:cs="Arial"/>
            <w:sz w:val="21"/>
            <w:szCs w:val="21"/>
          </w:rPr>
          <w:delText>,</w:delText>
        </w:r>
        <w:r w:rsidR="0067489D" w:rsidRPr="00BE0232" w:rsidDel="002867E7">
          <w:rPr>
            <w:rFonts w:ascii="Arial" w:hAnsi="Arial" w:cs="Arial"/>
            <w:sz w:val="21"/>
            <w:szCs w:val="21"/>
          </w:rPr>
          <w:delText xml:space="preserve"> </w:delText>
        </w:r>
        <w:r w:rsidR="0071618F" w:rsidRPr="00BE0232" w:rsidDel="002867E7">
          <w:rPr>
            <w:rFonts w:ascii="Arial" w:hAnsi="Arial" w:cs="Arial"/>
            <w:sz w:val="21"/>
            <w:szCs w:val="21"/>
          </w:rPr>
          <w:delText xml:space="preserve">the Petitioner </w:delText>
        </w:r>
        <w:r w:rsidR="00642EBE" w:rsidRPr="00BE0232" w:rsidDel="002867E7">
          <w:rPr>
            <w:rFonts w:ascii="Arial" w:hAnsi="Arial" w:cs="Arial"/>
            <w:sz w:val="21"/>
            <w:szCs w:val="21"/>
          </w:rPr>
          <w:delText>succeeded in</w:delText>
        </w:r>
        <w:r w:rsidR="00BB702F" w:rsidRPr="00BE0232" w:rsidDel="002867E7">
          <w:rPr>
            <w:rFonts w:ascii="Arial" w:hAnsi="Arial" w:cs="Arial"/>
            <w:sz w:val="21"/>
            <w:szCs w:val="21"/>
          </w:rPr>
          <w:delText xml:space="preserve"> achieving the following</w:delText>
        </w:r>
        <w:r w:rsidR="0071618F" w:rsidRPr="00BE0232" w:rsidDel="002867E7">
          <w:rPr>
            <w:rFonts w:ascii="Arial" w:hAnsi="Arial" w:cs="Arial"/>
            <w:sz w:val="21"/>
            <w:szCs w:val="21"/>
          </w:rPr>
          <w:delText>:</w:delText>
        </w:r>
      </w:del>
    </w:p>
    <w:p w14:paraId="7F36E666" w14:textId="6129D22E" w:rsidR="009A3190" w:rsidRPr="00BE0232" w:rsidDel="002867E7" w:rsidRDefault="009A3190" w:rsidP="009A3190">
      <w:pPr>
        <w:pStyle w:val="ListParagraph"/>
        <w:numPr>
          <w:ilvl w:val="0"/>
          <w:numId w:val="42"/>
        </w:numPr>
        <w:spacing w:after="240" w:line="360" w:lineRule="auto"/>
        <w:jc w:val="both"/>
        <w:rPr>
          <w:del w:id="277" w:author="Pamidi,Sushma" w:date="2025-12-08T09:36:00Z" w16du:dateUtc="2025-12-08T15:36:00Z"/>
          <w:rFonts w:cs="Arial"/>
          <w:szCs w:val="21"/>
        </w:rPr>
      </w:pPr>
      <w:del w:id="278" w:author="Pamidi,Sushma" w:date="2025-12-08T09:36:00Z" w16du:dateUtc="2025-12-08T15:36:00Z">
        <w:r w:rsidRPr="00BE0232" w:rsidDel="002867E7">
          <w:rPr>
            <w:rFonts w:cs="Arial"/>
            <w:b/>
            <w:bCs/>
            <w:szCs w:val="21"/>
          </w:rPr>
          <w:delText>Mission-Critical Nature of the Project:</w:delText>
        </w:r>
        <w:r w:rsidRPr="00BE0232" w:rsidDel="002867E7">
          <w:rPr>
            <w:rFonts w:cs="Arial"/>
            <w:szCs w:val="21"/>
          </w:rPr>
          <w:delText xml:space="preserve"> The Air Support project itself was vital to CVS Health's operations, aiming to solve significant operational challenges such as workload variability, inefficiencies, and inconsistent service levels across its 9,000-store network. The Petitioner's role in delivering solutions to these problems was central to the company's ability to function effectively, especially during peak periods and operational challenges such as staffing shortages or fluctuating customer demand. His work ensured CVS Health could maintain high service and operational efficiency, marking his position as critical.</w:delText>
        </w:r>
      </w:del>
    </w:p>
    <w:p w14:paraId="048D8D2B" w14:textId="2154FDC6" w:rsidR="009A3190" w:rsidRPr="00BE0232" w:rsidDel="002867E7" w:rsidRDefault="009A3190" w:rsidP="009A3190">
      <w:pPr>
        <w:pStyle w:val="ListParagraph"/>
        <w:numPr>
          <w:ilvl w:val="0"/>
          <w:numId w:val="42"/>
        </w:numPr>
        <w:spacing w:after="240" w:line="360" w:lineRule="auto"/>
        <w:jc w:val="both"/>
        <w:rPr>
          <w:del w:id="279" w:author="Pamidi,Sushma" w:date="2025-12-08T09:36:00Z" w16du:dateUtc="2025-12-08T15:36:00Z"/>
          <w:rFonts w:cs="Arial"/>
          <w:szCs w:val="21"/>
        </w:rPr>
      </w:pPr>
      <w:del w:id="280" w:author="Pamidi,Sushma" w:date="2025-12-08T09:36:00Z" w16du:dateUtc="2025-12-08T15:36:00Z">
        <w:r w:rsidRPr="00BE0232" w:rsidDel="002867E7">
          <w:rPr>
            <w:rFonts w:cs="Arial"/>
            <w:b/>
            <w:bCs/>
            <w:szCs w:val="21"/>
          </w:rPr>
          <w:delText>Strategic Planning and Execution:</w:delText>
        </w:r>
        <w:r w:rsidRPr="00BE0232" w:rsidDel="002867E7">
          <w:rPr>
            <w:rFonts w:cs="Arial"/>
            <w:szCs w:val="21"/>
          </w:rPr>
          <w:delText xml:space="preserve"> The Petitioner’s involvement from the outset of the project in planning and strategy development highlights the importance of his role. He collaborated with senior leadership to set clear strategic goals, ensuring all teams were aligned. Th</w:delText>
        </w:r>
        <w:r w:rsidR="00435020" w:rsidRPr="00BE0232" w:rsidDel="002867E7">
          <w:rPr>
            <w:rFonts w:cs="Arial"/>
            <w:szCs w:val="21"/>
          </w:rPr>
          <w:delText>at</w:delText>
        </w:r>
        <w:r w:rsidRPr="00BE0232" w:rsidDel="002867E7">
          <w:rPr>
            <w:rFonts w:cs="Arial"/>
            <w:szCs w:val="21"/>
          </w:rPr>
          <w:delText xml:space="preserve"> phase of the project was crucial for laying a solid foundation, and </w:delText>
        </w:r>
        <w:r w:rsidR="00435020" w:rsidRPr="00BE0232" w:rsidDel="002867E7">
          <w:rPr>
            <w:rFonts w:cs="Arial"/>
            <w:szCs w:val="21"/>
          </w:rPr>
          <w:delText>the Petitioner</w:delText>
        </w:r>
        <w:r w:rsidRPr="00BE0232" w:rsidDel="002867E7">
          <w:rPr>
            <w:rFonts w:cs="Arial"/>
            <w:szCs w:val="21"/>
          </w:rPr>
          <w:delText>’s leadership in defining the roadmap made his role indispensable for setting the project on the right course.</w:delText>
        </w:r>
      </w:del>
    </w:p>
    <w:p w14:paraId="29D0AABF" w14:textId="366BDDF5" w:rsidR="009A3190" w:rsidRPr="00BE0232" w:rsidDel="002867E7" w:rsidRDefault="009A3190" w:rsidP="009A3190">
      <w:pPr>
        <w:pStyle w:val="ListParagraph"/>
        <w:numPr>
          <w:ilvl w:val="0"/>
          <w:numId w:val="42"/>
        </w:numPr>
        <w:spacing w:after="240" w:line="360" w:lineRule="auto"/>
        <w:jc w:val="both"/>
        <w:rPr>
          <w:del w:id="281" w:author="Pamidi,Sushma" w:date="2025-12-08T09:36:00Z" w16du:dateUtc="2025-12-08T15:36:00Z"/>
          <w:rFonts w:cs="Arial"/>
          <w:szCs w:val="21"/>
        </w:rPr>
      </w:pPr>
      <w:del w:id="282" w:author="Pamidi,Sushma" w:date="2025-12-08T09:36:00Z" w16du:dateUtc="2025-12-08T15:36:00Z">
        <w:r w:rsidRPr="00BE0232" w:rsidDel="002867E7">
          <w:rPr>
            <w:rFonts w:cs="Arial"/>
            <w:b/>
            <w:bCs/>
            <w:szCs w:val="21"/>
          </w:rPr>
          <w:delText>Complex Coordination and Decision-Making:</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's responsibilities in the implementation phase—overseeing both technical and operational aspects—further cement his role as critical. His need to make real-time decisions on resource allocation, prioritize tasks, and resolve issues was pivotal to keeping the project on track. Th</w:delText>
        </w:r>
        <w:r w:rsidR="00435020" w:rsidRPr="00BE0232" w:rsidDel="002867E7">
          <w:rPr>
            <w:rFonts w:cs="Arial"/>
            <w:szCs w:val="21"/>
          </w:rPr>
          <w:delText>o</w:delText>
        </w:r>
        <w:r w:rsidRPr="00BE0232" w:rsidDel="002867E7">
          <w:rPr>
            <w:rFonts w:cs="Arial"/>
            <w:szCs w:val="21"/>
          </w:rPr>
          <w:delText>se high-pressure decisions had significant consequences on the outcome of the project and required someone in a role with deep knowledge, authority, and strategic insight. Without this level of responsibility, the project could have been delayed or derailed, making his contributions vital to its success.</w:delText>
        </w:r>
      </w:del>
    </w:p>
    <w:p w14:paraId="78684FD7" w14:textId="5C84C571" w:rsidR="009A3190" w:rsidRPr="00BE0232" w:rsidDel="002867E7" w:rsidRDefault="009A3190" w:rsidP="009A3190">
      <w:pPr>
        <w:pStyle w:val="ListParagraph"/>
        <w:numPr>
          <w:ilvl w:val="0"/>
          <w:numId w:val="42"/>
        </w:numPr>
        <w:spacing w:after="240" w:line="360" w:lineRule="auto"/>
        <w:jc w:val="both"/>
        <w:rPr>
          <w:del w:id="283" w:author="Pamidi,Sushma" w:date="2025-12-08T09:36:00Z" w16du:dateUtc="2025-12-08T15:36:00Z"/>
          <w:rFonts w:cs="Arial"/>
          <w:szCs w:val="21"/>
        </w:rPr>
      </w:pPr>
      <w:del w:id="284" w:author="Pamidi,Sushma" w:date="2025-12-08T09:36:00Z" w16du:dateUtc="2025-12-08T15:36:00Z">
        <w:r w:rsidRPr="00BE0232" w:rsidDel="002867E7">
          <w:rPr>
            <w:rFonts w:cs="Arial"/>
            <w:b/>
            <w:bCs/>
            <w:szCs w:val="21"/>
          </w:rPr>
          <w:delText>Ensuring Successful Real-World Deployment:</w:delText>
        </w:r>
        <w:r w:rsidRPr="00BE0232" w:rsidDel="002867E7">
          <w:rPr>
            <w:rFonts w:cs="Arial"/>
            <w:szCs w:val="21"/>
          </w:rPr>
          <w:delText xml:space="preserve"> </w:delText>
        </w:r>
        <w:r w:rsidR="00435020" w:rsidRPr="00BE0232" w:rsidDel="002867E7">
          <w:rPr>
            <w:rFonts w:cs="Arial"/>
            <w:szCs w:val="21"/>
          </w:rPr>
          <w:delText>D</w:delText>
        </w:r>
        <w:r w:rsidRPr="00BE0232" w:rsidDel="002867E7">
          <w:rPr>
            <w:rFonts w:cs="Arial"/>
            <w:szCs w:val="21"/>
          </w:rPr>
          <w:delText>uring the testing, optimization, and validation phases</w:delText>
        </w:r>
        <w:r w:rsidR="00435020" w:rsidRPr="00BE0232" w:rsidDel="002867E7">
          <w:rPr>
            <w:rFonts w:cs="Arial"/>
            <w:szCs w:val="21"/>
          </w:rPr>
          <w:delText>, the Petitioner's leadership</w:delText>
        </w:r>
        <w:r w:rsidRPr="00BE0232" w:rsidDel="002867E7">
          <w:rPr>
            <w:rFonts w:cs="Arial"/>
            <w:szCs w:val="21"/>
          </w:rPr>
          <w:delText xml:space="preserve"> ensured the solution operated as intended across the extensive CVS store network. The critical role of this phase cannot be overlooked, as it validated the project’s operational viability before full-scale deployment. Ensuring that a solution of this magnitude works effectively in real-world conditions was key to delivering the anticipated results, underscoring how integral </w:delText>
        </w:r>
        <w:r w:rsidR="00435020" w:rsidRPr="00BE0232" w:rsidDel="002867E7">
          <w:rPr>
            <w:rFonts w:cs="Arial"/>
            <w:szCs w:val="21"/>
          </w:rPr>
          <w:delText>the Petitioner</w:delText>
        </w:r>
        <w:r w:rsidRPr="00BE0232" w:rsidDel="002867E7">
          <w:rPr>
            <w:rFonts w:cs="Arial"/>
            <w:szCs w:val="21"/>
          </w:rPr>
          <w:delText>'s role was to the project’s success.</w:delText>
        </w:r>
      </w:del>
    </w:p>
    <w:p w14:paraId="162E4194" w14:textId="6A2D1458" w:rsidR="009A3190" w:rsidRPr="00BE0232" w:rsidDel="002867E7" w:rsidRDefault="009A3190" w:rsidP="009A3190">
      <w:pPr>
        <w:pStyle w:val="ListParagraph"/>
        <w:numPr>
          <w:ilvl w:val="0"/>
          <w:numId w:val="42"/>
        </w:numPr>
        <w:spacing w:after="240" w:line="360" w:lineRule="auto"/>
        <w:jc w:val="both"/>
        <w:rPr>
          <w:del w:id="285" w:author="Pamidi,Sushma" w:date="2025-12-08T09:36:00Z" w16du:dateUtc="2025-12-08T15:36:00Z"/>
          <w:rFonts w:cs="Arial"/>
          <w:szCs w:val="21"/>
        </w:rPr>
      </w:pPr>
      <w:del w:id="286" w:author="Pamidi,Sushma" w:date="2025-12-08T09:36:00Z" w16du:dateUtc="2025-12-08T15:36:00Z">
        <w:r w:rsidRPr="00BE0232" w:rsidDel="002867E7">
          <w:rPr>
            <w:rFonts w:cs="Arial"/>
            <w:b/>
            <w:bCs/>
            <w:szCs w:val="21"/>
          </w:rPr>
          <w:delText>Delivering Tangible, Measurable Benefits:</w:delText>
        </w:r>
        <w:r w:rsidRPr="00BE0232" w:rsidDel="002867E7">
          <w:rPr>
            <w:rFonts w:cs="Arial"/>
            <w:szCs w:val="21"/>
          </w:rPr>
          <w:delText xml:space="preserve"> One of the </w:delText>
        </w:r>
        <w:r w:rsidR="00435020" w:rsidRPr="00BE0232" w:rsidDel="002867E7">
          <w:rPr>
            <w:rFonts w:cs="Arial"/>
            <w:szCs w:val="21"/>
          </w:rPr>
          <w:delText>most app</w:delText>
        </w:r>
        <w:r w:rsidRPr="00BE0232" w:rsidDel="002867E7">
          <w:rPr>
            <w:rFonts w:cs="Arial"/>
            <w:szCs w:val="21"/>
          </w:rPr>
          <w:delText>are</w:delText>
        </w:r>
        <w:r w:rsidR="00435020" w:rsidRPr="00BE0232" w:rsidDel="002867E7">
          <w:rPr>
            <w:rFonts w:cs="Arial"/>
            <w:szCs w:val="21"/>
          </w:rPr>
          <w:delText>n</w:delText>
        </w:r>
        <w:r w:rsidRPr="00BE0232" w:rsidDel="002867E7">
          <w:rPr>
            <w:rFonts w:cs="Arial"/>
            <w:szCs w:val="21"/>
          </w:rPr>
          <w:delText xml:space="preserve">t indicators of the critical nature of </w:delText>
        </w:r>
        <w:r w:rsidR="00435020" w:rsidRPr="00BE0232" w:rsidDel="002867E7">
          <w:rPr>
            <w:rFonts w:cs="Arial"/>
            <w:szCs w:val="21"/>
          </w:rPr>
          <w:delText>the Petitioner</w:delText>
        </w:r>
        <w:r w:rsidRPr="00BE0232" w:rsidDel="002867E7">
          <w:rPr>
            <w:rFonts w:cs="Arial"/>
            <w:szCs w:val="21"/>
          </w:rPr>
          <w:delText xml:space="preserve">’s role </w:delText>
        </w:r>
        <w:r w:rsidR="00435020" w:rsidRPr="00BE0232" w:rsidDel="002867E7">
          <w:rPr>
            <w:rFonts w:cs="Arial"/>
            <w:szCs w:val="21"/>
          </w:rPr>
          <w:delText>was</w:delText>
        </w:r>
        <w:r w:rsidRPr="00BE0232" w:rsidDel="002867E7">
          <w:rPr>
            <w:rFonts w:cs="Arial"/>
            <w:szCs w:val="21"/>
          </w:rPr>
          <w:delText xml:space="preserve"> the significant, measurable results delivered by the Air Support project. </w:delText>
        </w:r>
        <w:r w:rsidRPr="00BE0232" w:rsidDel="002867E7">
          <w:rPr>
            <w:rFonts w:cs="Arial"/>
            <w:b/>
            <w:bCs/>
            <w:szCs w:val="21"/>
            <w:u w:val="single"/>
          </w:rPr>
          <w:delText>The project was estimated by Boston Consulting Group (BCG) to generate an annual benefit of $150-</w:delText>
        </w:r>
        <w:r w:rsidR="00B442B3" w:rsidDel="002867E7">
          <w:rPr>
            <w:rFonts w:cs="Arial"/>
            <w:b/>
            <w:bCs/>
            <w:szCs w:val="21"/>
            <w:u w:val="single"/>
          </w:rPr>
          <w:delText>$</w:delText>
        </w:r>
        <w:r w:rsidRPr="00BE0232" w:rsidDel="002867E7">
          <w:rPr>
            <w:rFonts w:cs="Arial"/>
            <w:b/>
            <w:bCs/>
            <w:szCs w:val="21"/>
            <w:u w:val="single"/>
          </w:rPr>
          <w:delText>235 million, including:</w:delText>
        </w:r>
      </w:del>
    </w:p>
    <w:p w14:paraId="07969938" w14:textId="07414BCC" w:rsidR="009A3190" w:rsidRPr="00BE0232" w:rsidDel="002867E7" w:rsidRDefault="009A3190" w:rsidP="009A3190">
      <w:pPr>
        <w:pStyle w:val="ListParagraph"/>
        <w:numPr>
          <w:ilvl w:val="0"/>
          <w:numId w:val="43"/>
        </w:numPr>
        <w:spacing w:after="240" w:line="360" w:lineRule="auto"/>
        <w:jc w:val="both"/>
        <w:rPr>
          <w:del w:id="287" w:author="Pamidi,Sushma" w:date="2025-12-08T09:36:00Z" w16du:dateUtc="2025-12-08T15:36:00Z"/>
          <w:rFonts w:cs="Arial"/>
          <w:szCs w:val="21"/>
        </w:rPr>
      </w:pPr>
      <w:del w:id="288" w:author="Pamidi,Sushma" w:date="2025-12-08T09:36:00Z" w16du:dateUtc="2025-12-08T15:36:00Z">
        <w:r w:rsidRPr="00BE0232" w:rsidDel="002867E7">
          <w:rPr>
            <w:rFonts w:cs="Arial"/>
            <w:b/>
            <w:bCs/>
            <w:szCs w:val="21"/>
          </w:rPr>
          <w:delText>Optimized capacity:</w:delText>
        </w:r>
        <w:r w:rsidRPr="00BE0232" w:rsidDel="002867E7">
          <w:rPr>
            <w:rFonts w:cs="Arial"/>
            <w:szCs w:val="21"/>
          </w:rPr>
          <w:delText xml:space="preserve"> A 1-3% increase in productivity across CVS’s store network, translating into $30-</w:delText>
        </w:r>
        <w:r w:rsidR="00B442B3" w:rsidDel="002867E7">
          <w:rPr>
            <w:rFonts w:cs="Arial"/>
            <w:szCs w:val="21"/>
          </w:rPr>
          <w:delText>$</w:delText>
        </w:r>
        <w:r w:rsidRPr="00BE0232" w:rsidDel="002867E7">
          <w:rPr>
            <w:rFonts w:cs="Arial"/>
            <w:szCs w:val="21"/>
          </w:rPr>
          <w:delText>48 million annually.</w:delText>
        </w:r>
      </w:del>
    </w:p>
    <w:p w14:paraId="3780B3A4" w14:textId="20470451" w:rsidR="009A3190" w:rsidRPr="00BE0232" w:rsidDel="002867E7" w:rsidRDefault="009A3190" w:rsidP="009A3190">
      <w:pPr>
        <w:pStyle w:val="ListParagraph"/>
        <w:numPr>
          <w:ilvl w:val="0"/>
          <w:numId w:val="43"/>
        </w:numPr>
        <w:spacing w:after="240" w:line="360" w:lineRule="auto"/>
        <w:jc w:val="both"/>
        <w:rPr>
          <w:del w:id="289" w:author="Pamidi,Sushma" w:date="2025-12-08T09:36:00Z" w16du:dateUtc="2025-12-08T15:36:00Z"/>
          <w:rFonts w:cs="Arial"/>
          <w:szCs w:val="21"/>
        </w:rPr>
      </w:pPr>
      <w:del w:id="290" w:author="Pamidi,Sushma" w:date="2025-12-08T09:36:00Z" w16du:dateUtc="2025-12-08T15:36:00Z">
        <w:r w:rsidRPr="00BE0232" w:rsidDel="002867E7">
          <w:rPr>
            <w:rFonts w:cs="Arial"/>
            <w:b/>
            <w:bCs/>
            <w:szCs w:val="21"/>
          </w:rPr>
          <w:delText>Increased operational efficiency:</w:delText>
        </w:r>
        <w:r w:rsidRPr="00BE0232" w:rsidDel="002867E7">
          <w:rPr>
            <w:rFonts w:cs="Arial"/>
            <w:szCs w:val="21"/>
          </w:rPr>
          <w:delText xml:space="preserve"> Specialization and task repetition efficiencies are estimated to save $7-</w:delText>
        </w:r>
        <w:r w:rsidR="00B442B3" w:rsidDel="002867E7">
          <w:rPr>
            <w:rFonts w:cs="Arial"/>
            <w:szCs w:val="21"/>
          </w:rPr>
          <w:delText>$</w:delText>
        </w:r>
        <w:r w:rsidRPr="00BE0232" w:rsidDel="002867E7">
          <w:rPr>
            <w:rFonts w:cs="Arial"/>
            <w:szCs w:val="21"/>
          </w:rPr>
          <w:delText>11 million annually.</w:delText>
        </w:r>
      </w:del>
    </w:p>
    <w:p w14:paraId="5F785A31" w14:textId="385F57D0" w:rsidR="009A3190" w:rsidRPr="00BE0232" w:rsidDel="002867E7" w:rsidRDefault="009A3190" w:rsidP="009A3190">
      <w:pPr>
        <w:pStyle w:val="ListParagraph"/>
        <w:numPr>
          <w:ilvl w:val="0"/>
          <w:numId w:val="43"/>
        </w:numPr>
        <w:spacing w:after="240" w:line="360" w:lineRule="auto"/>
        <w:jc w:val="both"/>
        <w:rPr>
          <w:del w:id="291" w:author="Pamidi,Sushma" w:date="2025-12-08T09:36:00Z" w16du:dateUtc="2025-12-08T15:36:00Z"/>
          <w:rFonts w:cs="Arial"/>
          <w:szCs w:val="21"/>
        </w:rPr>
      </w:pPr>
      <w:del w:id="292" w:author="Pamidi,Sushma" w:date="2025-12-08T09:36:00Z" w16du:dateUtc="2025-12-08T15:36:00Z">
        <w:r w:rsidRPr="00BE0232" w:rsidDel="002867E7">
          <w:rPr>
            <w:rFonts w:cs="Arial"/>
            <w:b/>
            <w:bCs/>
            <w:szCs w:val="21"/>
          </w:rPr>
          <w:delText>Cost savings:</w:delText>
        </w:r>
        <w:r w:rsidRPr="00BE0232" w:rsidDel="002867E7">
          <w:rPr>
            <w:rFonts w:cs="Arial"/>
            <w:szCs w:val="21"/>
          </w:rPr>
          <w:delText xml:space="preserve"> From improved task prioritization, reducing inefficiencies by $26-</w:delText>
        </w:r>
        <w:r w:rsidR="00B442B3" w:rsidDel="002867E7">
          <w:rPr>
            <w:rFonts w:cs="Arial"/>
            <w:szCs w:val="21"/>
          </w:rPr>
          <w:delText>$</w:delText>
        </w:r>
        <w:r w:rsidRPr="00BE0232" w:rsidDel="002867E7">
          <w:rPr>
            <w:rFonts w:cs="Arial"/>
            <w:szCs w:val="21"/>
          </w:rPr>
          <w:delText>47 million in annual savings.</w:delText>
        </w:r>
      </w:del>
    </w:p>
    <w:p w14:paraId="2728EBCF" w14:textId="255F86AD" w:rsidR="009A3190" w:rsidRPr="00BE0232" w:rsidDel="002867E7" w:rsidRDefault="009A3190" w:rsidP="009A3190">
      <w:pPr>
        <w:pStyle w:val="ListParagraph"/>
        <w:numPr>
          <w:ilvl w:val="0"/>
          <w:numId w:val="43"/>
        </w:numPr>
        <w:spacing w:after="240" w:line="360" w:lineRule="auto"/>
        <w:jc w:val="both"/>
        <w:rPr>
          <w:del w:id="293" w:author="Pamidi,Sushma" w:date="2025-12-08T09:36:00Z" w16du:dateUtc="2025-12-08T15:36:00Z"/>
          <w:rFonts w:cs="Arial"/>
          <w:szCs w:val="21"/>
        </w:rPr>
      </w:pPr>
      <w:del w:id="294" w:author="Pamidi,Sushma" w:date="2025-12-08T09:36:00Z" w16du:dateUtc="2025-12-08T15:36:00Z">
        <w:r w:rsidRPr="00BE0232" w:rsidDel="002867E7">
          <w:rPr>
            <w:rFonts w:cs="Arial"/>
            <w:b/>
            <w:bCs/>
            <w:szCs w:val="21"/>
          </w:rPr>
          <w:delText>Sales growth:</w:delText>
        </w:r>
        <w:r w:rsidRPr="00BE0232" w:rsidDel="002867E7">
          <w:rPr>
            <w:rFonts w:cs="Arial"/>
            <w:szCs w:val="21"/>
          </w:rPr>
          <w:delText xml:space="preserve"> Improved customer satisfaction due to better service, driving $86-</w:delText>
        </w:r>
        <w:r w:rsidR="00B442B3" w:rsidDel="002867E7">
          <w:rPr>
            <w:rFonts w:cs="Arial"/>
            <w:szCs w:val="21"/>
          </w:rPr>
          <w:delText>$</w:delText>
        </w:r>
        <w:r w:rsidRPr="00BE0232" w:rsidDel="002867E7">
          <w:rPr>
            <w:rFonts w:cs="Arial"/>
            <w:szCs w:val="21"/>
          </w:rPr>
          <w:delText>129 million in annual sales growth.</w:delText>
        </w:r>
      </w:del>
    </w:p>
    <w:p w14:paraId="5D8FC98E" w14:textId="5838CEAE" w:rsidR="009A3190" w:rsidRPr="00BE0232" w:rsidDel="002867E7" w:rsidRDefault="009A3190" w:rsidP="009A3190">
      <w:pPr>
        <w:pStyle w:val="ListParagraph"/>
        <w:spacing w:after="240" w:line="360" w:lineRule="auto"/>
        <w:jc w:val="both"/>
        <w:rPr>
          <w:del w:id="295" w:author="Pamidi,Sushma" w:date="2025-12-08T09:36:00Z" w16du:dateUtc="2025-12-08T15:36:00Z"/>
          <w:rFonts w:cs="Arial"/>
          <w:szCs w:val="21"/>
        </w:rPr>
      </w:pPr>
      <w:del w:id="296" w:author="Pamidi,Sushma" w:date="2025-12-08T09:36:00Z" w16du:dateUtc="2025-12-08T15:36:00Z">
        <w:r w:rsidRPr="00BE0232" w:rsidDel="002867E7">
          <w:rPr>
            <w:rFonts w:cs="Arial"/>
            <w:szCs w:val="21"/>
          </w:rPr>
          <w:delText>Th</w:delText>
        </w:r>
        <w:r w:rsidR="00435020" w:rsidRPr="00BE0232" w:rsidDel="002867E7">
          <w:rPr>
            <w:rFonts w:cs="Arial"/>
            <w:szCs w:val="21"/>
          </w:rPr>
          <w:delText>o</w:delText>
        </w:r>
        <w:r w:rsidRPr="00BE0232" w:rsidDel="002867E7">
          <w:rPr>
            <w:rFonts w:cs="Arial"/>
            <w:szCs w:val="21"/>
          </w:rPr>
          <w:delText xml:space="preserve">se outcomes directly stemmed from </w:delText>
        </w:r>
        <w:r w:rsidR="00435020" w:rsidRPr="00BE0232" w:rsidDel="002867E7">
          <w:rPr>
            <w:rFonts w:cs="Arial"/>
            <w:szCs w:val="21"/>
          </w:rPr>
          <w:delText>the Petitioner</w:delText>
        </w:r>
        <w:r w:rsidRPr="00BE0232" w:rsidDel="002867E7">
          <w:rPr>
            <w:rFonts w:cs="Arial"/>
            <w:szCs w:val="21"/>
          </w:rPr>
          <w:delText xml:space="preserve">'s decisions and strategic leadership throughout the project. His role in realizing these financial benefits demonstrates the critical importance of his position to CVS Health’s </w:delText>
        </w:r>
        <w:r w:rsidR="00435020" w:rsidRPr="00BE0232" w:rsidDel="002867E7">
          <w:rPr>
            <w:rFonts w:cs="Arial"/>
            <w:szCs w:val="21"/>
          </w:rPr>
          <w:delText>econom</w:delText>
        </w:r>
        <w:r w:rsidRPr="00BE0232" w:rsidDel="002867E7">
          <w:rPr>
            <w:rFonts w:cs="Arial"/>
            <w:szCs w:val="21"/>
          </w:rPr>
          <w:delText>ic performance and operational success.</w:delText>
        </w:r>
      </w:del>
    </w:p>
    <w:p w14:paraId="445672B9" w14:textId="6B3AF2FE" w:rsidR="009A3190" w:rsidRPr="00BE0232" w:rsidDel="002867E7" w:rsidRDefault="009A3190" w:rsidP="009A3190">
      <w:pPr>
        <w:pStyle w:val="ListParagraph"/>
        <w:numPr>
          <w:ilvl w:val="0"/>
          <w:numId w:val="42"/>
        </w:numPr>
        <w:spacing w:after="240" w:line="360" w:lineRule="auto"/>
        <w:jc w:val="both"/>
        <w:rPr>
          <w:del w:id="297" w:author="Pamidi,Sushma" w:date="2025-12-08T09:36:00Z" w16du:dateUtc="2025-12-08T15:36:00Z"/>
          <w:rFonts w:cs="Arial"/>
          <w:szCs w:val="21"/>
        </w:rPr>
      </w:pPr>
      <w:del w:id="298" w:author="Pamidi,Sushma" w:date="2025-12-08T09:36:00Z" w16du:dateUtc="2025-12-08T15:36:00Z">
        <w:r w:rsidRPr="00BE0232" w:rsidDel="002867E7">
          <w:rPr>
            <w:rFonts w:cs="Arial"/>
            <w:b/>
            <w:bCs/>
            <w:szCs w:val="21"/>
          </w:rPr>
          <w:delText>Driving Long-Term Operational Success: The Air Support project provided</w:delText>
        </w:r>
        <w:r w:rsidRPr="00BE0232" w:rsidDel="002867E7">
          <w:rPr>
            <w:rFonts w:cs="Arial"/>
            <w:szCs w:val="21"/>
          </w:rPr>
          <w:delText xml:space="preserve"> immediate benefits and set a long-term framework for CVS Health’s future operations. </w:delText>
        </w:r>
        <w:r w:rsidR="006D72CF" w:rsidRPr="00BE0232" w:rsidDel="002867E7">
          <w:rPr>
            <w:rFonts w:cs="Arial"/>
            <w:szCs w:val="21"/>
          </w:rPr>
          <w:delText>T</w:delText>
        </w:r>
        <w:r w:rsidR="00435020" w:rsidRPr="00BE0232" w:rsidDel="002867E7">
          <w:rPr>
            <w:rFonts w:cs="Arial"/>
            <w:szCs w:val="21"/>
          </w:rPr>
          <w:delText xml:space="preserve">he Petitioner </w:delText>
        </w:r>
        <w:r w:rsidRPr="00BE0232" w:rsidDel="002867E7">
          <w:rPr>
            <w:rFonts w:cs="Arial"/>
            <w:szCs w:val="21"/>
          </w:rPr>
          <w:delText>helped lay the foundation for sustainable improvements across CVS’s entire store network</w:delText>
        </w:r>
        <w:r w:rsidR="006D72CF" w:rsidRPr="00BE0232" w:rsidDel="002867E7">
          <w:rPr>
            <w:rFonts w:cs="Arial"/>
            <w:szCs w:val="21"/>
          </w:rPr>
          <w:delText xml:space="preserve"> by implementing dynamic workload-sharing solutions and optimizing resource distribution</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 xml:space="preserve">s </w:delText>
        </w:r>
        <w:r w:rsidR="00435020" w:rsidRPr="00BE0232" w:rsidDel="002867E7">
          <w:rPr>
            <w:rFonts w:cs="Arial"/>
            <w:szCs w:val="21"/>
          </w:rPr>
          <w:delText>critica</w:delText>
        </w:r>
        <w:r w:rsidRPr="00BE0232" w:rsidDel="002867E7">
          <w:rPr>
            <w:rFonts w:cs="Arial"/>
            <w:szCs w:val="21"/>
          </w:rPr>
          <w:delText>l</w:delText>
        </w:r>
        <w:r w:rsidR="00435020" w:rsidRPr="00BE0232" w:rsidDel="002867E7">
          <w:rPr>
            <w:rFonts w:cs="Arial"/>
            <w:szCs w:val="21"/>
          </w:rPr>
          <w:delText xml:space="preserve"> r</w:delText>
        </w:r>
        <w:r w:rsidRPr="00BE0232" w:rsidDel="002867E7">
          <w:rPr>
            <w:rFonts w:cs="Arial"/>
            <w:szCs w:val="21"/>
          </w:rPr>
          <w:delText>o</w:delText>
        </w:r>
        <w:r w:rsidR="00435020" w:rsidRPr="00BE0232" w:rsidDel="002867E7">
          <w:rPr>
            <w:rFonts w:cs="Arial"/>
            <w:szCs w:val="21"/>
          </w:rPr>
          <w:delText>le i</w:delText>
        </w:r>
        <w:r w:rsidRPr="00BE0232" w:rsidDel="002867E7">
          <w:rPr>
            <w:rFonts w:cs="Arial"/>
            <w:szCs w:val="21"/>
          </w:rPr>
          <w:delText>n</w:delText>
        </w:r>
        <w:r w:rsidR="00435020" w:rsidRPr="00BE0232" w:rsidDel="002867E7">
          <w:rPr>
            <w:rFonts w:cs="Arial"/>
            <w:szCs w:val="21"/>
          </w:rPr>
          <w:delText xml:space="preserve"> </w:delText>
        </w:r>
        <w:r w:rsidRPr="00BE0232" w:rsidDel="002867E7">
          <w:rPr>
            <w:rFonts w:cs="Arial"/>
            <w:szCs w:val="21"/>
          </w:rPr>
          <w:delText>t</w:delText>
        </w:r>
        <w:r w:rsidR="00435020" w:rsidRPr="00BE0232" w:rsidDel="002867E7">
          <w:rPr>
            <w:rFonts w:cs="Arial"/>
            <w:szCs w:val="21"/>
          </w:rPr>
          <w:delText>h</w:delText>
        </w:r>
        <w:r w:rsidRPr="00BE0232" w:rsidDel="002867E7">
          <w:rPr>
            <w:rFonts w:cs="Arial"/>
            <w:szCs w:val="21"/>
          </w:rPr>
          <w:delText>e</w:delText>
        </w:r>
        <w:r w:rsidR="00435020" w:rsidRPr="00BE0232" w:rsidDel="002867E7">
          <w:rPr>
            <w:rFonts w:cs="Arial"/>
            <w:szCs w:val="21"/>
          </w:rPr>
          <w:delText xml:space="preserve"> p</w:delText>
        </w:r>
        <w:r w:rsidRPr="00BE0232" w:rsidDel="002867E7">
          <w:rPr>
            <w:rFonts w:cs="Arial"/>
            <w:szCs w:val="21"/>
          </w:rPr>
          <w:delText>r</w:delText>
        </w:r>
        <w:r w:rsidR="00435020" w:rsidRPr="00BE0232" w:rsidDel="002867E7">
          <w:rPr>
            <w:rFonts w:cs="Arial"/>
            <w:szCs w:val="21"/>
          </w:rPr>
          <w:delText>oject directly</w:delText>
        </w:r>
        <w:r w:rsidRPr="00BE0232" w:rsidDel="002867E7">
          <w:rPr>
            <w:rFonts w:cs="Arial"/>
            <w:szCs w:val="21"/>
          </w:rPr>
          <w:delText xml:space="preserve"> impact</w:delText>
        </w:r>
        <w:r w:rsidR="00435020" w:rsidRPr="00BE0232" w:rsidDel="002867E7">
          <w:rPr>
            <w:rFonts w:cs="Arial"/>
            <w:szCs w:val="21"/>
          </w:rPr>
          <w:delText>ed</w:delText>
        </w:r>
        <w:r w:rsidRPr="00BE0232" w:rsidDel="002867E7">
          <w:rPr>
            <w:rFonts w:cs="Arial"/>
            <w:szCs w:val="21"/>
          </w:rPr>
          <w:delText xml:space="preserve"> operational efficiency, cost savings, and customer satisfaction.</w:delText>
        </w:r>
      </w:del>
    </w:p>
    <w:p w14:paraId="0EDD388B" w14:textId="0770DA13" w:rsidR="00BF08C8" w:rsidRPr="00BE0232" w:rsidDel="002867E7" w:rsidRDefault="009A3190" w:rsidP="009A3190">
      <w:pPr>
        <w:pStyle w:val="ListParagraph"/>
        <w:numPr>
          <w:ilvl w:val="0"/>
          <w:numId w:val="42"/>
        </w:numPr>
        <w:spacing w:after="240" w:line="360" w:lineRule="auto"/>
        <w:jc w:val="both"/>
        <w:rPr>
          <w:del w:id="299" w:author="Pamidi,Sushma" w:date="2025-12-08T09:36:00Z" w16du:dateUtc="2025-12-08T15:36:00Z"/>
          <w:rFonts w:cs="Arial"/>
          <w:szCs w:val="21"/>
        </w:rPr>
      </w:pPr>
      <w:del w:id="300" w:author="Pamidi,Sushma" w:date="2025-12-08T09:36:00Z" w16du:dateUtc="2025-12-08T15:36:00Z">
        <w:r w:rsidRPr="00BE0232" w:rsidDel="002867E7">
          <w:rPr>
            <w:rFonts w:cs="Arial"/>
            <w:b/>
            <w:bCs/>
            <w:szCs w:val="21"/>
          </w:rPr>
          <w:delText>Strategic Importance to CVS Health’s Future:</w:delText>
        </w:r>
        <w:r w:rsidRPr="00BE0232" w:rsidDel="002867E7">
          <w:rPr>
            <w:rFonts w:cs="Arial"/>
            <w:szCs w:val="21"/>
          </w:rPr>
          <w:delText xml:space="preserve"> </w:delText>
        </w:r>
        <w:r w:rsidR="00435020" w:rsidRPr="00BE0232" w:rsidDel="002867E7">
          <w:rPr>
            <w:rFonts w:cs="Arial"/>
            <w:szCs w:val="21"/>
          </w:rPr>
          <w:delText>The Petitioner</w:delText>
        </w:r>
        <w:r w:rsidRPr="00BE0232" w:rsidDel="002867E7">
          <w:rPr>
            <w:rFonts w:cs="Arial"/>
            <w:szCs w:val="21"/>
          </w:rPr>
          <w:delText>’s role extends beyond managing a single project—it was critical to shaping the future of CVS Health’s operations in an increasingly competitive market. The operational improvements brought about by the Air Support project will continue to benefit CVS Health, allowing it to meet evolving challenges in the healthcare and retail space more effectively. His strategic leadership and ability to innovate ma</w:delText>
        </w:r>
        <w:r w:rsidR="00435020" w:rsidRPr="00BE0232" w:rsidDel="002867E7">
          <w:rPr>
            <w:rFonts w:cs="Arial"/>
            <w:szCs w:val="21"/>
          </w:rPr>
          <w:delText>de</w:delText>
        </w:r>
        <w:r w:rsidRPr="00BE0232" w:rsidDel="002867E7">
          <w:rPr>
            <w:rFonts w:cs="Arial"/>
            <w:szCs w:val="21"/>
          </w:rPr>
          <w:delText xml:space="preserve"> th</w:delText>
        </w:r>
        <w:r w:rsidR="00435020" w:rsidRPr="00BE0232" w:rsidDel="002867E7">
          <w:rPr>
            <w:rFonts w:cs="Arial"/>
            <w:szCs w:val="21"/>
          </w:rPr>
          <w:delText>at</w:delText>
        </w:r>
      </w:del>
    </w:p>
    <w:p w14:paraId="5B0D0D94" w14:textId="53096D7D" w:rsidR="009A3190" w:rsidRPr="00BE0232" w:rsidDel="002867E7" w:rsidRDefault="00BF08C8" w:rsidP="009A3190">
      <w:pPr>
        <w:pStyle w:val="ListParagraph"/>
        <w:numPr>
          <w:ilvl w:val="0"/>
          <w:numId w:val="42"/>
        </w:numPr>
        <w:spacing w:after="240" w:line="360" w:lineRule="auto"/>
        <w:jc w:val="both"/>
        <w:rPr>
          <w:del w:id="301" w:author="Pamidi,Sushma" w:date="2025-12-08T09:36:00Z" w16du:dateUtc="2025-12-08T15:36:00Z"/>
          <w:rFonts w:cs="Arial"/>
          <w:szCs w:val="21"/>
        </w:rPr>
      </w:pPr>
      <w:del w:id="302" w:author="Pamidi,Sushma" w:date="2025-12-08T09:36:00Z" w16du:dateUtc="2025-12-08T15:36:00Z">
        <w:r w:rsidRPr="00BE0232" w:rsidDel="002867E7">
          <w:rPr>
            <w:rFonts w:cs="Arial"/>
            <w:szCs w:val="21"/>
          </w:rPr>
          <w:delText>The Petitioner´s</w:delText>
        </w:r>
        <w:r w:rsidRPr="00BE0232" w:rsidDel="002867E7">
          <w:rPr>
            <w:rFonts w:cs="Arial"/>
            <w:b/>
            <w:bCs/>
            <w:szCs w:val="21"/>
          </w:rPr>
          <w:delText xml:space="preserve"> </w:delText>
        </w:r>
        <w:r w:rsidR="009A3190" w:rsidRPr="00BE0232" w:rsidDel="002867E7">
          <w:rPr>
            <w:rFonts w:cs="Arial"/>
            <w:szCs w:val="21"/>
          </w:rPr>
          <w:delText xml:space="preserve">role </w:delText>
        </w:r>
        <w:r w:rsidRPr="00BE0232" w:rsidDel="002867E7">
          <w:rPr>
            <w:rFonts w:cs="Arial"/>
            <w:szCs w:val="21"/>
          </w:rPr>
          <w:delText>is </w:delText>
        </w:r>
        <w:r w:rsidR="009A3190" w:rsidRPr="00BE0232" w:rsidDel="002867E7">
          <w:rPr>
            <w:rFonts w:cs="Arial"/>
            <w:szCs w:val="21"/>
          </w:rPr>
          <w:delText>not just operationally important but crucial to the company’s ongoing success and growth.</w:delText>
        </w:r>
      </w:del>
    </w:p>
    <w:p w14:paraId="13EA191C" w14:textId="2BBA475A" w:rsidR="009A3190" w:rsidRPr="00BE0232" w:rsidDel="002867E7" w:rsidRDefault="009A3190" w:rsidP="009A3190">
      <w:pPr>
        <w:pStyle w:val="ListParagraph"/>
        <w:spacing w:after="240" w:line="360" w:lineRule="auto"/>
        <w:ind w:left="1080"/>
        <w:jc w:val="both"/>
        <w:rPr>
          <w:del w:id="303" w:author="Pamidi,Sushma" w:date="2025-12-08T09:36:00Z" w16du:dateUtc="2025-12-08T15:36:00Z"/>
          <w:rFonts w:cs="Arial"/>
          <w:szCs w:val="21"/>
        </w:rPr>
      </w:pPr>
    </w:p>
    <w:p w14:paraId="49DFE5F4" w14:textId="38FDE1CA" w:rsidR="009B35F4" w:rsidRPr="00BE0232" w:rsidDel="002867E7" w:rsidRDefault="008F3C88" w:rsidP="00BF08C8">
      <w:pPr>
        <w:pStyle w:val="ListParagraph"/>
        <w:spacing w:after="240" w:line="360" w:lineRule="auto"/>
        <w:jc w:val="both"/>
        <w:rPr>
          <w:del w:id="304" w:author="Pamidi,Sushma" w:date="2025-12-08T09:36:00Z" w16du:dateUtc="2025-12-08T15:36:00Z"/>
          <w:rFonts w:cs="Arial"/>
          <w:i/>
          <w:iCs/>
          <w:color w:val="833C0B" w:themeColor="accent2" w:themeShade="80"/>
          <w:szCs w:val="21"/>
        </w:rPr>
      </w:pPr>
      <w:del w:id="305" w:author="Pamidi,Sushma" w:date="2025-12-08T09:36:00Z" w16du:dateUtc="2025-12-08T15:36:00Z">
        <w:r w:rsidRPr="00BE0232" w:rsidDel="002867E7">
          <w:rPr>
            <w:rFonts w:cs="Arial"/>
            <w:color w:val="000000" w:themeColor="text1"/>
            <w:szCs w:val="21"/>
          </w:rPr>
          <w:delText>The author</w:delText>
        </w:r>
        <w:r w:rsidR="00E71567" w:rsidRPr="00BE0232" w:rsidDel="002867E7">
          <w:rPr>
            <w:rFonts w:cs="Arial"/>
            <w:color w:val="000000" w:themeColor="text1"/>
            <w:szCs w:val="21"/>
          </w:rPr>
          <w:delText xml:space="preserve"> further </w:delText>
        </w:r>
        <w:r w:rsidR="00A53D3B" w:rsidRPr="00BE0232" w:rsidDel="002867E7">
          <w:rPr>
            <w:rFonts w:cs="Arial"/>
            <w:color w:val="000000" w:themeColor="text1"/>
            <w:szCs w:val="21"/>
          </w:rPr>
          <w:delText>affirms</w:delText>
        </w:r>
        <w:r w:rsidR="00520120" w:rsidRPr="00BE0232" w:rsidDel="002867E7">
          <w:rPr>
            <w:rFonts w:cs="Arial"/>
            <w:color w:val="000000" w:themeColor="text1"/>
            <w:szCs w:val="21"/>
          </w:rPr>
          <w:delText xml:space="preserve"> the critical status </w:delText>
        </w:r>
        <w:r w:rsidR="00A53D3B" w:rsidRPr="00BE0232" w:rsidDel="002867E7">
          <w:rPr>
            <w:rFonts w:cs="Arial"/>
            <w:color w:val="000000" w:themeColor="text1"/>
            <w:szCs w:val="21"/>
          </w:rPr>
          <w:delText>of the Petitioner by stating the following:</w:delText>
        </w:r>
        <w:r w:rsidR="0071618F" w:rsidRPr="00BE0232" w:rsidDel="002867E7">
          <w:rPr>
            <w:rFonts w:cs="Arial"/>
            <w:color w:val="000000" w:themeColor="text1"/>
            <w:szCs w:val="21"/>
          </w:rPr>
          <w:delText xml:space="preserve"> </w:delText>
        </w:r>
        <w:r w:rsidR="0071618F" w:rsidRPr="00BE0232" w:rsidDel="002867E7">
          <w:rPr>
            <w:rFonts w:cs="Arial"/>
            <w:i/>
            <w:iCs/>
            <w:color w:val="833C0B" w:themeColor="accent2" w:themeShade="80"/>
            <w:szCs w:val="21"/>
          </w:rPr>
          <w:delText>“</w:delText>
        </w:r>
        <w:r w:rsidR="00BF08C8" w:rsidRPr="00BE0232" w:rsidDel="002867E7">
          <w:rPr>
            <w:rFonts w:cs="Arial"/>
            <w:i/>
            <w:iCs/>
            <w:color w:val="833C0B" w:themeColor="accent2" w:themeShade="80"/>
            <w:szCs w:val="21"/>
          </w:rPr>
          <w:delText>In his critical role, Pavan demonstrated the ability to drive complex, high-impact projects that significantly contributed to CVS Health’s overall operational efficiency and bottom-line performance. His decisions throughout the project directly contributed to the success of the initiative and its long-term positive impact on the company. This outcome not only highlights Pavan’s ability to lead high-stakes initiatives but also underscores the critical nature of his role in shaping the future of CVS Health through innovation, operational excellence, and strategic leadership. His work on the Air Support project played a key role in the company’s growth and ability to meet its operational goals in an increasingly competitive market”.</w:delText>
        </w:r>
      </w:del>
    </w:p>
    <w:p w14:paraId="7AE9EB47" w14:textId="2190EAAF" w:rsidR="00785838" w:rsidRPr="00BE0232" w:rsidDel="002867E7" w:rsidRDefault="0071618F" w:rsidP="003174CE">
      <w:pPr>
        <w:spacing w:after="240" w:line="360" w:lineRule="auto"/>
        <w:jc w:val="both"/>
        <w:rPr>
          <w:del w:id="306" w:author="Pamidi,Sushma" w:date="2025-12-08T09:36:00Z" w16du:dateUtc="2025-12-08T15:36:00Z"/>
          <w:rFonts w:ascii="Arial" w:hAnsi="Arial" w:cs="Arial"/>
          <w:color w:val="000000" w:themeColor="text1"/>
          <w:sz w:val="21"/>
          <w:szCs w:val="21"/>
        </w:rPr>
      </w:pPr>
      <w:del w:id="307" w:author="Pamidi,Sushma" w:date="2025-12-08T09:36:00Z" w16du:dateUtc="2025-12-08T15:36:00Z">
        <w:r w:rsidRPr="00BE0232" w:rsidDel="002867E7">
          <w:rPr>
            <w:rFonts w:ascii="Arial" w:hAnsi="Arial" w:cs="Arial"/>
            <w:color w:val="000000" w:themeColor="text1"/>
            <w:sz w:val="21"/>
            <w:szCs w:val="21"/>
          </w:rPr>
          <w:delText xml:space="preserve">The Petitioner’s role </w:delText>
        </w:r>
        <w:r w:rsidR="00F7365D" w:rsidRPr="00BE0232" w:rsidDel="002867E7">
          <w:rPr>
            <w:rFonts w:ascii="Arial" w:hAnsi="Arial" w:cs="Arial"/>
            <w:color w:val="000000" w:themeColor="text1"/>
            <w:sz w:val="21"/>
            <w:szCs w:val="21"/>
          </w:rPr>
          <w:delText xml:space="preserve">and performance </w:delText>
        </w:r>
        <w:r w:rsidR="006836CA" w:rsidRPr="00BE0232" w:rsidDel="002867E7">
          <w:rPr>
            <w:rFonts w:ascii="Arial" w:hAnsi="Arial" w:cs="Arial"/>
            <w:color w:val="000000" w:themeColor="text1"/>
            <w:sz w:val="21"/>
            <w:szCs w:val="21"/>
          </w:rPr>
          <w:delText>are</w:delText>
        </w:r>
        <w:r w:rsidR="002C5C7C" w:rsidRPr="00BE0232" w:rsidDel="002867E7">
          <w:rPr>
            <w:rFonts w:ascii="Arial" w:hAnsi="Arial" w:cs="Arial"/>
            <w:color w:val="000000" w:themeColor="text1"/>
            <w:sz w:val="21"/>
            <w:szCs w:val="21"/>
          </w:rPr>
          <w:delText xml:space="preserve"> indeed critical to the company</w:delText>
        </w:r>
        <w:r w:rsidR="003174CE" w:rsidRPr="00BE0232" w:rsidDel="002867E7">
          <w:rPr>
            <w:rFonts w:ascii="Arial" w:hAnsi="Arial" w:cs="Arial"/>
            <w:color w:val="000000" w:themeColor="text1"/>
            <w:sz w:val="21"/>
            <w:szCs w:val="21"/>
          </w:rPr>
          <w:delText>.</w:delText>
        </w:r>
      </w:del>
    </w:p>
    <w:p w14:paraId="0225BFDE" w14:textId="2D355409" w:rsidR="00A21703" w:rsidRPr="00BE0232" w:rsidDel="002867E7" w:rsidRDefault="00785838" w:rsidP="00785838">
      <w:pPr>
        <w:spacing w:after="160" w:line="259" w:lineRule="auto"/>
        <w:rPr>
          <w:del w:id="308" w:author="Pamidi,Sushma" w:date="2025-12-08T09:36:00Z" w16du:dateUtc="2025-12-08T15:36:00Z"/>
          <w:rFonts w:ascii="Arial" w:hAnsi="Arial" w:cs="Arial"/>
          <w:color w:val="000000" w:themeColor="text1"/>
          <w:sz w:val="21"/>
          <w:szCs w:val="21"/>
        </w:rPr>
      </w:pPr>
      <w:del w:id="309" w:author="Pamidi,Sushma" w:date="2025-12-08T09:36:00Z" w16du:dateUtc="2025-12-08T15:36:00Z">
        <w:r w:rsidRPr="00BE0232" w:rsidDel="002867E7">
          <w:rPr>
            <w:rFonts w:ascii="Arial" w:hAnsi="Arial" w:cs="Arial"/>
            <w:color w:val="000000" w:themeColor="text1"/>
            <w:sz w:val="21"/>
            <w:szCs w:val="21"/>
          </w:rPr>
          <w:br w:type="page"/>
        </w:r>
      </w:del>
    </w:p>
    <w:p w14:paraId="50CD33D0" w14:textId="71E5983C" w:rsidR="00785838" w:rsidRPr="00BE0232" w:rsidDel="002867E7" w:rsidRDefault="00785838" w:rsidP="003174CE">
      <w:pPr>
        <w:spacing w:after="240" w:line="360" w:lineRule="auto"/>
        <w:jc w:val="both"/>
        <w:rPr>
          <w:del w:id="310" w:author="Pamidi,Sushma" w:date="2025-12-08T09:36:00Z" w16du:dateUtc="2025-12-08T15:36:00Z"/>
          <w:rFonts w:ascii="Arial" w:hAnsi="Arial" w:cs="Arial"/>
          <w:color w:val="000000" w:themeColor="text1"/>
          <w:sz w:val="21"/>
          <w:szCs w:val="21"/>
        </w:rPr>
      </w:pPr>
    </w:p>
    <w:p w14:paraId="564BAE1A" w14:textId="0BF292E9" w:rsidR="0071618F" w:rsidRPr="00BE0232" w:rsidDel="002867E7" w:rsidRDefault="0071618F" w:rsidP="00A2531F">
      <w:pPr>
        <w:pStyle w:val="NoSpacing"/>
        <w:spacing w:line="360" w:lineRule="auto"/>
        <w:rPr>
          <w:del w:id="311" w:author="Pamidi,Sushma" w:date="2025-12-08T09:36:00Z" w16du:dateUtc="2025-12-08T15:36:00Z"/>
          <w:b/>
          <w:noProof w:val="0"/>
          <w:color w:val="000000" w:themeColor="text1"/>
          <w:sz w:val="28"/>
          <w:szCs w:val="28"/>
        </w:rPr>
      </w:pPr>
      <w:del w:id="312" w:author="Pamidi,Sushma" w:date="2025-12-08T09:36:00Z" w16du:dateUtc="2025-12-08T15:36:00Z">
        <w:r w:rsidRPr="00BE0232" w:rsidDel="002867E7">
          <w:rPr>
            <w:b/>
            <w:bCs/>
            <w:noProof w:val="0"/>
            <w:color w:val="833C0B" w:themeColor="accent2" w:themeShade="80"/>
            <w:sz w:val="28"/>
            <w:szCs w:val="28"/>
          </w:rPr>
          <w:delText>Analysis of Petitioner’s Impact on the Company as a Whole</w:delText>
        </w:r>
      </w:del>
    </w:p>
    <w:p w14:paraId="7893BBE2" w14:textId="73FA9B9B" w:rsidR="007F3C77" w:rsidRPr="00BE0232" w:rsidDel="002867E7" w:rsidRDefault="007F3C77" w:rsidP="00EC174F">
      <w:pPr>
        <w:pStyle w:val="NoSpacing"/>
        <w:spacing w:line="360" w:lineRule="auto"/>
        <w:jc w:val="left"/>
        <w:rPr>
          <w:del w:id="313" w:author="Pamidi,Sushma" w:date="2025-12-08T09:36:00Z" w16du:dateUtc="2025-12-08T15:36:00Z"/>
          <w:noProof w:val="0"/>
          <w:color w:val="000000" w:themeColor="text1"/>
          <w:sz w:val="21"/>
          <w:szCs w:val="21"/>
        </w:rPr>
      </w:pPr>
    </w:p>
    <w:p w14:paraId="7B27F62C" w14:textId="4B312701" w:rsidR="00EC174F" w:rsidRPr="00BE0232" w:rsidDel="002867E7" w:rsidRDefault="0071618F" w:rsidP="00EC174F">
      <w:pPr>
        <w:pStyle w:val="NoSpacing"/>
        <w:spacing w:line="360" w:lineRule="auto"/>
        <w:jc w:val="left"/>
        <w:rPr>
          <w:del w:id="314" w:author="Pamidi,Sushma" w:date="2025-12-08T09:36:00Z" w16du:dateUtc="2025-12-08T15:36:00Z"/>
          <w:noProof w:val="0"/>
          <w:sz w:val="21"/>
          <w:szCs w:val="21"/>
        </w:rPr>
      </w:pPr>
      <w:del w:id="315" w:author="Pamidi,Sushma" w:date="2025-12-08T09:36:00Z" w16du:dateUtc="2025-12-08T15:36:00Z">
        <w:r w:rsidRPr="00BE0232" w:rsidDel="002867E7">
          <w:rPr>
            <w:noProof w:val="0"/>
            <w:sz w:val="21"/>
            <w:szCs w:val="21"/>
          </w:rPr>
          <w:delText xml:space="preserve">Counsel submits evidence from the Petitioner’s leading </w:delText>
        </w:r>
        <w:r w:rsidR="00A7294F" w:rsidRPr="00BE0232" w:rsidDel="002867E7">
          <w:rPr>
            <w:noProof w:val="0"/>
            <w:sz w:val="21"/>
            <w:szCs w:val="21"/>
          </w:rPr>
          <w:delText>and</w:delText>
        </w:r>
        <w:r w:rsidRPr="00BE0232" w:rsidDel="002867E7">
          <w:rPr>
            <w:noProof w:val="0"/>
            <w:sz w:val="21"/>
            <w:szCs w:val="21"/>
          </w:rPr>
          <w:delText xml:space="preserve"> critical role letter, where the author attests to the Petitioner’s outstanding work, impacting the </w:delText>
        </w:r>
        <w:r w:rsidR="00D358B9" w:rsidRPr="00BE0232" w:rsidDel="002867E7">
          <w:rPr>
            <w:noProof w:val="0"/>
            <w:sz w:val="21"/>
            <w:szCs w:val="21"/>
          </w:rPr>
          <w:delText>success</w:delText>
        </w:r>
        <w:r w:rsidR="00F247C5" w:rsidRPr="00BE0232" w:rsidDel="002867E7">
          <w:rPr>
            <w:noProof w:val="0"/>
            <w:sz w:val="21"/>
            <w:szCs w:val="21"/>
          </w:rPr>
          <w:delText xml:space="preserve"> of the </w:delText>
        </w:r>
        <w:r w:rsidRPr="00BE0232" w:rsidDel="002867E7">
          <w:rPr>
            <w:noProof w:val="0"/>
            <w:sz w:val="21"/>
            <w:szCs w:val="21"/>
          </w:rPr>
          <w:delText>company as a whole.</w:delText>
        </w:r>
        <w:r w:rsidR="007F3C77" w:rsidRPr="00BE0232" w:rsidDel="002867E7">
          <w:rPr>
            <w:noProof w:val="0"/>
            <w:sz w:val="21"/>
            <w:szCs w:val="21"/>
          </w:rPr>
          <w:delText xml:space="preserve"> </w:delText>
        </w:r>
        <w:bookmarkStart w:id="316" w:name="_Hlk105686221"/>
        <w:r w:rsidR="00A96940" w:rsidRPr="00BE0232" w:rsidDel="002867E7">
          <w:rPr>
            <w:noProof w:val="0"/>
            <w:sz w:val="21"/>
            <w:szCs w:val="21"/>
          </w:rPr>
          <w:delText xml:space="preserve">The Petitioner’s impact on this highly distinguished </w:delText>
        </w:r>
        <w:r w:rsidR="00001CCD" w:rsidRPr="00BE0232" w:rsidDel="002867E7">
          <w:rPr>
            <w:noProof w:val="0"/>
            <w:sz w:val="21"/>
            <w:szCs w:val="21"/>
          </w:rPr>
          <w:delText>c</w:delText>
        </w:r>
        <w:r w:rsidR="00A96940" w:rsidRPr="00BE0232" w:rsidDel="002867E7">
          <w:rPr>
            <w:noProof w:val="0"/>
            <w:sz w:val="21"/>
            <w:szCs w:val="21"/>
          </w:rPr>
          <w:delText>ompany is evident through the following:</w:delText>
        </w:r>
        <w:bookmarkEnd w:id="316"/>
      </w:del>
    </w:p>
    <w:p w14:paraId="5D037A87" w14:textId="37B23F22" w:rsidR="00E63B0B" w:rsidRPr="00BE0232" w:rsidDel="002867E7" w:rsidRDefault="00E63B0B" w:rsidP="00EC174F">
      <w:pPr>
        <w:pStyle w:val="NoSpacing"/>
        <w:spacing w:line="360" w:lineRule="auto"/>
        <w:jc w:val="left"/>
        <w:rPr>
          <w:del w:id="317" w:author="Pamidi,Sushma" w:date="2025-12-08T09:36:00Z" w16du:dateUtc="2025-12-08T15:36:00Z"/>
          <w:noProof w:val="0"/>
          <w:sz w:val="21"/>
          <w:szCs w:val="21"/>
        </w:rPr>
      </w:pPr>
    </w:p>
    <w:p w14:paraId="140A365A" w14:textId="44BA95B5" w:rsidR="00E63B0B" w:rsidRPr="00BE0232" w:rsidDel="002867E7" w:rsidRDefault="00E63B0B" w:rsidP="00E63B0B">
      <w:pPr>
        <w:pStyle w:val="NoSpacing"/>
        <w:numPr>
          <w:ilvl w:val="0"/>
          <w:numId w:val="44"/>
        </w:numPr>
        <w:spacing w:line="360" w:lineRule="auto"/>
        <w:jc w:val="both"/>
        <w:rPr>
          <w:del w:id="318" w:author="Pamidi,Sushma" w:date="2025-12-08T09:36:00Z" w16du:dateUtc="2025-12-08T15:36:00Z"/>
          <w:noProof w:val="0"/>
          <w:sz w:val="21"/>
          <w:szCs w:val="21"/>
        </w:rPr>
      </w:pPr>
      <w:del w:id="319" w:author="Pamidi,Sushma" w:date="2025-12-08T09:36:00Z" w16du:dateUtc="2025-12-08T15:36:00Z">
        <w:r w:rsidRPr="00BE0232" w:rsidDel="002867E7">
          <w:rPr>
            <w:b/>
            <w:bCs/>
            <w:noProof w:val="0"/>
            <w:sz w:val="21"/>
            <w:szCs w:val="21"/>
          </w:rPr>
          <w:delText>Influence on Strategic Initiatives:</w:delText>
        </w:r>
        <w:r w:rsidRPr="00BE0232" w:rsidDel="002867E7">
          <w:rPr>
            <w:noProof w:val="0"/>
            <w:sz w:val="21"/>
            <w:szCs w:val="21"/>
          </w:rPr>
          <w:delText xml:space="preserve"> </w:delText>
        </w:r>
        <w:r w:rsidR="006B6740" w:rsidRPr="00BE0232" w:rsidDel="002867E7">
          <w:rPr>
            <w:noProof w:val="0"/>
            <w:sz w:val="21"/>
            <w:szCs w:val="21"/>
          </w:rPr>
          <w:delText>The Petitioner´</w:delText>
        </w:r>
        <w:r w:rsidRPr="00BE0232" w:rsidDel="002867E7">
          <w:rPr>
            <w:noProof w:val="0"/>
            <w:sz w:val="21"/>
            <w:szCs w:val="21"/>
          </w:rPr>
          <w:delText>s role in leading critical, large-scale initiatives has significant</w:delText>
        </w:r>
        <w:r w:rsidR="006B6740" w:rsidRPr="00BE0232" w:rsidDel="002867E7">
          <w:rPr>
            <w:noProof w:val="0"/>
            <w:sz w:val="21"/>
            <w:szCs w:val="21"/>
          </w:rPr>
          <w:delText>ly</w:delText>
        </w:r>
        <w:r w:rsidRPr="00BE0232" w:rsidDel="002867E7">
          <w:rPr>
            <w:noProof w:val="0"/>
            <w:sz w:val="21"/>
            <w:szCs w:val="21"/>
          </w:rPr>
          <w:delText xml:space="preserve"> impact</w:delText>
        </w:r>
        <w:r w:rsidR="006B6740" w:rsidRPr="00BE0232" w:rsidDel="002867E7">
          <w:rPr>
            <w:noProof w:val="0"/>
            <w:sz w:val="21"/>
            <w:szCs w:val="21"/>
          </w:rPr>
          <w:delText>ed</w:delText>
        </w:r>
        <w:r w:rsidRPr="00BE0232" w:rsidDel="002867E7">
          <w:rPr>
            <w:noProof w:val="0"/>
            <w:sz w:val="21"/>
            <w:szCs w:val="21"/>
          </w:rPr>
          <w:delText xml:space="preserve"> CVS Health’s growth and operations. His ability to manage high-impact projects, such as the Air Support program, which resulted in measurable operational efficiencies and cost savings, directly affects the company's overall performance. These initiatives generate</w:delText>
        </w:r>
        <w:r w:rsidR="0064704F" w:rsidRPr="00BE0232" w:rsidDel="002867E7">
          <w:rPr>
            <w:noProof w:val="0"/>
            <w:sz w:val="21"/>
            <w:szCs w:val="21"/>
          </w:rPr>
          <w:delText>d</w:delText>
        </w:r>
        <w:r w:rsidRPr="00BE0232" w:rsidDel="002867E7">
          <w:rPr>
            <w:noProof w:val="0"/>
            <w:sz w:val="21"/>
            <w:szCs w:val="21"/>
          </w:rPr>
          <w:delText xml:space="preserve"> substantial revenue a</w:delText>
        </w:r>
        <w:r w:rsidR="006B6740" w:rsidRPr="00BE0232" w:rsidDel="002867E7">
          <w:rPr>
            <w:noProof w:val="0"/>
            <w:sz w:val="21"/>
            <w:szCs w:val="21"/>
          </w:rPr>
          <w:delText>nd</w:delText>
        </w:r>
        <w:r w:rsidRPr="00BE0232" w:rsidDel="002867E7">
          <w:rPr>
            <w:noProof w:val="0"/>
            <w:sz w:val="21"/>
            <w:szCs w:val="21"/>
          </w:rPr>
          <w:delText xml:space="preserve"> contribute</w:delText>
        </w:r>
        <w:r w:rsidR="0064704F" w:rsidRPr="00BE0232" w:rsidDel="002867E7">
          <w:rPr>
            <w:noProof w:val="0"/>
            <w:sz w:val="21"/>
            <w:szCs w:val="21"/>
          </w:rPr>
          <w:delText>d</w:delText>
        </w:r>
        <w:r w:rsidRPr="00BE0232" w:rsidDel="002867E7">
          <w:rPr>
            <w:noProof w:val="0"/>
            <w:sz w:val="21"/>
            <w:szCs w:val="21"/>
          </w:rPr>
          <w:delText xml:space="preserve"> to multi-million</w:delText>
        </w:r>
        <w:r w:rsidR="001C2E57" w:rsidRPr="00BE0232" w:rsidDel="002867E7">
          <w:rPr>
            <w:noProof w:val="0"/>
            <w:sz w:val="21"/>
            <w:szCs w:val="21"/>
          </w:rPr>
          <w:delText>-</w:delText>
        </w:r>
        <w:r w:rsidRPr="00BE0232" w:rsidDel="002867E7">
          <w:rPr>
            <w:noProof w:val="0"/>
            <w:sz w:val="21"/>
            <w:szCs w:val="21"/>
          </w:rPr>
          <w:delText>dollar cost efficiencies, enhancing CVS Health’s profitability and market position. His leadership in these projects enable</w:delText>
        </w:r>
        <w:r w:rsidR="0064704F" w:rsidRPr="00BE0232" w:rsidDel="002867E7">
          <w:rPr>
            <w:noProof w:val="0"/>
            <w:sz w:val="21"/>
            <w:szCs w:val="21"/>
          </w:rPr>
          <w:delText>d</w:delText>
        </w:r>
        <w:r w:rsidRPr="00BE0232" w:rsidDel="002867E7">
          <w:rPr>
            <w:noProof w:val="0"/>
            <w:sz w:val="21"/>
            <w:szCs w:val="21"/>
          </w:rPr>
          <w:delText xml:space="preserve"> CVS Health to operate more effectively, ensuring long-term sustainability.</w:delText>
        </w:r>
      </w:del>
    </w:p>
    <w:p w14:paraId="6913C689" w14:textId="351EBE62" w:rsidR="00E63B0B" w:rsidRPr="00BE0232" w:rsidDel="002867E7" w:rsidRDefault="00E63B0B" w:rsidP="00E63B0B">
      <w:pPr>
        <w:pStyle w:val="NoSpacing"/>
        <w:numPr>
          <w:ilvl w:val="0"/>
          <w:numId w:val="44"/>
        </w:numPr>
        <w:spacing w:line="360" w:lineRule="auto"/>
        <w:jc w:val="both"/>
        <w:rPr>
          <w:del w:id="320" w:author="Pamidi,Sushma" w:date="2025-12-08T09:36:00Z" w16du:dateUtc="2025-12-08T15:36:00Z"/>
          <w:noProof w:val="0"/>
          <w:sz w:val="21"/>
          <w:szCs w:val="21"/>
        </w:rPr>
      </w:pPr>
      <w:del w:id="321" w:author="Pamidi,Sushma" w:date="2025-12-08T09:36:00Z" w16du:dateUtc="2025-12-08T15:36:00Z">
        <w:r w:rsidRPr="00BE0232" w:rsidDel="002867E7">
          <w:rPr>
            <w:b/>
            <w:bCs/>
            <w:noProof w:val="0"/>
            <w:sz w:val="21"/>
            <w:szCs w:val="21"/>
          </w:rPr>
          <w:delText>Contributing to CVS Health's Mission:</w:delText>
        </w:r>
        <w:r w:rsidRPr="00BE0232" w:rsidDel="002867E7">
          <w:rPr>
            <w:noProof w:val="0"/>
            <w:sz w:val="21"/>
            <w:szCs w:val="21"/>
          </w:rPr>
          <w:delText xml:space="preserve"> </w:delText>
        </w:r>
        <w:r w:rsidR="006B6740" w:rsidRPr="00BE0232" w:rsidDel="002867E7">
          <w:rPr>
            <w:noProof w:val="0"/>
            <w:sz w:val="21"/>
            <w:szCs w:val="21"/>
          </w:rPr>
          <w:delText>The Petitioner</w:delText>
        </w:r>
        <w:r w:rsidRPr="00BE0232" w:rsidDel="002867E7">
          <w:rPr>
            <w:noProof w:val="0"/>
            <w:sz w:val="21"/>
            <w:szCs w:val="21"/>
          </w:rPr>
          <w:delText>’s work aligns closely with CVS Health’s overarching mission to improve patient well-being and provide accessible, affordable healthcare. His role in projects that optimize operational processes direct</w:delText>
        </w:r>
        <w:r w:rsidR="006B6740" w:rsidRPr="00BE0232" w:rsidDel="002867E7">
          <w:rPr>
            <w:noProof w:val="0"/>
            <w:sz w:val="21"/>
            <w:szCs w:val="21"/>
          </w:rPr>
          <w:delText>ly</w:delText>
        </w:r>
        <w:r w:rsidRPr="00BE0232" w:rsidDel="002867E7">
          <w:rPr>
            <w:noProof w:val="0"/>
            <w:sz w:val="21"/>
            <w:szCs w:val="21"/>
          </w:rPr>
          <w:delText xml:space="preserve"> impact</w:delText>
        </w:r>
        <w:r w:rsidR="0064704F" w:rsidRPr="00BE0232" w:rsidDel="002867E7">
          <w:rPr>
            <w:noProof w:val="0"/>
            <w:sz w:val="21"/>
            <w:szCs w:val="21"/>
          </w:rPr>
          <w:delText>ed</w:delText>
        </w:r>
        <w:r w:rsidRPr="00BE0232" w:rsidDel="002867E7">
          <w:rPr>
            <w:noProof w:val="0"/>
            <w:sz w:val="21"/>
            <w:szCs w:val="21"/>
          </w:rPr>
          <w:delText xml:space="preserve"> patient safety, a </w:delText>
        </w:r>
        <w:r w:rsidR="0064704F" w:rsidRPr="00BE0232" w:rsidDel="002867E7">
          <w:rPr>
            <w:noProof w:val="0"/>
            <w:sz w:val="21"/>
            <w:szCs w:val="21"/>
          </w:rPr>
          <w:delText xml:space="preserve">company's </w:delText>
        </w:r>
        <w:r w:rsidRPr="00BE0232" w:rsidDel="002867E7">
          <w:rPr>
            <w:noProof w:val="0"/>
            <w:sz w:val="21"/>
            <w:szCs w:val="21"/>
          </w:rPr>
          <w:delText xml:space="preserve">core value. By implementing solutions that enhance both customer and employee experiences, such as through the Air Support initiative, </w:delText>
        </w:r>
        <w:r w:rsidR="006B6740" w:rsidRPr="00BE0232" w:rsidDel="002867E7">
          <w:rPr>
            <w:noProof w:val="0"/>
            <w:sz w:val="21"/>
            <w:szCs w:val="21"/>
          </w:rPr>
          <w:delText>the Petitioner</w:delText>
        </w:r>
        <w:r w:rsidRPr="00BE0232" w:rsidDel="002867E7">
          <w:rPr>
            <w:noProof w:val="0"/>
            <w:sz w:val="21"/>
            <w:szCs w:val="21"/>
          </w:rPr>
          <w:delText xml:space="preserve"> help</w:delText>
        </w:r>
        <w:r w:rsidR="0064704F" w:rsidRPr="00BE0232" w:rsidDel="002867E7">
          <w:rPr>
            <w:noProof w:val="0"/>
            <w:sz w:val="21"/>
            <w:szCs w:val="21"/>
          </w:rPr>
          <w:delText>ed</w:delText>
        </w:r>
        <w:r w:rsidRPr="00BE0232" w:rsidDel="002867E7">
          <w:rPr>
            <w:noProof w:val="0"/>
            <w:sz w:val="21"/>
            <w:szCs w:val="21"/>
          </w:rPr>
          <w:delText xml:space="preserve"> ensure CVS Health meets its commitment to delivering exceptional care. His work, therefore, reinforce</w:delText>
        </w:r>
        <w:r w:rsidR="0064704F" w:rsidRPr="00BE0232" w:rsidDel="002867E7">
          <w:rPr>
            <w:noProof w:val="0"/>
            <w:sz w:val="21"/>
            <w:szCs w:val="21"/>
          </w:rPr>
          <w:delText>d</w:delText>
        </w:r>
        <w:r w:rsidRPr="00BE0232" w:rsidDel="002867E7">
          <w:rPr>
            <w:noProof w:val="0"/>
            <w:sz w:val="21"/>
            <w:szCs w:val="21"/>
          </w:rPr>
          <w:delText xml:space="preserve"> the company’s mission on a strategic level, helping CVS maintain its leadership in healthcare.</w:delText>
        </w:r>
      </w:del>
    </w:p>
    <w:p w14:paraId="6CDD4F77" w14:textId="1AC3B8A8" w:rsidR="006B6740" w:rsidRPr="00BE0232" w:rsidDel="002867E7" w:rsidRDefault="006B6740" w:rsidP="006B6740">
      <w:pPr>
        <w:pStyle w:val="NormalWeb"/>
        <w:numPr>
          <w:ilvl w:val="0"/>
          <w:numId w:val="44"/>
        </w:numPr>
        <w:spacing w:line="360" w:lineRule="auto"/>
        <w:jc w:val="both"/>
        <w:rPr>
          <w:del w:id="322" w:author="Pamidi,Sushma" w:date="2025-12-08T09:36:00Z" w16du:dateUtc="2025-12-08T15:36:00Z"/>
          <w:rFonts w:ascii="Arial" w:hAnsi="Arial" w:cs="Arial"/>
          <w:sz w:val="21"/>
          <w:szCs w:val="21"/>
        </w:rPr>
      </w:pPr>
      <w:del w:id="323" w:author="Pamidi,Sushma" w:date="2025-12-08T09:36:00Z" w16du:dateUtc="2025-12-08T15:36:00Z">
        <w:r w:rsidRPr="00BE0232" w:rsidDel="002867E7">
          <w:rPr>
            <w:rStyle w:val="Strong"/>
            <w:rFonts w:ascii="Arial" w:hAnsi="Arial" w:cs="Arial"/>
            <w:sz w:val="21"/>
            <w:szCs w:val="21"/>
          </w:rPr>
          <w:delText>Enhancing Customer and Colleague Experience:</w:delText>
        </w:r>
        <w:r w:rsidRPr="00BE0232" w:rsidDel="002867E7">
          <w:rPr>
            <w:rFonts w:ascii="Arial" w:hAnsi="Arial" w:cs="Arial"/>
            <w:sz w:val="21"/>
            <w:szCs w:val="21"/>
          </w:rPr>
          <w:delText xml:space="preserve"> One of the key outcomes of the Petitioner’s leadership </w:delText>
        </w:r>
        <w:r w:rsidR="0064704F" w:rsidRPr="00BE0232" w:rsidDel="002867E7">
          <w:rPr>
            <w:rFonts w:ascii="Arial" w:hAnsi="Arial" w:cs="Arial"/>
            <w:sz w:val="21"/>
            <w:szCs w:val="21"/>
          </w:rPr>
          <w:delText>is</w:delText>
        </w:r>
        <w:r w:rsidRPr="00BE0232" w:rsidDel="002867E7">
          <w:rPr>
            <w:rFonts w:ascii="Arial" w:hAnsi="Arial" w:cs="Arial"/>
            <w:sz w:val="21"/>
            <w:szCs w:val="21"/>
          </w:rPr>
          <w:delText xml:space="preserve"> the improvement of both customer and colleague experiences. </w:delText>
        </w:r>
        <w:r w:rsidR="0064704F" w:rsidRPr="00BE0232" w:rsidDel="002867E7">
          <w:rPr>
            <w:rFonts w:ascii="Arial" w:hAnsi="Arial" w:cs="Arial"/>
            <w:sz w:val="21"/>
            <w:szCs w:val="21"/>
          </w:rPr>
          <w:delText>The Petitioner</w:delText>
        </w:r>
        <w:r w:rsidRPr="00BE0232" w:rsidDel="002867E7">
          <w:rPr>
            <w:rFonts w:ascii="Arial" w:hAnsi="Arial" w:cs="Arial"/>
            <w:sz w:val="21"/>
            <w:szCs w:val="21"/>
          </w:rPr>
          <w:delText xml:space="preserve"> helped improve service consistency across CVS’s 9,000-store network through operational innovations like dynamic workload sharing and optimized resource distribution. These improvements lead to better customer satisfaction, which translates into higher sales growth and stronger customer retention—both critical components of CVS Health’s success in the highly competitive healthcare and retail industry.</w:delText>
        </w:r>
      </w:del>
    </w:p>
    <w:p w14:paraId="013E67EB" w14:textId="3D81FDB7" w:rsidR="006B6740" w:rsidRPr="00BE0232" w:rsidDel="002867E7" w:rsidRDefault="006B6740" w:rsidP="006B6740">
      <w:pPr>
        <w:pStyle w:val="NormalWeb"/>
        <w:numPr>
          <w:ilvl w:val="0"/>
          <w:numId w:val="44"/>
        </w:numPr>
        <w:spacing w:line="360" w:lineRule="auto"/>
        <w:jc w:val="both"/>
        <w:rPr>
          <w:del w:id="324" w:author="Pamidi,Sushma" w:date="2025-12-08T09:36:00Z" w16du:dateUtc="2025-12-08T15:36:00Z"/>
          <w:rFonts w:ascii="Arial" w:hAnsi="Arial" w:cs="Arial"/>
          <w:sz w:val="21"/>
          <w:szCs w:val="21"/>
        </w:rPr>
      </w:pPr>
      <w:del w:id="325" w:author="Pamidi,Sushma" w:date="2025-12-08T09:36:00Z" w16du:dateUtc="2025-12-08T15:36:00Z">
        <w:r w:rsidRPr="00BE0232" w:rsidDel="002867E7">
          <w:rPr>
            <w:rStyle w:val="Strong"/>
            <w:rFonts w:ascii="Arial" w:hAnsi="Arial" w:cs="Arial"/>
            <w:sz w:val="21"/>
            <w:szCs w:val="21"/>
          </w:rPr>
          <w:delText>Impact on Organizational Culture and Recognition:</w:delText>
        </w:r>
        <w:r w:rsidRPr="00BE0232" w:rsidDel="002867E7">
          <w:rPr>
            <w:rFonts w:ascii="Arial" w:hAnsi="Arial" w:cs="Arial"/>
            <w:sz w:val="21"/>
            <w:szCs w:val="21"/>
          </w:rPr>
          <w:delText xml:space="preserve"> The Petitioner's receipt of the Premier Award, CVS Health's highest accolade, underscores his work's significant impact on the company. This award is given to individuals who have made exceptional contributions, and the Petitioner’s recognition signals that his efforts go above and beyond expectations. His ability to consistently deliver high-stakes projects not only influences CVS Health’s operational success but also inspires a culture of excellence and innovation within the organization. This recognition further cements his role as a key leader shaping the company’s future.</w:delText>
        </w:r>
      </w:del>
    </w:p>
    <w:p w14:paraId="52255433" w14:textId="4847DFED" w:rsidR="006B6740" w:rsidRPr="00BE0232" w:rsidDel="002867E7" w:rsidRDefault="006B6740" w:rsidP="006B6740">
      <w:pPr>
        <w:pStyle w:val="NormalWeb"/>
        <w:numPr>
          <w:ilvl w:val="0"/>
          <w:numId w:val="44"/>
        </w:numPr>
        <w:spacing w:line="360" w:lineRule="auto"/>
        <w:jc w:val="both"/>
        <w:rPr>
          <w:del w:id="326" w:author="Pamidi,Sushma" w:date="2025-12-08T09:36:00Z" w16du:dateUtc="2025-12-08T15:36:00Z"/>
          <w:rFonts w:ascii="Arial" w:hAnsi="Arial" w:cs="Arial"/>
          <w:sz w:val="21"/>
          <w:szCs w:val="21"/>
        </w:rPr>
      </w:pPr>
      <w:del w:id="327" w:author="Pamidi,Sushma" w:date="2025-12-08T09:36:00Z" w16du:dateUtc="2025-12-08T15:36:00Z">
        <w:r w:rsidRPr="00BE0232" w:rsidDel="002867E7">
          <w:rPr>
            <w:rStyle w:val="Strong"/>
            <w:rFonts w:ascii="Arial" w:hAnsi="Arial" w:cs="Arial"/>
            <w:sz w:val="21"/>
            <w:szCs w:val="21"/>
          </w:rPr>
          <w:delText>Rare Skillset and Leadership Value:</w:delText>
        </w:r>
        <w:r w:rsidRPr="00BE0232" w:rsidDel="002867E7">
          <w:rPr>
            <w:rFonts w:ascii="Arial" w:hAnsi="Arial" w:cs="Arial"/>
            <w:sz w:val="21"/>
            <w:szCs w:val="21"/>
          </w:rPr>
          <w:delText xml:space="preserve"> The Petitioner’s blend of technical expertise, management skills, and mastery of cutting-edge methodologies makes him a rare and precious asset within CVS Health. His ability to see through large-scale initiatives, especially those that require significant cross-functional coordination, is a major differentiator. The Petitioner's work adds substantial value to CVS Health's operational capabilities in an industry where proficient leaders capable of delivering complex projects are rare. His role fills a critical need and strengthens the company’s ability to innovate and grow.</w:delText>
        </w:r>
      </w:del>
    </w:p>
    <w:p w14:paraId="4432F87C" w14:textId="565BBD57" w:rsidR="00E63B0B" w:rsidRPr="00BE0232" w:rsidDel="002867E7" w:rsidRDefault="006B6740" w:rsidP="006B6740">
      <w:pPr>
        <w:pStyle w:val="NormalWeb"/>
        <w:numPr>
          <w:ilvl w:val="0"/>
          <w:numId w:val="44"/>
        </w:numPr>
        <w:spacing w:line="360" w:lineRule="auto"/>
        <w:jc w:val="both"/>
        <w:rPr>
          <w:del w:id="328" w:author="Pamidi,Sushma" w:date="2025-12-08T09:36:00Z" w16du:dateUtc="2025-12-08T15:36:00Z"/>
          <w:rFonts w:ascii="Arial" w:hAnsi="Arial" w:cs="Arial"/>
          <w:sz w:val="21"/>
          <w:szCs w:val="21"/>
        </w:rPr>
      </w:pPr>
      <w:del w:id="329" w:author="Pamidi,Sushma" w:date="2025-12-08T09:36:00Z" w16du:dateUtc="2025-12-08T15:36:00Z">
        <w:r w:rsidRPr="00BE0232" w:rsidDel="002867E7">
          <w:rPr>
            <w:rStyle w:val="Strong"/>
            <w:rFonts w:ascii="Arial" w:hAnsi="Arial" w:cs="Arial"/>
            <w:sz w:val="21"/>
            <w:szCs w:val="21"/>
          </w:rPr>
          <w:delText>Long-Term Organizational Impact:</w:delText>
        </w:r>
        <w:r w:rsidRPr="00BE0232" w:rsidDel="002867E7">
          <w:rPr>
            <w:rFonts w:ascii="Arial" w:hAnsi="Arial" w:cs="Arial"/>
            <w:sz w:val="21"/>
            <w:szCs w:val="21"/>
          </w:rPr>
          <w:delText xml:space="preserve"> The Petitioner’s work has long-lasting implications for CVS Health’s trajectory. His contributions to major initiatives like the Air Support project help CVS Health remain competitive by driving </w:delText>
        </w:r>
        <w:r w:rsidR="00A67163" w:rsidRPr="00BE0232" w:rsidDel="002867E7">
          <w:rPr>
            <w:rFonts w:ascii="Arial" w:hAnsi="Arial" w:cs="Arial"/>
            <w:sz w:val="21"/>
            <w:szCs w:val="21"/>
          </w:rPr>
          <w:delText>efficiency</w:delText>
        </w:r>
        <w:r w:rsidRPr="00BE0232" w:rsidDel="002867E7">
          <w:rPr>
            <w:rFonts w:ascii="Arial" w:hAnsi="Arial" w:cs="Arial"/>
            <w:sz w:val="21"/>
            <w:szCs w:val="21"/>
          </w:rPr>
          <w:delText xml:space="preserve"> and optimizing resources, which are essential for the company’s future success. His leadership in high-profile projects ensures that CVS continues evolving and adapting to market challenges while positioning itself as a leader in healthcare innovation.</w:delText>
        </w:r>
      </w:del>
    </w:p>
    <w:p w14:paraId="2D979FEF" w14:textId="1FB2DC7C" w:rsidR="00EC174F" w:rsidRPr="00BE0232" w:rsidDel="002867E7" w:rsidRDefault="00EC174F" w:rsidP="00EC174F">
      <w:pPr>
        <w:pStyle w:val="NormalWeb"/>
        <w:spacing w:line="360" w:lineRule="auto"/>
        <w:rPr>
          <w:del w:id="330" w:author="Pamidi,Sushma" w:date="2025-12-08T09:36:00Z" w16du:dateUtc="2025-12-08T15:36:00Z"/>
          <w:rFonts w:ascii="Arial" w:hAnsi="Arial" w:cs="Arial"/>
          <w:sz w:val="21"/>
          <w:szCs w:val="21"/>
        </w:rPr>
      </w:pPr>
      <w:del w:id="331" w:author="Pamidi,Sushma" w:date="2025-12-08T09:36:00Z" w16du:dateUtc="2025-12-08T15:36:00Z">
        <w:r w:rsidRPr="00BE0232" w:rsidDel="002867E7">
          <w:rPr>
            <w:rFonts w:ascii="Arial" w:hAnsi="Arial" w:cs="Arial"/>
            <w:sz w:val="21"/>
            <w:szCs w:val="21"/>
          </w:rPr>
          <w:delText xml:space="preserve">This analysis highlights the Petitioner's impactful leadership, strategic thinking, and ability to drive substantial business growth and financial success within the </w:delText>
        </w:r>
        <w:r w:rsidR="006B6740" w:rsidRPr="00BE0232" w:rsidDel="002867E7">
          <w:rPr>
            <w:rFonts w:ascii="Arial" w:hAnsi="Arial" w:cs="Arial"/>
            <w:sz w:val="21"/>
            <w:szCs w:val="21"/>
          </w:rPr>
          <w:delText>Air Support Project</w:delText>
        </w:r>
        <w:r w:rsidRPr="00BE0232" w:rsidDel="002867E7">
          <w:rPr>
            <w:rFonts w:ascii="Arial" w:hAnsi="Arial" w:cs="Arial"/>
            <w:sz w:val="21"/>
            <w:szCs w:val="21"/>
          </w:rPr>
          <w:delText>.</w:delText>
        </w:r>
      </w:del>
    </w:p>
    <w:p w14:paraId="242537B4" w14:textId="2F1CBDF0" w:rsidR="00475A3D" w:rsidRPr="00BE0232" w:rsidDel="002867E7" w:rsidRDefault="00EB1282" w:rsidP="00EB1282">
      <w:pPr>
        <w:spacing w:after="160" w:line="259" w:lineRule="auto"/>
        <w:rPr>
          <w:del w:id="332" w:author="Pamidi,Sushma" w:date="2025-12-08T09:36:00Z" w16du:dateUtc="2025-12-08T15:36:00Z"/>
          <w:rFonts w:ascii="Arial" w:hAnsi="Arial" w:cs="Arial"/>
          <w:color w:val="000000" w:themeColor="text1"/>
        </w:rPr>
      </w:pPr>
      <w:del w:id="333" w:author="Pamidi,Sushma" w:date="2025-12-08T09:36:00Z" w16du:dateUtc="2025-12-08T15:36:00Z">
        <w:r w:rsidRPr="00BE0232" w:rsidDel="002867E7">
          <w:rPr>
            <w:rFonts w:ascii="Arial" w:hAnsi="Arial" w:cs="Arial"/>
            <w:color w:val="000000" w:themeColor="text1"/>
          </w:rPr>
          <w:br w:type="page"/>
        </w:r>
      </w:del>
    </w:p>
    <w:p w14:paraId="016E8A56" w14:textId="7CAF6D96" w:rsidR="005A72FD" w:rsidRPr="00BE0232" w:rsidDel="002867E7" w:rsidRDefault="005A72FD">
      <w:pPr>
        <w:spacing w:after="160" w:line="259" w:lineRule="auto"/>
        <w:rPr>
          <w:del w:id="334" w:author="Pamidi,Sushma" w:date="2025-12-08T09:36:00Z" w16du:dateUtc="2025-12-08T15:36:00Z"/>
          <w:rFonts w:ascii="Arial" w:hAnsi="Arial" w:cs="Arial"/>
          <w:b/>
          <w:bCs/>
          <w:color w:val="833C0B" w:themeColor="accent2" w:themeShade="80"/>
        </w:rPr>
      </w:pPr>
    </w:p>
    <w:p w14:paraId="099E88A2" w14:textId="07DCC363" w:rsidR="00E306D1" w:rsidRPr="00BE0232" w:rsidDel="002867E7" w:rsidRDefault="0071618F"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35" w:author="Pamidi,Sushma" w:date="2025-12-08T09:36:00Z" w16du:dateUtc="2025-12-08T15:36:00Z"/>
          <w:rFonts w:ascii="Arial" w:hAnsi="Arial" w:cs="Arial"/>
          <w:b/>
          <w:bCs/>
          <w:color w:val="833C0B" w:themeColor="accent2" w:themeShade="80"/>
        </w:rPr>
      </w:pPr>
      <w:del w:id="336" w:author="Pamidi,Sushma" w:date="2025-12-08T09:36:00Z" w16du:dateUtc="2025-12-08T15:36:00Z">
        <w:r w:rsidRPr="00BE0232" w:rsidDel="002867E7">
          <w:rPr>
            <w:rFonts w:ascii="Arial" w:hAnsi="Arial" w:cs="Arial"/>
            <w:b/>
            <w:bCs/>
            <w:color w:val="833C0B" w:themeColor="accent2" w:themeShade="80"/>
          </w:rPr>
          <w:delText xml:space="preserve">Why the Petitioner is </w:delText>
        </w:r>
        <w:r w:rsidR="000C1AA4" w:rsidRPr="00BE0232" w:rsidDel="002867E7">
          <w:rPr>
            <w:rFonts w:ascii="Arial" w:hAnsi="Arial" w:cs="Arial"/>
            <w:b/>
            <w:bCs/>
            <w:color w:val="833C0B" w:themeColor="accent2" w:themeShade="80"/>
          </w:rPr>
          <w:delText>considered</w:delText>
        </w:r>
        <w:r w:rsidRPr="00BE0232" w:rsidDel="002867E7">
          <w:rPr>
            <w:rFonts w:ascii="Arial" w:hAnsi="Arial" w:cs="Arial"/>
            <w:b/>
            <w:bCs/>
            <w:color w:val="833C0B" w:themeColor="accent2" w:themeShade="80"/>
          </w:rPr>
          <w:delText xml:space="preserve"> as </w:delText>
        </w:r>
        <w:r w:rsidR="000C1AA4" w:rsidRPr="00BE0232" w:rsidDel="002867E7">
          <w:rPr>
            <w:rFonts w:ascii="Arial" w:hAnsi="Arial" w:cs="Arial"/>
            <w:b/>
            <w:bCs/>
            <w:color w:val="833C0B" w:themeColor="accent2" w:themeShade="80"/>
          </w:rPr>
          <w:delText>being</w:delText>
        </w:r>
        <w:r w:rsidRPr="00BE0232" w:rsidDel="002867E7">
          <w:rPr>
            <w:rFonts w:ascii="Arial" w:hAnsi="Arial" w:cs="Arial"/>
            <w:b/>
            <w:bCs/>
            <w:color w:val="833C0B" w:themeColor="accent2" w:themeShade="80"/>
          </w:rPr>
          <w:delText xml:space="preserve"> at the Top of the Field </w:delText>
        </w:r>
      </w:del>
    </w:p>
    <w:p w14:paraId="50C0AC67" w14:textId="748092EC" w:rsidR="006B6740" w:rsidRPr="00BE0232" w:rsidDel="002867E7" w:rsidRDefault="0071618F" w:rsidP="006B6740">
      <w:pPr>
        <w:pStyle w:val="NoSpacing"/>
        <w:spacing w:line="360" w:lineRule="auto"/>
        <w:jc w:val="both"/>
        <w:rPr>
          <w:del w:id="337" w:author="Pamidi,Sushma" w:date="2025-12-08T09:36:00Z" w16du:dateUtc="2025-12-08T15:36:00Z"/>
          <w:i/>
          <w:noProof w:val="0"/>
          <w:color w:val="833C0B" w:themeColor="accent2" w:themeShade="80"/>
          <w:sz w:val="21"/>
          <w:szCs w:val="21"/>
        </w:rPr>
      </w:pPr>
      <w:del w:id="338" w:author="Pamidi,Sushma" w:date="2025-12-08T09:36:00Z" w16du:dateUtc="2025-12-08T15:36:00Z">
        <w:r w:rsidRPr="00BE0232" w:rsidDel="002867E7">
          <w:rPr>
            <w:noProof w:val="0"/>
            <w:sz w:val="21"/>
            <w:szCs w:val="21"/>
          </w:rPr>
          <w:delText xml:space="preserve">Counsel submits evidence from the Petitioner’s leading </w:delText>
        </w:r>
        <w:r w:rsidR="00681558" w:rsidRPr="00BE0232" w:rsidDel="002867E7">
          <w:rPr>
            <w:noProof w:val="0"/>
            <w:sz w:val="21"/>
            <w:szCs w:val="21"/>
          </w:rPr>
          <w:delText>and</w:delText>
        </w:r>
        <w:r w:rsidRPr="00BE0232" w:rsidDel="002867E7">
          <w:rPr>
            <w:noProof w:val="0"/>
            <w:sz w:val="21"/>
            <w:szCs w:val="21"/>
          </w:rPr>
          <w:delText xml:space="preserve"> critical role letter, </w:delText>
        </w:r>
        <w:r w:rsidRPr="00BE0232" w:rsidDel="002867E7">
          <w:rPr>
            <w:noProof w:val="0"/>
            <w:color w:val="000000" w:themeColor="text1"/>
            <w:sz w:val="21"/>
            <w:szCs w:val="21"/>
          </w:rPr>
          <w:delText xml:space="preserve">where the author attests to the Petitioner’s outstanding work as an indicator that he is </w:delText>
        </w:r>
        <w:r w:rsidR="00EB1282" w:rsidRPr="00BE0232" w:rsidDel="002867E7">
          <w:rPr>
            <w:noProof w:val="0"/>
            <w:color w:val="000000" w:themeColor="text1"/>
            <w:sz w:val="21"/>
            <w:szCs w:val="21"/>
          </w:rPr>
          <w:delText>undoubtedly</w:delText>
        </w:r>
        <w:r w:rsidRPr="00BE0232" w:rsidDel="002867E7">
          <w:rPr>
            <w:noProof w:val="0"/>
            <w:color w:val="000000" w:themeColor="text1"/>
            <w:sz w:val="21"/>
            <w:szCs w:val="21"/>
          </w:rPr>
          <w:delText xml:space="preserve"> at the top of this field. </w:delText>
        </w:r>
        <w:r w:rsidR="00475A3D" w:rsidRPr="00BE0232" w:rsidDel="002867E7">
          <w:rPr>
            <w:noProof w:val="0"/>
            <w:color w:val="000000" w:themeColor="text1"/>
            <w:sz w:val="21"/>
            <w:szCs w:val="21"/>
          </w:rPr>
          <w:delText xml:space="preserve">The </w:delText>
        </w:r>
        <w:r w:rsidR="00EB1282" w:rsidRPr="00BE0232" w:rsidDel="002867E7">
          <w:rPr>
            <w:noProof w:val="0"/>
            <w:color w:val="000000" w:themeColor="text1"/>
            <w:sz w:val="21"/>
            <w:szCs w:val="21"/>
          </w:rPr>
          <w:delText xml:space="preserve">author of the Leading/Critical Role letter </w:delText>
        </w:r>
        <w:r w:rsidR="00475A3D" w:rsidRPr="00BE0232" w:rsidDel="002867E7">
          <w:rPr>
            <w:noProof w:val="0"/>
            <w:color w:val="000000" w:themeColor="text1"/>
            <w:sz w:val="21"/>
            <w:szCs w:val="21"/>
          </w:rPr>
          <w:delText xml:space="preserve">states: </w:delText>
        </w:r>
        <w:r w:rsidR="006B6740" w:rsidRPr="00BE0232" w:rsidDel="002867E7">
          <w:rPr>
            <w:i/>
            <w:noProof w:val="0"/>
            <w:color w:val="833C0B" w:themeColor="accent2" w:themeShade="80"/>
            <w:sz w:val="21"/>
            <w:szCs w:val="21"/>
          </w:rPr>
          <w:delText>“What further sets Pavan apart is his commitment to not only operational excellence but also to the quality of patient care that CVS Health provides. His leadership directly contributes to improving the lives of patients across the country, making his role in healthcare both unique and invaluable. In an industry as vital as healthcare, Pavan’s contributions go beyond project management—they help shape the future of patient care. His work on the Air Support project, along with his ability to consistently innovate and deliver results that improve healthcare delivery, make him an outstanding and unique candidate for Permanent Residency and truly one of the top professionals in his field. His tenure at the helm of multifaceted teams, encompassing years of experience, underscores his prowess in leadership. With these multifarious accomplishments, I hold unwavering confidence that Pavan's contributions will not only augment CVS Health but also reverberate throughout the healthcare landscape in the United States.”</w:delText>
        </w:r>
      </w:del>
    </w:p>
    <w:p w14:paraId="6D3312C5" w14:textId="03915356" w:rsidR="006B6740" w:rsidRPr="00BE0232" w:rsidDel="002867E7" w:rsidRDefault="006B6740" w:rsidP="006B6740">
      <w:pPr>
        <w:pStyle w:val="NoSpacing"/>
        <w:spacing w:line="360" w:lineRule="auto"/>
        <w:jc w:val="both"/>
        <w:rPr>
          <w:del w:id="339" w:author="Pamidi,Sushma" w:date="2025-12-08T09:36:00Z" w16du:dateUtc="2025-12-08T15:36:00Z"/>
          <w:i/>
          <w:noProof w:val="0"/>
          <w:color w:val="833C0B" w:themeColor="accent2" w:themeShade="80"/>
          <w:sz w:val="21"/>
          <w:szCs w:val="21"/>
        </w:rPr>
      </w:pPr>
    </w:p>
    <w:p w14:paraId="21EC76A3" w14:textId="7936B76C" w:rsidR="0071618F" w:rsidRPr="00BE0232" w:rsidDel="002867E7" w:rsidRDefault="0071618F" w:rsidP="00D370DD">
      <w:pPr>
        <w:pStyle w:val="NoSpacing"/>
        <w:spacing w:line="360" w:lineRule="auto"/>
        <w:jc w:val="both"/>
        <w:rPr>
          <w:del w:id="340" w:author="Pamidi,Sushma" w:date="2025-12-08T09:36:00Z" w16du:dateUtc="2025-12-08T15:36:00Z"/>
          <w:noProof w:val="0"/>
          <w:color w:val="000000" w:themeColor="text1"/>
          <w:sz w:val="21"/>
          <w:szCs w:val="21"/>
        </w:rPr>
      </w:pPr>
    </w:p>
    <w:p w14:paraId="078FFF25" w14:textId="43279861" w:rsidR="00643CF8" w:rsidRPr="00BE0232" w:rsidDel="002867E7" w:rsidRDefault="00643CF8" w:rsidP="00D370DD">
      <w:pPr>
        <w:pStyle w:val="NoSpacing"/>
        <w:spacing w:line="360" w:lineRule="auto"/>
        <w:jc w:val="both"/>
        <w:rPr>
          <w:del w:id="341" w:author="Pamidi,Sushma" w:date="2025-12-08T09:36:00Z" w16du:dateUtc="2025-12-08T15:36:00Z"/>
          <w:noProof w:val="0"/>
          <w:color w:val="000000" w:themeColor="text1"/>
          <w:sz w:val="21"/>
          <w:szCs w:val="21"/>
        </w:rPr>
      </w:pPr>
    </w:p>
    <w:p w14:paraId="3A3BDD33" w14:textId="610D9B86"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2" w:author="Pamidi,Sushma" w:date="2025-12-08T09:36:00Z" w16du:dateUtc="2025-12-08T15:36:00Z"/>
          <w:rFonts w:ascii="Arial" w:hAnsi="Arial" w:cs="Arial"/>
          <w:b/>
          <w:bCs/>
          <w:color w:val="833C0B" w:themeColor="accent2" w:themeShade="80"/>
          <w:sz w:val="28"/>
          <w:szCs w:val="21"/>
        </w:rPr>
      </w:pPr>
    </w:p>
    <w:p w14:paraId="25A1AE31" w14:textId="62145F29"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3" w:author="Pamidi,Sushma" w:date="2025-12-08T09:36:00Z" w16du:dateUtc="2025-12-08T15:36:00Z"/>
          <w:rFonts w:ascii="Arial" w:hAnsi="Arial" w:cs="Arial"/>
          <w:b/>
          <w:bCs/>
          <w:color w:val="833C0B" w:themeColor="accent2" w:themeShade="80"/>
          <w:sz w:val="28"/>
          <w:szCs w:val="21"/>
        </w:rPr>
      </w:pPr>
    </w:p>
    <w:p w14:paraId="46A45E46" w14:textId="42938EEC"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4" w:author="Pamidi,Sushma" w:date="2025-12-08T09:36:00Z" w16du:dateUtc="2025-12-08T15:36:00Z"/>
          <w:rFonts w:ascii="Arial" w:hAnsi="Arial" w:cs="Arial"/>
          <w:b/>
          <w:bCs/>
          <w:color w:val="833C0B" w:themeColor="accent2" w:themeShade="80"/>
          <w:sz w:val="28"/>
          <w:szCs w:val="21"/>
        </w:rPr>
      </w:pPr>
    </w:p>
    <w:p w14:paraId="2AC1806B" w14:textId="31DEC435"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5" w:author="Pamidi,Sushma" w:date="2025-12-08T09:36:00Z" w16du:dateUtc="2025-12-08T15:36:00Z"/>
          <w:rFonts w:ascii="Arial" w:hAnsi="Arial" w:cs="Arial"/>
          <w:b/>
          <w:bCs/>
          <w:color w:val="833C0B" w:themeColor="accent2" w:themeShade="80"/>
          <w:sz w:val="28"/>
          <w:szCs w:val="21"/>
        </w:rPr>
      </w:pPr>
    </w:p>
    <w:p w14:paraId="5C684C4E" w14:textId="4A1A023D"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6" w:author="Pamidi,Sushma" w:date="2025-12-08T09:36:00Z" w16du:dateUtc="2025-12-08T15:36:00Z"/>
          <w:rFonts w:ascii="Arial" w:hAnsi="Arial" w:cs="Arial"/>
          <w:b/>
          <w:bCs/>
          <w:color w:val="833C0B" w:themeColor="accent2" w:themeShade="80"/>
          <w:sz w:val="28"/>
          <w:szCs w:val="21"/>
        </w:rPr>
      </w:pPr>
    </w:p>
    <w:p w14:paraId="28443876" w14:textId="62D4C7F5"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7" w:author="Pamidi,Sushma" w:date="2025-12-08T09:36:00Z" w16du:dateUtc="2025-12-08T15:36:00Z"/>
          <w:rFonts w:ascii="Arial" w:hAnsi="Arial" w:cs="Arial"/>
          <w:b/>
          <w:bCs/>
          <w:color w:val="833C0B" w:themeColor="accent2" w:themeShade="80"/>
          <w:sz w:val="28"/>
          <w:szCs w:val="21"/>
        </w:rPr>
      </w:pPr>
    </w:p>
    <w:p w14:paraId="5C36BE76" w14:textId="1807EE21" w:rsidR="003174CE" w:rsidRPr="00BE0232" w:rsidDel="002867E7" w:rsidRDefault="003174CE"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48" w:author="Pamidi,Sushma" w:date="2025-12-08T09:36:00Z" w16du:dateUtc="2025-12-08T15:36:00Z"/>
          <w:rFonts w:ascii="Arial" w:hAnsi="Arial" w:cs="Arial"/>
          <w:b/>
          <w:bCs/>
          <w:color w:val="833C0B" w:themeColor="accent2" w:themeShade="80"/>
          <w:sz w:val="28"/>
          <w:szCs w:val="21"/>
        </w:rPr>
      </w:pPr>
    </w:p>
    <w:p w14:paraId="2488AE38" w14:textId="03471F97" w:rsidR="009A7596" w:rsidRPr="00BE0232" w:rsidDel="002867E7" w:rsidRDefault="009A7596">
      <w:pPr>
        <w:spacing w:after="160" w:line="259" w:lineRule="auto"/>
        <w:rPr>
          <w:del w:id="349" w:author="Pamidi,Sushma" w:date="2025-12-08T09:36:00Z" w16du:dateUtc="2025-12-08T15:36:00Z"/>
          <w:rFonts w:ascii="Arial" w:hAnsi="Arial" w:cs="Arial"/>
          <w:b/>
          <w:bCs/>
          <w:color w:val="833C0B" w:themeColor="accent2" w:themeShade="80"/>
          <w:sz w:val="28"/>
          <w:szCs w:val="21"/>
        </w:rPr>
      </w:pPr>
    </w:p>
    <w:p w14:paraId="152893F5" w14:textId="2BCF5972" w:rsidR="00667E26" w:rsidRPr="00BE0232" w:rsidDel="002867E7" w:rsidRDefault="00667E26" w:rsidP="005758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50" w:author="Pamidi,Sushma" w:date="2025-12-08T09:36:00Z" w16du:dateUtc="2025-12-08T15:36:00Z"/>
          <w:rFonts w:ascii="Arial" w:hAnsi="Arial" w:cs="Arial"/>
          <w:color w:val="833C0B" w:themeColor="accent2" w:themeShade="80"/>
          <w:sz w:val="21"/>
          <w:szCs w:val="21"/>
        </w:rPr>
      </w:pPr>
      <w:del w:id="351" w:author="Pamidi,Sushma" w:date="2025-12-08T09:36:00Z" w16du:dateUtc="2025-12-08T15:36:00Z">
        <w:r w:rsidRPr="00BE0232" w:rsidDel="002867E7">
          <w:rPr>
            <w:rFonts w:ascii="Arial" w:hAnsi="Arial" w:cs="Arial"/>
            <w:b/>
            <w:bCs/>
            <w:color w:val="833C0B" w:themeColor="accent2" w:themeShade="80"/>
            <w:sz w:val="28"/>
            <w:szCs w:val="21"/>
          </w:rPr>
          <w:delText>Supporting Evidence Corroborating the Petitioner’s Leading or</w:delText>
        </w:r>
        <w:r w:rsidR="009A7596" w:rsidRPr="00BE0232" w:rsidDel="002867E7">
          <w:rPr>
            <w:rFonts w:ascii="Arial" w:hAnsi="Arial" w:cs="Arial"/>
            <w:b/>
            <w:bCs/>
            <w:color w:val="833C0B" w:themeColor="accent2" w:themeShade="80"/>
            <w:sz w:val="28"/>
            <w:szCs w:val="21"/>
          </w:rPr>
          <w:delText xml:space="preserve"> </w:delText>
        </w:r>
        <w:r w:rsidRPr="00BE0232" w:rsidDel="002867E7">
          <w:rPr>
            <w:rFonts w:ascii="Arial" w:hAnsi="Arial" w:cs="Arial"/>
            <w:b/>
            <w:bCs/>
            <w:color w:val="833C0B" w:themeColor="accent2" w:themeShade="80"/>
            <w:sz w:val="28"/>
            <w:szCs w:val="21"/>
          </w:rPr>
          <w:delText>Critical Role</w:delText>
        </w:r>
      </w:del>
    </w:p>
    <w:p w14:paraId="50C0DA78" w14:textId="149DC36D" w:rsidR="00667E26" w:rsidRPr="00BE0232" w:rsidDel="002867E7" w:rsidRDefault="00667E26" w:rsidP="00667E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2" w:author="Pamidi,Sushma" w:date="2025-12-08T09:36:00Z" w16du:dateUtc="2025-12-08T15:36:00Z"/>
          <w:rFonts w:ascii="Arial" w:hAnsi="Arial" w:cs="Arial"/>
          <w:color w:val="833C0B" w:themeColor="accent2" w:themeShade="80"/>
          <w:sz w:val="21"/>
          <w:szCs w:val="21"/>
        </w:rPr>
      </w:pPr>
      <w:del w:id="353"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3174CE"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9A7596" w:rsidRPr="00BE0232" w:rsidDel="002867E7">
          <w:rPr>
            <w:rFonts w:ascii="Arial" w:hAnsi="Arial" w:cs="Arial"/>
            <w:color w:val="833C0B" w:themeColor="accent2" w:themeShade="80"/>
            <w:sz w:val="21"/>
            <w:szCs w:val="21"/>
          </w:rPr>
          <w:delText>:</w:delText>
        </w:r>
      </w:del>
    </w:p>
    <w:p w14:paraId="118A1DD7" w14:textId="035EE240" w:rsidR="00667E26" w:rsidRPr="00BE0232" w:rsidDel="002867E7" w:rsidRDefault="00667E26" w:rsidP="00667E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del w:id="354" w:author="Pamidi,Sushma" w:date="2025-12-08T09:36:00Z" w16du:dateUtc="2025-12-08T15:36:00Z"/>
          <w:rFonts w:ascii="Arial" w:hAnsi="Arial" w:cs="Arial"/>
          <w:color w:val="833C0B" w:themeColor="accent2" w:themeShade="80"/>
          <w:sz w:val="21"/>
          <w:szCs w:val="21"/>
        </w:rPr>
      </w:pPr>
    </w:p>
    <w:p w14:paraId="30899344" w14:textId="211B4752" w:rsidR="009A7596" w:rsidRPr="00BE0232" w:rsidDel="002867E7" w:rsidRDefault="00667E26" w:rsidP="00C67256">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5" w:author="Pamidi,Sushma" w:date="2025-12-08T09:36:00Z" w16du:dateUtc="2025-12-08T15:36:00Z"/>
          <w:rFonts w:cs="Arial"/>
          <w:color w:val="833C0B" w:themeColor="accent2" w:themeShade="80"/>
          <w:szCs w:val="21"/>
        </w:rPr>
      </w:pPr>
      <w:del w:id="356" w:author="Pamidi,Sushma" w:date="2025-12-08T09:36:00Z" w16du:dateUtc="2025-12-08T15:36:00Z">
        <w:r w:rsidRPr="00BE0232" w:rsidDel="002867E7">
          <w:rPr>
            <w:rFonts w:cs="Arial"/>
            <w:color w:val="833C0B" w:themeColor="accent2" w:themeShade="80"/>
            <w:szCs w:val="21"/>
          </w:rPr>
          <w:delText>(c) Supporting Evidence of</w:delText>
        </w:r>
        <w:r w:rsidR="003174CE" w:rsidRPr="00BE0232" w:rsidDel="002867E7">
          <w:rPr>
            <w:rFonts w:cs="Arial"/>
            <w:color w:val="833C0B" w:themeColor="accent2" w:themeShade="80"/>
            <w:szCs w:val="21"/>
          </w:rPr>
          <w:delText xml:space="preserve"> Petitioner’s Critical</w:delText>
        </w:r>
        <w:r w:rsidRPr="00BE0232" w:rsidDel="002867E7">
          <w:rPr>
            <w:rFonts w:cs="Arial"/>
            <w:color w:val="833C0B" w:themeColor="accent2" w:themeShade="80"/>
            <w:szCs w:val="21"/>
          </w:rPr>
          <w:delText xml:space="preserve"> Role</w:delText>
        </w:r>
        <w:r w:rsidR="00EB1282" w:rsidRPr="00BE0232" w:rsidDel="002867E7">
          <w:rPr>
            <w:rFonts w:cs="Arial"/>
            <w:color w:val="833C0B" w:themeColor="accent2" w:themeShade="80"/>
            <w:szCs w:val="21"/>
          </w:rPr>
          <w:delText xml:space="preserve">, </w:delText>
        </w:r>
        <w:r w:rsidR="000669E2" w:rsidRPr="00BE0232" w:rsidDel="002867E7">
          <w:rPr>
            <w:rFonts w:cs="Arial"/>
            <w:color w:val="833C0B" w:themeColor="accent2" w:themeShade="80"/>
            <w:szCs w:val="21"/>
          </w:rPr>
          <w:delText>including</w:delText>
        </w:r>
        <w:r w:rsidRPr="00BE0232" w:rsidDel="002867E7">
          <w:rPr>
            <w:rFonts w:cs="Arial"/>
            <w:color w:val="833C0B" w:themeColor="accent2" w:themeShade="80"/>
            <w:szCs w:val="21"/>
          </w:rPr>
          <w:delText xml:space="preserve"> Awards, Monetary</w:delText>
        </w:r>
        <w:r w:rsidR="009A7596" w:rsidRPr="00BE0232" w:rsidDel="002867E7">
          <w:rPr>
            <w:rFonts w:cs="Arial"/>
            <w:color w:val="833C0B" w:themeColor="accent2" w:themeShade="80"/>
            <w:szCs w:val="21"/>
          </w:rPr>
          <w:delText xml:space="preserve"> </w:delText>
        </w:r>
        <w:r w:rsidRPr="00BE0232" w:rsidDel="002867E7">
          <w:rPr>
            <w:rFonts w:cs="Arial"/>
            <w:color w:val="833C0B" w:themeColor="accent2" w:themeShade="80"/>
            <w:szCs w:val="21"/>
          </w:rPr>
          <w:delText xml:space="preserve">Compensation, </w:delText>
        </w:r>
        <w:r w:rsidR="009A7596" w:rsidRPr="00BE0232" w:rsidDel="002867E7">
          <w:rPr>
            <w:rFonts w:cs="Arial"/>
            <w:color w:val="833C0B" w:themeColor="accent2" w:themeShade="80"/>
            <w:szCs w:val="21"/>
          </w:rPr>
          <w:delText xml:space="preserve">and </w:delText>
        </w:r>
        <w:r w:rsidRPr="00BE0232" w:rsidDel="002867E7">
          <w:rPr>
            <w:rFonts w:cs="Arial"/>
            <w:color w:val="833C0B" w:themeColor="accent2" w:themeShade="80"/>
            <w:szCs w:val="21"/>
          </w:rPr>
          <w:delText>Press Related to the Work</w:delText>
        </w:r>
        <w:r w:rsidR="00100BBE" w:rsidRPr="00BE0232" w:rsidDel="002867E7">
          <w:rPr>
            <w:rFonts w:cs="Arial"/>
            <w:color w:val="833C0B" w:themeColor="accent2" w:themeShade="80"/>
            <w:szCs w:val="21"/>
          </w:rPr>
          <w:delText>.</w:delText>
        </w:r>
      </w:del>
    </w:p>
    <w:p w14:paraId="530BFC90" w14:textId="2E8BCB90" w:rsidR="004E02CB" w:rsidRPr="00BE0232" w:rsidDel="002867E7" w:rsidRDefault="004E02CB" w:rsidP="00C67256">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57" w:author="Pamidi,Sushma" w:date="2025-12-08T09:36:00Z" w16du:dateUtc="2025-12-08T15:36:00Z"/>
          <w:rFonts w:cs="Arial"/>
          <w:color w:val="833C0B" w:themeColor="accent2" w:themeShade="80"/>
          <w:szCs w:val="21"/>
        </w:rPr>
      </w:pPr>
    </w:p>
    <w:p w14:paraId="20628032" w14:textId="0C2B2E74" w:rsidR="004E02CB" w:rsidRPr="00BE0232" w:rsidDel="002867E7" w:rsidRDefault="00E51E80" w:rsidP="004E02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58" w:author="Pamidi,Sushma" w:date="2025-12-08T09:36:00Z" w16du:dateUtc="2025-12-08T15:36:00Z"/>
          <w:rFonts w:ascii="Arial" w:hAnsi="Arial" w:cs="Arial"/>
          <w:b/>
          <w:bCs/>
          <w:color w:val="833C0B" w:themeColor="accent2" w:themeShade="80"/>
        </w:rPr>
      </w:pPr>
      <w:del w:id="359" w:author="Pamidi,Sushma" w:date="2025-12-08T09:36:00Z" w16du:dateUtc="2025-12-08T15:36:00Z">
        <w:r w:rsidRPr="00BE0232" w:rsidDel="002867E7">
          <w:rPr>
            <w:rFonts w:ascii="Arial" w:hAnsi="Arial" w:cs="Arial"/>
            <w:b/>
            <w:bCs/>
            <w:color w:val="833C0B" w:themeColor="accent2" w:themeShade="80"/>
          </w:rPr>
          <w:delText xml:space="preserve">Recognition Email from </w:delText>
        </w:r>
        <w:r w:rsidR="0078380D" w:rsidRPr="00BE0232" w:rsidDel="002867E7">
          <w:rPr>
            <w:rFonts w:ascii="Arial" w:hAnsi="Arial" w:cs="Arial"/>
            <w:b/>
            <w:bCs/>
            <w:color w:val="833C0B" w:themeColor="accent2" w:themeShade="80"/>
          </w:rPr>
          <w:delText>a</w:delText>
        </w:r>
        <w:r w:rsidRPr="00BE0232" w:rsidDel="002867E7">
          <w:rPr>
            <w:rFonts w:ascii="Arial" w:hAnsi="Arial" w:cs="Arial"/>
            <w:b/>
            <w:bCs/>
            <w:color w:val="833C0B" w:themeColor="accent2" w:themeShade="80"/>
          </w:rPr>
          <w:delText xml:space="preserve"> Superior- CVS Health</w:delText>
        </w:r>
      </w:del>
    </w:p>
    <w:p w14:paraId="626A4885" w14:textId="0D46CFF1" w:rsidR="00C67256" w:rsidRPr="00BE0232" w:rsidDel="002867E7" w:rsidRDefault="004E02CB" w:rsidP="000669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60" w:author="Pamidi,Sushma" w:date="2025-12-08T09:36:00Z" w16du:dateUtc="2025-12-08T15:36:00Z"/>
          <w:rFonts w:ascii="Arial" w:hAnsi="Arial" w:cs="Arial"/>
          <w:i/>
          <w:sz w:val="21"/>
          <w:szCs w:val="21"/>
        </w:rPr>
      </w:pPr>
      <w:del w:id="361" w:author="Pamidi,Sushma" w:date="2025-12-08T09:36:00Z" w16du:dateUtc="2025-12-08T15:36:00Z">
        <w:r w:rsidRPr="00BE0232" w:rsidDel="002867E7">
          <w:rPr>
            <w:rFonts w:ascii="Arial" w:hAnsi="Arial" w:cs="Arial"/>
            <w:sz w:val="21"/>
            <w:szCs w:val="21"/>
          </w:rPr>
          <w:delText xml:space="preserve">Counsel </w:delText>
        </w:r>
        <w:r w:rsidR="0078380D" w:rsidRPr="00BE0232" w:rsidDel="002867E7">
          <w:rPr>
            <w:rFonts w:ascii="Arial" w:hAnsi="Arial" w:cs="Arial"/>
            <w:sz w:val="21"/>
            <w:szCs w:val="21"/>
          </w:rPr>
          <w:delText>submits</w:delText>
        </w:r>
        <w:r w:rsidRPr="00BE0232" w:rsidDel="002867E7">
          <w:rPr>
            <w:rFonts w:ascii="Arial" w:hAnsi="Arial" w:cs="Arial"/>
            <w:sz w:val="21"/>
            <w:szCs w:val="21"/>
          </w:rPr>
          <w:delText xml:space="preserve"> </w:delText>
        </w:r>
        <w:r w:rsidR="00E51E80" w:rsidRPr="00BE0232" w:rsidDel="002867E7">
          <w:rPr>
            <w:rFonts w:ascii="Arial" w:hAnsi="Arial" w:cs="Arial"/>
            <w:sz w:val="21"/>
            <w:szCs w:val="21"/>
          </w:rPr>
          <w:delText>a</w:delText>
        </w:r>
        <w:r w:rsidR="0078380D" w:rsidRPr="00BE0232" w:rsidDel="002867E7">
          <w:rPr>
            <w:rFonts w:ascii="Arial" w:hAnsi="Arial" w:cs="Arial"/>
            <w:sz w:val="21"/>
            <w:szCs w:val="21"/>
          </w:rPr>
          <w:delText>n email of</w:delText>
        </w:r>
        <w:r w:rsidR="00E51E80" w:rsidRPr="00BE0232" w:rsidDel="002867E7">
          <w:rPr>
            <w:rFonts w:ascii="Arial" w:hAnsi="Arial" w:cs="Arial"/>
            <w:sz w:val="21"/>
            <w:szCs w:val="21"/>
          </w:rPr>
          <w:delText xml:space="preserve"> recognition </w:delText>
        </w:r>
        <w:r w:rsidR="0078380D" w:rsidRPr="00BE0232" w:rsidDel="002867E7">
          <w:rPr>
            <w:rFonts w:ascii="Arial" w:hAnsi="Arial" w:cs="Arial"/>
            <w:sz w:val="21"/>
            <w:szCs w:val="21"/>
          </w:rPr>
          <w:delText>addres</w:delText>
        </w:r>
        <w:r w:rsidR="00E51E80" w:rsidRPr="00BE0232" w:rsidDel="002867E7">
          <w:rPr>
            <w:rFonts w:ascii="Arial" w:hAnsi="Arial" w:cs="Arial"/>
            <w:sz w:val="21"/>
            <w:szCs w:val="21"/>
          </w:rPr>
          <w:delText>se</w:delText>
        </w:r>
        <w:r w:rsidR="0078380D" w:rsidRPr="00BE0232" w:rsidDel="002867E7">
          <w:rPr>
            <w:rFonts w:ascii="Arial" w:hAnsi="Arial" w:cs="Arial"/>
            <w:sz w:val="21"/>
            <w:szCs w:val="21"/>
          </w:rPr>
          <w:delText>d</w:delText>
        </w:r>
        <w:r w:rsidR="00E51E80" w:rsidRPr="00BE0232" w:rsidDel="002867E7">
          <w:rPr>
            <w:rFonts w:ascii="Arial" w:hAnsi="Arial" w:cs="Arial"/>
            <w:sz w:val="21"/>
            <w:szCs w:val="21"/>
          </w:rPr>
          <w:delText xml:space="preserve"> to the Petitioner </w:delText>
        </w:r>
        <w:r w:rsidR="0078380D" w:rsidRPr="00BE0232" w:rsidDel="002867E7">
          <w:rPr>
            <w:rFonts w:ascii="Arial" w:hAnsi="Arial" w:cs="Arial"/>
            <w:sz w:val="21"/>
            <w:szCs w:val="21"/>
          </w:rPr>
          <w:delText>from</w:delText>
        </w:r>
        <w:r w:rsidR="00E51E80" w:rsidRPr="00BE0232" w:rsidDel="002867E7">
          <w:rPr>
            <w:rFonts w:ascii="Arial" w:hAnsi="Arial" w:cs="Arial"/>
            <w:sz w:val="21"/>
            <w:szCs w:val="21"/>
          </w:rPr>
          <w:delText xml:space="preserve"> Kevin Hughes, who </w:delText>
        </w:r>
        <w:r w:rsidR="0078380D" w:rsidRPr="00BE0232" w:rsidDel="002867E7">
          <w:rPr>
            <w:rFonts w:ascii="Arial" w:hAnsi="Arial" w:cs="Arial"/>
            <w:sz w:val="21"/>
            <w:szCs w:val="21"/>
          </w:rPr>
          <w:delText>h</w:delText>
        </w:r>
        <w:r w:rsidR="00E51E80" w:rsidRPr="00BE0232" w:rsidDel="002867E7">
          <w:rPr>
            <w:rFonts w:ascii="Arial" w:hAnsi="Arial" w:cs="Arial"/>
            <w:sz w:val="21"/>
            <w:szCs w:val="21"/>
          </w:rPr>
          <w:delText>o</w:delText>
        </w:r>
        <w:r w:rsidR="0078380D" w:rsidRPr="00BE0232" w:rsidDel="002867E7">
          <w:rPr>
            <w:rFonts w:ascii="Arial" w:hAnsi="Arial" w:cs="Arial"/>
            <w:sz w:val="21"/>
            <w:szCs w:val="21"/>
          </w:rPr>
          <w:delText>ld</w:delText>
        </w:r>
        <w:r w:rsidR="00E51E80" w:rsidRPr="00BE0232" w:rsidDel="002867E7">
          <w:rPr>
            <w:rFonts w:ascii="Arial" w:hAnsi="Arial" w:cs="Arial"/>
            <w:sz w:val="21"/>
            <w:szCs w:val="21"/>
          </w:rPr>
          <w:delText xml:space="preserve">s </w:delText>
        </w:r>
        <w:r w:rsidR="0078380D" w:rsidRPr="00BE0232" w:rsidDel="002867E7">
          <w:rPr>
            <w:rFonts w:ascii="Arial" w:hAnsi="Arial" w:cs="Arial"/>
            <w:sz w:val="21"/>
            <w:szCs w:val="21"/>
          </w:rPr>
          <w:delText>a senior position</w:delText>
        </w:r>
        <w:r w:rsidR="00E51E80" w:rsidRPr="00BE0232" w:rsidDel="002867E7">
          <w:rPr>
            <w:rFonts w:ascii="Arial" w:hAnsi="Arial" w:cs="Arial"/>
            <w:sz w:val="21"/>
            <w:szCs w:val="21"/>
          </w:rPr>
          <w:delText xml:space="preserve"> r</w:delText>
        </w:r>
        <w:r w:rsidR="0078380D" w:rsidRPr="00BE0232" w:rsidDel="002867E7">
          <w:rPr>
            <w:rFonts w:ascii="Arial" w:hAnsi="Arial" w:cs="Arial"/>
            <w:sz w:val="21"/>
            <w:szCs w:val="21"/>
          </w:rPr>
          <w:delText>elative to the Petitioner.</w:delText>
        </w:r>
        <w:r w:rsidR="00E51E80" w:rsidRPr="00BE0232" w:rsidDel="002867E7">
          <w:rPr>
            <w:rFonts w:ascii="Arial" w:hAnsi="Arial" w:cs="Arial"/>
            <w:sz w:val="21"/>
            <w:szCs w:val="21"/>
          </w:rPr>
          <w:delText xml:space="preserve"> </w:delText>
        </w:r>
        <w:r w:rsidR="0078380D" w:rsidRPr="00BE0232" w:rsidDel="002867E7">
          <w:rPr>
            <w:rFonts w:ascii="Arial" w:hAnsi="Arial" w:cs="Arial"/>
            <w:sz w:val="21"/>
            <w:szCs w:val="21"/>
          </w:rPr>
          <w:delText>In the email, t</w:delText>
        </w:r>
        <w:r w:rsidR="00E51E80" w:rsidRPr="00BE0232" w:rsidDel="002867E7">
          <w:rPr>
            <w:rFonts w:ascii="Arial" w:hAnsi="Arial" w:cs="Arial"/>
            <w:sz w:val="21"/>
            <w:szCs w:val="21"/>
          </w:rPr>
          <w:delText xml:space="preserve">he Petitioner </w:delText>
        </w:r>
        <w:r w:rsidR="0078380D" w:rsidRPr="00BE0232" w:rsidDel="002867E7">
          <w:rPr>
            <w:rFonts w:ascii="Arial" w:hAnsi="Arial" w:cs="Arial"/>
            <w:sz w:val="21"/>
            <w:szCs w:val="21"/>
          </w:rPr>
          <w:delText>i</w:delText>
        </w:r>
        <w:r w:rsidR="00E51E80" w:rsidRPr="00BE0232" w:rsidDel="002867E7">
          <w:rPr>
            <w:rFonts w:ascii="Arial" w:hAnsi="Arial" w:cs="Arial"/>
            <w:sz w:val="21"/>
            <w:szCs w:val="21"/>
          </w:rPr>
          <w:delText xml:space="preserve">s </w:delText>
        </w:r>
        <w:r w:rsidR="0078380D" w:rsidRPr="00BE0232" w:rsidDel="002867E7">
          <w:rPr>
            <w:rFonts w:ascii="Arial" w:hAnsi="Arial" w:cs="Arial"/>
            <w:sz w:val="21"/>
            <w:szCs w:val="21"/>
          </w:rPr>
          <w:delText>a</w:delText>
        </w:r>
        <w:r w:rsidR="00E51E80" w:rsidRPr="00BE0232" w:rsidDel="002867E7">
          <w:rPr>
            <w:rFonts w:ascii="Arial" w:hAnsi="Arial" w:cs="Arial"/>
            <w:sz w:val="21"/>
            <w:szCs w:val="21"/>
          </w:rPr>
          <w:delText>c</w:delText>
        </w:r>
        <w:r w:rsidR="0078380D" w:rsidRPr="00BE0232" w:rsidDel="002867E7">
          <w:rPr>
            <w:rFonts w:ascii="Arial" w:hAnsi="Arial" w:cs="Arial"/>
            <w:sz w:val="21"/>
            <w:szCs w:val="21"/>
          </w:rPr>
          <w:delText>kn</w:delText>
        </w:r>
        <w:r w:rsidR="00E51E80" w:rsidRPr="00BE0232" w:rsidDel="002867E7">
          <w:rPr>
            <w:rFonts w:ascii="Arial" w:hAnsi="Arial" w:cs="Arial"/>
            <w:sz w:val="21"/>
            <w:szCs w:val="21"/>
          </w:rPr>
          <w:delText>o</w:delText>
        </w:r>
        <w:r w:rsidR="0078380D" w:rsidRPr="00BE0232" w:rsidDel="002867E7">
          <w:rPr>
            <w:rFonts w:ascii="Arial" w:hAnsi="Arial" w:cs="Arial"/>
            <w:sz w:val="21"/>
            <w:szCs w:val="21"/>
          </w:rPr>
          <w:delText>wled</w:delText>
        </w:r>
        <w:r w:rsidR="00E51E80" w:rsidRPr="00BE0232" w:rsidDel="002867E7">
          <w:rPr>
            <w:rFonts w:ascii="Arial" w:hAnsi="Arial" w:cs="Arial"/>
            <w:sz w:val="21"/>
            <w:szCs w:val="21"/>
          </w:rPr>
          <w:delText xml:space="preserve">ged for </w:delText>
        </w:r>
        <w:r w:rsidR="0078380D" w:rsidRPr="00BE0232" w:rsidDel="002867E7">
          <w:rPr>
            <w:rFonts w:ascii="Arial" w:hAnsi="Arial" w:cs="Arial"/>
            <w:sz w:val="21"/>
            <w:szCs w:val="21"/>
          </w:rPr>
          <w:delText>"</w:delText>
        </w:r>
        <w:r w:rsidR="00E51E80" w:rsidRPr="00BE0232" w:rsidDel="002867E7">
          <w:rPr>
            <w:rFonts w:ascii="Arial" w:hAnsi="Arial" w:cs="Arial"/>
            <w:sz w:val="21"/>
            <w:szCs w:val="21"/>
          </w:rPr>
          <w:delText>Joining Forces</w:delText>
        </w:r>
        <w:r w:rsidR="0078380D" w:rsidRPr="00BE0232" w:rsidDel="002867E7">
          <w:rPr>
            <w:rFonts w:ascii="Arial" w:hAnsi="Arial" w:cs="Arial"/>
            <w:sz w:val="21"/>
            <w:szCs w:val="21"/>
          </w:rPr>
          <w:delText>"</w:delText>
        </w:r>
        <w:r w:rsidR="00E51E80" w:rsidRPr="00BE0232" w:rsidDel="002867E7">
          <w:rPr>
            <w:rFonts w:ascii="Arial" w:hAnsi="Arial" w:cs="Arial"/>
            <w:sz w:val="21"/>
            <w:szCs w:val="21"/>
          </w:rPr>
          <w:delText xml:space="preserve"> and </w:delText>
        </w:r>
        <w:r w:rsidR="0078380D" w:rsidRPr="00BE0232" w:rsidDel="002867E7">
          <w:rPr>
            <w:rFonts w:ascii="Arial" w:hAnsi="Arial" w:cs="Arial"/>
            <w:sz w:val="21"/>
            <w:szCs w:val="21"/>
          </w:rPr>
          <w:delText>fo</w:delText>
        </w:r>
        <w:r w:rsidR="00E51E80" w:rsidRPr="00BE0232" w:rsidDel="002867E7">
          <w:rPr>
            <w:rFonts w:ascii="Arial" w:hAnsi="Arial" w:cs="Arial"/>
            <w:sz w:val="21"/>
            <w:szCs w:val="21"/>
          </w:rPr>
          <w:delText>r</w:delText>
        </w:r>
        <w:r w:rsidR="0078380D" w:rsidRPr="00BE0232" w:rsidDel="002867E7">
          <w:rPr>
            <w:rFonts w:ascii="Arial" w:hAnsi="Arial" w:cs="Arial"/>
            <w:sz w:val="21"/>
            <w:szCs w:val="21"/>
          </w:rPr>
          <w:delText xml:space="preserve"> facilitat</w:delText>
        </w:r>
        <w:r w:rsidR="00E51E80" w:rsidRPr="00BE0232" w:rsidDel="002867E7">
          <w:rPr>
            <w:rFonts w:ascii="Arial" w:hAnsi="Arial" w:cs="Arial"/>
            <w:sz w:val="21"/>
            <w:szCs w:val="21"/>
          </w:rPr>
          <w:delText xml:space="preserve">ing </w:delText>
        </w:r>
        <w:r w:rsidR="0078380D" w:rsidRPr="00BE0232" w:rsidDel="002867E7">
          <w:rPr>
            <w:rFonts w:ascii="Arial" w:hAnsi="Arial" w:cs="Arial"/>
            <w:sz w:val="21"/>
            <w:szCs w:val="21"/>
          </w:rPr>
          <w:delText>th</w:delText>
        </w:r>
        <w:r w:rsidR="00E51E80" w:rsidRPr="00BE0232" w:rsidDel="002867E7">
          <w:rPr>
            <w:rFonts w:ascii="Arial" w:hAnsi="Arial" w:cs="Arial"/>
            <w:sz w:val="21"/>
            <w:szCs w:val="21"/>
          </w:rPr>
          <w:delText>or</w:delText>
        </w:r>
        <w:r w:rsidR="0078380D" w:rsidRPr="00BE0232" w:rsidDel="002867E7">
          <w:rPr>
            <w:rFonts w:ascii="Arial" w:hAnsi="Arial" w:cs="Arial"/>
            <w:sz w:val="21"/>
            <w:szCs w:val="21"/>
          </w:rPr>
          <w:delText>oug</w:delText>
        </w:r>
        <w:r w:rsidR="00E51E80" w:rsidRPr="00BE0232" w:rsidDel="002867E7">
          <w:rPr>
            <w:rFonts w:ascii="Arial" w:hAnsi="Arial" w:cs="Arial"/>
            <w:sz w:val="21"/>
            <w:szCs w:val="21"/>
          </w:rPr>
          <w:delText>h and proactive planning for the Air Support Initiatives</w:delText>
        </w:r>
        <w:r w:rsidR="0078380D" w:rsidRPr="00BE0232" w:rsidDel="002867E7">
          <w:rPr>
            <w:rFonts w:ascii="Arial" w:hAnsi="Arial" w:cs="Arial"/>
            <w:sz w:val="21"/>
            <w:szCs w:val="21"/>
          </w:rPr>
          <w:delText xml:space="preserve">. </w:delText>
        </w:r>
        <w:r w:rsidRPr="00BE0232" w:rsidDel="002867E7">
          <w:rPr>
            <w:rFonts w:ascii="Arial" w:hAnsi="Arial" w:cs="Arial"/>
            <w:i/>
            <w:sz w:val="21"/>
            <w:szCs w:val="21"/>
          </w:rPr>
          <w:delText>(</w:delText>
        </w:r>
        <w:r w:rsidR="00C54F98" w:rsidRPr="00BE0232" w:rsidDel="002867E7">
          <w:rPr>
            <w:rFonts w:ascii="Arial" w:hAnsi="Arial" w:cs="Arial"/>
            <w:i/>
            <w:sz w:val="21"/>
            <w:szCs w:val="21"/>
          </w:rPr>
          <w:delText xml:space="preserve">Leading and Critical Role, </w:delText>
        </w:r>
        <w:r w:rsidRPr="00BE0232" w:rsidDel="002867E7">
          <w:rPr>
            <w:rFonts w:ascii="Arial" w:hAnsi="Arial" w:cs="Arial"/>
            <w:i/>
            <w:sz w:val="21"/>
            <w:szCs w:val="21"/>
          </w:rPr>
          <w:delText xml:space="preserve">Exhibit </w:delText>
        </w:r>
        <w:r w:rsidR="001E29B2" w:rsidRPr="00BE0232" w:rsidDel="002867E7">
          <w:rPr>
            <w:rFonts w:ascii="Arial" w:hAnsi="Arial" w:cs="Arial"/>
            <w:i/>
            <w:sz w:val="21"/>
            <w:szCs w:val="21"/>
          </w:rPr>
          <w:delText>3</w:delText>
        </w:r>
        <w:bookmarkStart w:id="362" w:name="_Hlk175229019"/>
        <w:r w:rsidR="00160F93" w:rsidRPr="00BE0232" w:rsidDel="002867E7">
          <w:rPr>
            <w:rFonts w:ascii="Arial" w:hAnsi="Arial" w:cs="Arial"/>
            <w:i/>
            <w:sz w:val="21"/>
            <w:szCs w:val="21"/>
          </w:rPr>
          <w:delText>:</w:delText>
        </w:r>
        <w:r w:rsidR="001E29B2" w:rsidRPr="00BE0232" w:rsidDel="002867E7">
          <w:rPr>
            <w:rFonts w:ascii="Arial" w:hAnsi="Arial" w:cs="Arial"/>
            <w:i/>
            <w:sz w:val="21"/>
            <w:szCs w:val="21"/>
          </w:rPr>
          <w:delText xml:space="preserve"> </w:delText>
        </w:r>
        <w:r w:rsidR="0078380D" w:rsidRPr="00BE0232" w:rsidDel="002867E7">
          <w:rPr>
            <w:rFonts w:ascii="Arial" w:hAnsi="Arial" w:cs="Arial"/>
            <w:i/>
            <w:sz w:val="21"/>
            <w:szCs w:val="21"/>
          </w:rPr>
          <w:delText>Recognition Email from a Superior</w:delText>
        </w:r>
        <w:bookmarkEnd w:id="362"/>
        <w:r w:rsidR="0078380D" w:rsidRPr="00BE0232" w:rsidDel="002867E7">
          <w:rPr>
            <w:rFonts w:ascii="Arial" w:hAnsi="Arial" w:cs="Arial"/>
            <w:i/>
            <w:sz w:val="21"/>
            <w:szCs w:val="21"/>
          </w:rPr>
          <w:delText xml:space="preserve">). </w:delText>
        </w:r>
      </w:del>
    </w:p>
    <w:p w14:paraId="463D94A6" w14:textId="4B85002B" w:rsidR="00821F98" w:rsidRPr="00BE0232" w:rsidDel="002867E7" w:rsidRDefault="00664411" w:rsidP="003174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63" w:author="Pamidi,Sushma" w:date="2025-12-08T09:36:00Z" w16du:dateUtc="2025-12-08T15:36:00Z"/>
          <w:rFonts w:ascii="Arial" w:hAnsi="Arial" w:cs="Arial"/>
          <w:b/>
          <w:bCs/>
          <w:color w:val="833C0B" w:themeColor="accent2" w:themeShade="80"/>
        </w:rPr>
      </w:pPr>
      <w:bookmarkStart w:id="364" w:name="_Hlk176891450"/>
      <w:del w:id="365" w:author="Pamidi,Sushma" w:date="2025-12-08T09:36:00Z" w16du:dateUtc="2025-12-08T15:36:00Z">
        <w:r w:rsidRPr="00BE0232" w:rsidDel="002867E7">
          <w:rPr>
            <w:rFonts w:ascii="Arial" w:hAnsi="Arial" w:cs="Arial"/>
            <w:b/>
            <w:bCs/>
            <w:color w:val="833C0B" w:themeColor="accent2" w:themeShade="80"/>
          </w:rPr>
          <w:delText>Petitioner</w:delText>
        </w:r>
        <w:r w:rsidR="00EB18FD" w:rsidRPr="00BE0232" w:rsidDel="002867E7">
          <w:rPr>
            <w:rFonts w:ascii="Arial" w:hAnsi="Arial" w:cs="Arial"/>
            <w:b/>
            <w:bCs/>
            <w:color w:val="833C0B" w:themeColor="accent2" w:themeShade="80"/>
          </w:rPr>
          <w:delText>’s</w:delText>
        </w:r>
        <w:r w:rsidRPr="00BE0232" w:rsidDel="002867E7">
          <w:rPr>
            <w:rFonts w:ascii="Arial" w:hAnsi="Arial" w:cs="Arial"/>
            <w:b/>
            <w:bCs/>
            <w:color w:val="833C0B" w:themeColor="accent2" w:themeShade="80"/>
          </w:rPr>
          <w:delText xml:space="preserve"> </w:delText>
        </w:r>
        <w:r w:rsidR="00A25BE3" w:rsidRPr="00BE0232" w:rsidDel="002867E7">
          <w:rPr>
            <w:rFonts w:ascii="Arial" w:hAnsi="Arial" w:cs="Arial"/>
            <w:b/>
            <w:bCs/>
            <w:color w:val="833C0B" w:themeColor="accent2" w:themeShade="80"/>
          </w:rPr>
          <w:delText>Letter of Recognition at CVS Health Heart at Work Premier Award – February 8, 2023</w:delText>
        </w:r>
      </w:del>
    </w:p>
    <w:p w14:paraId="6128DE46" w14:textId="5C56E003" w:rsidR="00A25BE3" w:rsidRPr="00BE0232" w:rsidDel="002867E7" w:rsidRDefault="00624569" w:rsidP="00A25BE3">
      <w:pPr>
        <w:shd w:val="clear" w:color="auto" w:fill="FFFFFF"/>
        <w:spacing w:line="360" w:lineRule="auto"/>
        <w:jc w:val="both"/>
        <w:rPr>
          <w:del w:id="366" w:author="Pamidi,Sushma" w:date="2025-12-08T09:36:00Z" w16du:dateUtc="2025-12-08T15:36:00Z"/>
          <w:rFonts w:ascii="Arial" w:hAnsi="Arial" w:cs="Arial"/>
          <w:sz w:val="21"/>
          <w:szCs w:val="21"/>
        </w:rPr>
      </w:pPr>
      <w:bookmarkStart w:id="367" w:name="_Hlk176891678"/>
      <w:bookmarkEnd w:id="364"/>
      <w:del w:id="368" w:author="Pamidi,Sushma" w:date="2025-12-08T09:36:00Z" w16du:dateUtc="2025-12-08T15:36:00Z">
        <w:r w:rsidRPr="00BE0232" w:rsidDel="002867E7">
          <w:rPr>
            <w:rFonts w:ascii="Arial" w:hAnsi="Arial" w:cs="Arial"/>
            <w:sz w:val="21"/>
            <w:szCs w:val="21"/>
          </w:rPr>
          <w:delText xml:space="preserve">Counsel </w:delText>
        </w:r>
        <w:r w:rsidR="00C54F98" w:rsidRPr="00BE0232" w:rsidDel="002867E7">
          <w:rPr>
            <w:rFonts w:ascii="Arial" w:hAnsi="Arial" w:cs="Arial"/>
            <w:sz w:val="21"/>
            <w:szCs w:val="21"/>
          </w:rPr>
          <w:delText>pre</w:delText>
        </w:r>
        <w:r w:rsidRPr="00BE0232" w:rsidDel="002867E7">
          <w:rPr>
            <w:rFonts w:ascii="Arial" w:hAnsi="Arial" w:cs="Arial"/>
            <w:sz w:val="21"/>
            <w:szCs w:val="21"/>
          </w:rPr>
          <w:delText>s</w:delText>
        </w:r>
        <w:r w:rsidR="00C54F98" w:rsidRPr="00BE0232" w:rsidDel="002867E7">
          <w:rPr>
            <w:rFonts w:ascii="Arial" w:hAnsi="Arial" w:cs="Arial"/>
            <w:sz w:val="21"/>
            <w:szCs w:val="21"/>
          </w:rPr>
          <w:delText>en</w:delText>
        </w:r>
        <w:r w:rsidRPr="00BE0232" w:rsidDel="002867E7">
          <w:rPr>
            <w:rFonts w:ascii="Arial" w:hAnsi="Arial" w:cs="Arial"/>
            <w:sz w:val="21"/>
            <w:szCs w:val="21"/>
          </w:rPr>
          <w:delText xml:space="preserve">ts evidence of the Petitioner's </w:delText>
        </w:r>
        <w:bookmarkEnd w:id="367"/>
        <w:r w:rsidR="00A25BE3" w:rsidRPr="00BE0232" w:rsidDel="002867E7">
          <w:rPr>
            <w:rFonts w:ascii="Arial" w:hAnsi="Arial" w:cs="Arial"/>
            <w:sz w:val="21"/>
            <w:szCs w:val="21"/>
          </w:rPr>
          <w:delText xml:space="preserve">recognition as a recipient of the CVS Health Heart at Work Premier Award, </w:delText>
        </w:r>
        <w:r w:rsidR="00C54F98" w:rsidRPr="00BE0232" w:rsidDel="002867E7">
          <w:rPr>
            <w:rFonts w:ascii="Arial" w:hAnsi="Arial" w:cs="Arial"/>
            <w:sz w:val="21"/>
            <w:szCs w:val="21"/>
          </w:rPr>
          <w:delText xml:space="preserve">which is </w:delText>
        </w:r>
        <w:r w:rsidR="00A25BE3" w:rsidRPr="00BE0232" w:rsidDel="002867E7">
          <w:rPr>
            <w:rFonts w:ascii="Arial" w:hAnsi="Arial" w:cs="Arial"/>
            <w:sz w:val="21"/>
            <w:szCs w:val="21"/>
          </w:rPr>
          <w:delText>the company</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 xml:space="preserve">s </w:delText>
        </w:r>
        <w:r w:rsidR="00C54F98" w:rsidRPr="00BE0232" w:rsidDel="002867E7">
          <w:rPr>
            <w:rFonts w:ascii="Arial" w:hAnsi="Arial" w:cs="Arial"/>
            <w:sz w:val="21"/>
            <w:szCs w:val="21"/>
          </w:rPr>
          <w:delText>high</w:delText>
        </w:r>
        <w:r w:rsidR="00A25BE3" w:rsidRPr="00BE0232" w:rsidDel="002867E7">
          <w:rPr>
            <w:rFonts w:ascii="Arial" w:hAnsi="Arial" w:cs="Arial"/>
            <w:sz w:val="21"/>
            <w:szCs w:val="21"/>
          </w:rPr>
          <w:delText xml:space="preserve">est </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ono</w:delText>
        </w:r>
        <w:r w:rsidR="00C54F98" w:rsidRPr="00BE0232" w:rsidDel="002867E7">
          <w:rPr>
            <w:rFonts w:ascii="Arial" w:hAnsi="Arial" w:cs="Arial"/>
            <w:sz w:val="21"/>
            <w:szCs w:val="21"/>
          </w:rPr>
          <w:delText>r</w:delText>
        </w:r>
        <w:r w:rsidR="00A25BE3" w:rsidRPr="00BE0232" w:rsidDel="002867E7">
          <w:rPr>
            <w:rFonts w:ascii="Arial" w:hAnsi="Arial" w:cs="Arial"/>
            <w:sz w:val="21"/>
            <w:szCs w:val="21"/>
          </w:rPr>
          <w:delText xml:space="preserve">. Receiving </w:delText>
        </w:r>
        <w:r w:rsidR="00C54F98" w:rsidRPr="00BE0232" w:rsidDel="002867E7">
          <w:rPr>
            <w:rFonts w:ascii="Arial" w:hAnsi="Arial" w:cs="Arial"/>
            <w:sz w:val="21"/>
            <w:szCs w:val="21"/>
          </w:rPr>
          <w:delText>this</w:delText>
        </w:r>
        <w:r w:rsidR="00A25BE3" w:rsidRPr="00BE0232" w:rsidDel="002867E7">
          <w:rPr>
            <w:rFonts w:ascii="Arial" w:hAnsi="Arial" w:cs="Arial"/>
            <w:sz w:val="21"/>
            <w:szCs w:val="21"/>
          </w:rPr>
          <w:delText xml:space="preserve"> premier award </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ghl</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gh</w:delText>
        </w:r>
        <w:r w:rsidR="00A25BE3" w:rsidRPr="00BE0232" w:rsidDel="002867E7">
          <w:rPr>
            <w:rFonts w:ascii="Arial" w:hAnsi="Arial" w:cs="Arial"/>
            <w:sz w:val="21"/>
            <w:szCs w:val="21"/>
          </w:rPr>
          <w:delText>ts the exceptional ac</w:delText>
        </w:r>
        <w:r w:rsidR="00C54F98" w:rsidRPr="00BE0232" w:rsidDel="002867E7">
          <w:rPr>
            <w:rFonts w:ascii="Arial" w:hAnsi="Arial" w:cs="Arial"/>
            <w:sz w:val="21"/>
            <w:szCs w:val="21"/>
          </w:rPr>
          <w:delText>h</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eve</w:delText>
        </w:r>
        <w:r w:rsidR="00A25BE3" w:rsidRPr="00BE0232" w:rsidDel="002867E7">
          <w:rPr>
            <w:rFonts w:ascii="Arial" w:hAnsi="Arial" w:cs="Arial"/>
            <w:sz w:val="21"/>
            <w:szCs w:val="21"/>
          </w:rPr>
          <w:delText xml:space="preserve">ments </w:delText>
        </w:r>
        <w:r w:rsidR="00C54F98" w:rsidRPr="00BE0232" w:rsidDel="002867E7">
          <w:rPr>
            <w:rFonts w:ascii="Arial" w:hAnsi="Arial" w:cs="Arial"/>
            <w:sz w:val="21"/>
            <w:szCs w:val="21"/>
          </w:rPr>
          <w:delText xml:space="preserve">that </w:delText>
        </w:r>
        <w:r w:rsidR="00A25BE3" w:rsidRPr="00BE0232" w:rsidDel="002867E7">
          <w:rPr>
            <w:rFonts w:ascii="Arial" w:hAnsi="Arial" w:cs="Arial"/>
            <w:sz w:val="21"/>
            <w:szCs w:val="21"/>
          </w:rPr>
          <w:delText>colleagues a</w:delText>
        </w:r>
        <w:r w:rsidR="00C54F98" w:rsidRPr="00BE0232" w:rsidDel="002867E7">
          <w:rPr>
            <w:rFonts w:ascii="Arial" w:hAnsi="Arial" w:cs="Arial"/>
            <w:sz w:val="21"/>
            <w:szCs w:val="21"/>
          </w:rPr>
          <w:delText>tta</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n</w:delText>
        </w:r>
        <w:r w:rsidR="00A25BE3" w:rsidRPr="00BE0232" w:rsidDel="002867E7">
          <w:rPr>
            <w:rFonts w:ascii="Arial" w:hAnsi="Arial" w:cs="Arial"/>
            <w:sz w:val="21"/>
            <w:szCs w:val="21"/>
          </w:rPr>
          <w:delText xml:space="preserve"> when they e</w:delText>
        </w:r>
        <w:r w:rsidR="00C54F98" w:rsidRPr="00BE0232" w:rsidDel="002867E7">
          <w:rPr>
            <w:rFonts w:ascii="Arial" w:hAnsi="Arial" w:cs="Arial"/>
            <w:sz w:val="21"/>
            <w:szCs w:val="21"/>
          </w:rPr>
          <w:delText>mbody</w:delText>
        </w:r>
        <w:r w:rsidR="00A25BE3" w:rsidRPr="00BE0232" w:rsidDel="002867E7">
          <w:rPr>
            <w:rFonts w:ascii="Arial" w:hAnsi="Arial" w:cs="Arial"/>
            <w:sz w:val="21"/>
            <w:szCs w:val="21"/>
          </w:rPr>
          <w:delText xml:space="preserve"> and </w:delText>
        </w:r>
        <w:r w:rsidR="00C54F98" w:rsidRPr="00BE0232" w:rsidDel="002867E7">
          <w:rPr>
            <w:rFonts w:ascii="Arial" w:hAnsi="Arial" w:cs="Arial"/>
            <w:sz w:val="21"/>
            <w:szCs w:val="21"/>
          </w:rPr>
          <w:delText>a</w:delText>
        </w:r>
        <w:r w:rsidR="00A25BE3" w:rsidRPr="00BE0232" w:rsidDel="002867E7">
          <w:rPr>
            <w:rFonts w:ascii="Arial" w:hAnsi="Arial" w:cs="Arial"/>
            <w:sz w:val="21"/>
            <w:szCs w:val="21"/>
          </w:rPr>
          <w:delText>p</w:delText>
        </w:r>
        <w:r w:rsidR="00C54F98" w:rsidRPr="00BE0232" w:rsidDel="002867E7">
          <w:rPr>
            <w:rFonts w:ascii="Arial" w:hAnsi="Arial" w:cs="Arial"/>
            <w:sz w:val="21"/>
            <w:szCs w:val="21"/>
          </w:rPr>
          <w:delText>ply</w:delText>
        </w:r>
        <w:r w:rsidR="00A25BE3" w:rsidRPr="00BE0232" w:rsidDel="002867E7">
          <w:rPr>
            <w:rFonts w:ascii="Arial" w:hAnsi="Arial" w:cs="Arial"/>
            <w:sz w:val="21"/>
            <w:szCs w:val="21"/>
          </w:rPr>
          <w:delText xml:space="preserve"> the company</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s va</w:delText>
        </w:r>
        <w:r w:rsidR="00C54F98" w:rsidRPr="00BE0232" w:rsidDel="002867E7">
          <w:rPr>
            <w:rFonts w:ascii="Arial" w:hAnsi="Arial" w:cs="Arial"/>
            <w:sz w:val="21"/>
            <w:szCs w:val="21"/>
          </w:rPr>
          <w:delText>lu</w:delText>
        </w:r>
        <w:r w:rsidR="00A25BE3" w:rsidRPr="00BE0232" w:rsidDel="002867E7">
          <w:rPr>
            <w:rFonts w:ascii="Arial" w:hAnsi="Arial" w:cs="Arial"/>
            <w:sz w:val="21"/>
            <w:szCs w:val="21"/>
          </w:rPr>
          <w:delText>es</w:delText>
        </w:r>
        <w:r w:rsidR="00C54F98" w:rsidRPr="00BE0232" w:rsidDel="002867E7">
          <w:rPr>
            <w:rFonts w:ascii="Arial" w:hAnsi="Arial" w:cs="Arial"/>
            <w:sz w:val="21"/>
            <w:szCs w:val="21"/>
          </w:rPr>
          <w:delText>.</w:delText>
        </w:r>
        <w:r w:rsidR="00A25BE3" w:rsidRPr="00BE0232" w:rsidDel="002867E7">
          <w:rPr>
            <w:rFonts w:ascii="Arial" w:hAnsi="Arial" w:cs="Arial"/>
            <w:sz w:val="21"/>
            <w:szCs w:val="21"/>
          </w:rPr>
          <w:delText xml:space="preserve"> </w:delText>
        </w:r>
        <w:r w:rsidR="00C54F98" w:rsidRPr="00BE0232" w:rsidDel="002867E7">
          <w:rPr>
            <w:rFonts w:ascii="Arial" w:hAnsi="Arial" w:cs="Arial"/>
            <w:sz w:val="21"/>
            <w:szCs w:val="21"/>
          </w:rPr>
          <w:delText>T</w:delText>
        </w:r>
        <w:r w:rsidR="00A25BE3" w:rsidRPr="00BE0232" w:rsidDel="002867E7">
          <w:rPr>
            <w:rFonts w:ascii="Arial" w:hAnsi="Arial" w:cs="Arial"/>
            <w:sz w:val="21"/>
            <w:szCs w:val="21"/>
          </w:rPr>
          <w:delText>he letter</w:delText>
        </w:r>
        <w:r w:rsidR="00C54F98" w:rsidRPr="00BE0232" w:rsidDel="002867E7">
          <w:rPr>
            <w:rFonts w:ascii="Arial" w:hAnsi="Arial" w:cs="Arial"/>
            <w:sz w:val="21"/>
            <w:szCs w:val="21"/>
          </w:rPr>
          <w:delText xml:space="preserve"> notes</w:delText>
        </w:r>
        <w:r w:rsidR="00A25BE3" w:rsidRPr="00BE0232" w:rsidDel="002867E7">
          <w:rPr>
            <w:rFonts w:ascii="Arial" w:hAnsi="Arial" w:cs="Arial"/>
            <w:sz w:val="21"/>
            <w:szCs w:val="21"/>
          </w:rPr>
          <w:delText xml:space="preserve"> that one of the Petitioner's most </w:delText>
        </w:r>
        <w:r w:rsidR="00C54F98" w:rsidRPr="00BE0232" w:rsidDel="002867E7">
          <w:rPr>
            <w:rFonts w:ascii="Arial" w:hAnsi="Arial" w:cs="Arial"/>
            <w:sz w:val="21"/>
            <w:szCs w:val="21"/>
          </w:rPr>
          <w:delText>sig</w:delText>
        </w:r>
        <w:r w:rsidR="00A25BE3" w:rsidRPr="00BE0232" w:rsidDel="002867E7">
          <w:rPr>
            <w:rFonts w:ascii="Arial" w:hAnsi="Arial" w:cs="Arial"/>
            <w:sz w:val="21"/>
            <w:szCs w:val="21"/>
          </w:rPr>
          <w:delText>n</w:delText>
        </w:r>
        <w:r w:rsidR="00C54F98" w:rsidRPr="00BE0232" w:rsidDel="002867E7">
          <w:rPr>
            <w:rFonts w:ascii="Arial" w:hAnsi="Arial" w:cs="Arial"/>
            <w:sz w:val="21"/>
            <w:szCs w:val="21"/>
          </w:rPr>
          <w:delText>ifican</w:delText>
        </w:r>
        <w:r w:rsidR="00A25BE3" w:rsidRPr="00BE0232" w:rsidDel="002867E7">
          <w:rPr>
            <w:rFonts w:ascii="Arial" w:hAnsi="Arial" w:cs="Arial"/>
            <w:sz w:val="21"/>
            <w:szCs w:val="21"/>
          </w:rPr>
          <w:delText>t ac</w:delText>
        </w:r>
        <w:r w:rsidR="00C54F98" w:rsidRPr="00BE0232" w:rsidDel="002867E7">
          <w:rPr>
            <w:rFonts w:ascii="Arial" w:hAnsi="Arial" w:cs="Arial"/>
            <w:sz w:val="21"/>
            <w:szCs w:val="21"/>
          </w:rPr>
          <w:delText>compl</w:delText>
        </w:r>
        <w:r w:rsidR="00A25BE3" w:rsidRPr="00BE0232" w:rsidDel="002867E7">
          <w:rPr>
            <w:rFonts w:ascii="Arial" w:hAnsi="Arial" w:cs="Arial"/>
            <w:sz w:val="21"/>
            <w:szCs w:val="21"/>
          </w:rPr>
          <w:delText>i</w:delText>
        </w:r>
        <w:r w:rsidR="00C54F98" w:rsidRPr="00BE0232" w:rsidDel="002867E7">
          <w:rPr>
            <w:rFonts w:ascii="Arial" w:hAnsi="Arial" w:cs="Arial"/>
            <w:sz w:val="21"/>
            <w:szCs w:val="21"/>
          </w:rPr>
          <w:delText>sh</w:delText>
        </w:r>
        <w:r w:rsidR="00A25BE3" w:rsidRPr="00BE0232" w:rsidDel="002867E7">
          <w:rPr>
            <w:rFonts w:ascii="Arial" w:hAnsi="Arial" w:cs="Arial"/>
            <w:sz w:val="21"/>
            <w:szCs w:val="21"/>
          </w:rPr>
          <w:delText xml:space="preserve">ments </w:delText>
        </w:r>
        <w:r w:rsidR="00C54F98" w:rsidRPr="00BE0232" w:rsidDel="002867E7">
          <w:rPr>
            <w:rFonts w:ascii="Arial" w:hAnsi="Arial" w:cs="Arial"/>
            <w:sz w:val="21"/>
            <w:szCs w:val="21"/>
          </w:rPr>
          <w:delText>wa</w:delText>
        </w:r>
        <w:r w:rsidR="00A25BE3" w:rsidRPr="00BE0232" w:rsidDel="002867E7">
          <w:rPr>
            <w:rFonts w:ascii="Arial" w:hAnsi="Arial" w:cs="Arial"/>
            <w:sz w:val="21"/>
            <w:szCs w:val="21"/>
          </w:rPr>
          <w:delText>s se</w:delText>
        </w:r>
        <w:r w:rsidR="00C54F98" w:rsidRPr="00BE0232" w:rsidDel="002867E7">
          <w:rPr>
            <w:rFonts w:ascii="Arial" w:hAnsi="Arial" w:cs="Arial"/>
            <w:sz w:val="21"/>
            <w:szCs w:val="21"/>
          </w:rPr>
          <w:delText>rving</w:delText>
        </w:r>
        <w:r w:rsidR="00A25BE3" w:rsidRPr="00BE0232" w:rsidDel="002867E7">
          <w:rPr>
            <w:rFonts w:ascii="Arial" w:hAnsi="Arial" w:cs="Arial"/>
            <w:sz w:val="21"/>
            <w:szCs w:val="21"/>
          </w:rPr>
          <w:delText xml:space="preserve"> as Program Manager for </w:delText>
        </w:r>
        <w:r w:rsidR="00A25BE3" w:rsidRPr="00BE0232" w:rsidDel="002867E7">
          <w:rPr>
            <w:rFonts w:ascii="Arial" w:hAnsi="Arial" w:cs="Arial"/>
            <w:b/>
            <w:bCs/>
            <w:sz w:val="21"/>
            <w:szCs w:val="21"/>
          </w:rPr>
          <w:delText>the Air Support program</w:delText>
        </w:r>
        <w:r w:rsidR="00A25BE3" w:rsidRPr="00BE0232" w:rsidDel="002867E7">
          <w:rPr>
            <w:rFonts w:ascii="Arial" w:hAnsi="Arial" w:cs="Arial"/>
            <w:sz w:val="21"/>
            <w:szCs w:val="21"/>
          </w:rPr>
          <w:delText>, a transformative initiative a</w:delText>
        </w:r>
        <w:r w:rsidR="00C54F98" w:rsidRPr="00BE0232" w:rsidDel="002867E7">
          <w:rPr>
            <w:rFonts w:ascii="Arial" w:hAnsi="Arial" w:cs="Arial"/>
            <w:sz w:val="21"/>
            <w:szCs w:val="21"/>
          </w:rPr>
          <w:delText>n</w:delText>
        </w:r>
        <w:r w:rsidR="00A25BE3" w:rsidRPr="00BE0232" w:rsidDel="002867E7">
          <w:rPr>
            <w:rFonts w:ascii="Arial" w:hAnsi="Arial" w:cs="Arial"/>
            <w:sz w:val="21"/>
            <w:szCs w:val="21"/>
          </w:rPr>
          <w:delText>tic</w:delText>
        </w:r>
        <w:r w:rsidR="00C54F98" w:rsidRPr="00BE0232" w:rsidDel="002867E7">
          <w:rPr>
            <w:rFonts w:ascii="Arial" w:hAnsi="Arial" w:cs="Arial"/>
            <w:sz w:val="21"/>
            <w:szCs w:val="21"/>
          </w:rPr>
          <w:delText>ipa</w:delText>
        </w:r>
        <w:r w:rsidR="00A25BE3" w:rsidRPr="00BE0232" w:rsidDel="002867E7">
          <w:rPr>
            <w:rFonts w:ascii="Arial" w:hAnsi="Arial" w:cs="Arial"/>
            <w:sz w:val="21"/>
            <w:szCs w:val="21"/>
          </w:rPr>
          <w:delText xml:space="preserve">ted to generate over </w:delText>
        </w:r>
        <w:r w:rsidR="00A25BE3" w:rsidRPr="00BE0232" w:rsidDel="002867E7">
          <w:rPr>
            <w:rFonts w:ascii="Arial" w:hAnsi="Arial" w:cs="Arial"/>
            <w:b/>
            <w:bCs/>
            <w:sz w:val="21"/>
            <w:szCs w:val="21"/>
          </w:rPr>
          <w:delText>$100 million</w:delText>
        </w:r>
        <w:r w:rsidR="00C54F98" w:rsidRPr="00BE0232" w:rsidDel="002867E7">
          <w:rPr>
            <w:rFonts w:ascii="Arial" w:hAnsi="Arial" w:cs="Arial"/>
            <w:b/>
            <w:bCs/>
            <w:sz w:val="21"/>
            <w:szCs w:val="21"/>
          </w:rPr>
          <w:delText xml:space="preserve"> per </w:delText>
        </w:r>
        <w:r w:rsidR="00A25BE3" w:rsidRPr="00BE0232" w:rsidDel="002867E7">
          <w:rPr>
            <w:rFonts w:ascii="Arial" w:hAnsi="Arial" w:cs="Arial"/>
            <w:b/>
            <w:bCs/>
            <w:sz w:val="21"/>
            <w:szCs w:val="21"/>
          </w:rPr>
          <w:delText>year in business value</w:delText>
        </w:r>
        <w:r w:rsidR="00A25BE3" w:rsidRPr="00BE0232" w:rsidDel="002867E7">
          <w:rPr>
            <w:rFonts w:ascii="Arial" w:hAnsi="Arial" w:cs="Arial"/>
            <w:sz w:val="21"/>
            <w:szCs w:val="21"/>
          </w:rPr>
          <w:delText xml:space="preserve">. </w:delText>
        </w:r>
        <w:r w:rsidR="00C54F98" w:rsidRPr="00BE0232" w:rsidDel="002867E7">
          <w:rPr>
            <w:rFonts w:ascii="Arial" w:hAnsi="Arial" w:cs="Arial"/>
            <w:sz w:val="21"/>
            <w:szCs w:val="21"/>
          </w:rPr>
          <w:delText>The Petitioner</w:delText>
        </w:r>
        <w:r w:rsidR="00A25BE3" w:rsidRPr="00BE0232" w:rsidDel="002867E7">
          <w:rPr>
            <w:rFonts w:ascii="Arial" w:hAnsi="Arial" w:cs="Arial"/>
            <w:sz w:val="21"/>
            <w:szCs w:val="21"/>
          </w:rPr>
          <w:delText xml:space="preserve"> led a team of approximately 400 IT </w:delText>
        </w:r>
        <w:r w:rsidR="00C54F98" w:rsidRPr="00BE0232" w:rsidDel="002867E7">
          <w:rPr>
            <w:rFonts w:ascii="Arial" w:hAnsi="Arial" w:cs="Arial"/>
            <w:sz w:val="21"/>
            <w:szCs w:val="21"/>
          </w:rPr>
          <w:delText>p</w:delText>
        </w:r>
        <w:r w:rsidR="00A25BE3" w:rsidRPr="00BE0232" w:rsidDel="002867E7">
          <w:rPr>
            <w:rFonts w:ascii="Arial" w:hAnsi="Arial" w:cs="Arial"/>
            <w:sz w:val="21"/>
            <w:szCs w:val="21"/>
          </w:rPr>
          <w:delText>r</w:delText>
        </w:r>
        <w:r w:rsidR="00C54F98" w:rsidRPr="00BE0232" w:rsidDel="002867E7">
          <w:rPr>
            <w:rFonts w:ascii="Arial" w:hAnsi="Arial" w:cs="Arial"/>
            <w:sz w:val="21"/>
            <w:szCs w:val="21"/>
          </w:rPr>
          <w:delText>of</w:delText>
        </w:r>
        <w:r w:rsidR="00A25BE3" w:rsidRPr="00BE0232" w:rsidDel="002867E7">
          <w:rPr>
            <w:rFonts w:ascii="Arial" w:hAnsi="Arial" w:cs="Arial"/>
            <w:sz w:val="21"/>
            <w:szCs w:val="21"/>
          </w:rPr>
          <w:delText>es</w:delText>
        </w:r>
        <w:r w:rsidR="00C54F98" w:rsidRPr="00BE0232" w:rsidDel="002867E7">
          <w:rPr>
            <w:rFonts w:ascii="Arial" w:hAnsi="Arial" w:cs="Arial"/>
            <w:sz w:val="21"/>
            <w:szCs w:val="21"/>
          </w:rPr>
          <w:delText>si</w:delText>
        </w:r>
        <w:r w:rsidR="00A25BE3" w:rsidRPr="00BE0232" w:rsidDel="002867E7">
          <w:rPr>
            <w:rFonts w:ascii="Arial" w:hAnsi="Arial" w:cs="Arial"/>
            <w:sz w:val="21"/>
            <w:szCs w:val="21"/>
          </w:rPr>
          <w:delText>o</w:delText>
        </w:r>
        <w:r w:rsidR="00C54F98" w:rsidRPr="00BE0232" w:rsidDel="002867E7">
          <w:rPr>
            <w:rFonts w:ascii="Arial" w:hAnsi="Arial" w:cs="Arial"/>
            <w:sz w:val="21"/>
            <w:szCs w:val="21"/>
          </w:rPr>
          <w:delText>nal</w:delText>
        </w:r>
        <w:r w:rsidR="00A25BE3" w:rsidRPr="00BE0232" w:rsidDel="002867E7">
          <w:rPr>
            <w:rFonts w:ascii="Arial" w:hAnsi="Arial" w:cs="Arial"/>
            <w:sz w:val="21"/>
            <w:szCs w:val="21"/>
          </w:rPr>
          <w:delText xml:space="preserve">s, </w:delText>
        </w:r>
        <w:r w:rsidR="00C54F98" w:rsidRPr="00BE0232" w:rsidDel="002867E7">
          <w:rPr>
            <w:rFonts w:ascii="Arial" w:hAnsi="Arial" w:cs="Arial"/>
            <w:sz w:val="21"/>
            <w:szCs w:val="21"/>
          </w:rPr>
          <w:delText>uti</w:delText>
        </w:r>
        <w:r w:rsidR="00A25BE3" w:rsidRPr="00BE0232" w:rsidDel="002867E7">
          <w:rPr>
            <w:rFonts w:ascii="Arial" w:hAnsi="Arial" w:cs="Arial"/>
            <w:sz w:val="21"/>
            <w:szCs w:val="21"/>
          </w:rPr>
          <w:delText>l</w:delText>
        </w:r>
        <w:r w:rsidR="00C54F98" w:rsidRPr="00BE0232" w:rsidDel="002867E7">
          <w:rPr>
            <w:rFonts w:ascii="Arial" w:hAnsi="Arial" w:cs="Arial"/>
            <w:sz w:val="21"/>
            <w:szCs w:val="21"/>
          </w:rPr>
          <w:delText>iz</w:delText>
        </w:r>
        <w:r w:rsidR="00A25BE3" w:rsidRPr="00BE0232" w:rsidDel="002867E7">
          <w:rPr>
            <w:rFonts w:ascii="Arial" w:hAnsi="Arial" w:cs="Arial"/>
            <w:sz w:val="21"/>
            <w:szCs w:val="21"/>
          </w:rPr>
          <w:delText xml:space="preserve">ing their skills and expertise to deliver </w:delText>
        </w:r>
        <w:r w:rsidR="00C54F98" w:rsidRPr="00BE0232" w:rsidDel="002867E7">
          <w:rPr>
            <w:rFonts w:ascii="Arial" w:hAnsi="Arial" w:cs="Arial"/>
            <w:sz w:val="21"/>
            <w:szCs w:val="21"/>
          </w:rPr>
          <w:delText>rem</w:delText>
        </w:r>
        <w:r w:rsidR="00A25BE3" w:rsidRPr="00BE0232" w:rsidDel="002867E7">
          <w:rPr>
            <w:rFonts w:ascii="Arial" w:hAnsi="Arial" w:cs="Arial"/>
            <w:sz w:val="21"/>
            <w:szCs w:val="21"/>
          </w:rPr>
          <w:delText>a</w:delText>
        </w:r>
        <w:r w:rsidR="00C54F98" w:rsidRPr="00BE0232" w:rsidDel="002867E7">
          <w:rPr>
            <w:rFonts w:ascii="Arial" w:hAnsi="Arial" w:cs="Arial"/>
            <w:sz w:val="21"/>
            <w:szCs w:val="21"/>
          </w:rPr>
          <w:delText>rkable</w:delText>
        </w:r>
        <w:r w:rsidR="00A25BE3" w:rsidRPr="00BE0232" w:rsidDel="002867E7">
          <w:rPr>
            <w:rFonts w:ascii="Arial" w:hAnsi="Arial" w:cs="Arial"/>
            <w:sz w:val="21"/>
            <w:szCs w:val="21"/>
          </w:rPr>
          <w:delText xml:space="preserve"> results. </w:delText>
        </w:r>
        <w:r w:rsidR="00A25BE3" w:rsidRPr="00BE0232" w:rsidDel="002867E7">
          <w:rPr>
            <w:rFonts w:ascii="Arial" w:hAnsi="Arial" w:cs="Arial"/>
            <w:b/>
            <w:bCs/>
            <w:sz w:val="21"/>
            <w:szCs w:val="21"/>
            <w:u w:val="single"/>
          </w:rPr>
          <w:delText xml:space="preserve">The success of this program has </w:delText>
        </w:r>
        <w:r w:rsidR="00C54F98" w:rsidRPr="00BE0232" w:rsidDel="002867E7">
          <w:rPr>
            <w:rFonts w:ascii="Arial" w:hAnsi="Arial" w:cs="Arial"/>
            <w:b/>
            <w:bCs/>
            <w:sz w:val="21"/>
            <w:szCs w:val="21"/>
            <w:u w:val="single"/>
          </w:rPr>
          <w:delText>rece</w:delText>
        </w:r>
        <w:r w:rsidR="00A25BE3" w:rsidRPr="00BE0232" w:rsidDel="002867E7">
          <w:rPr>
            <w:rFonts w:ascii="Arial" w:hAnsi="Arial" w:cs="Arial"/>
            <w:b/>
            <w:bCs/>
            <w:sz w:val="21"/>
            <w:szCs w:val="21"/>
            <w:u w:val="single"/>
          </w:rPr>
          <w:delText>i</w:delText>
        </w:r>
        <w:r w:rsidR="00C54F98" w:rsidRPr="00BE0232" w:rsidDel="002867E7">
          <w:rPr>
            <w:rFonts w:ascii="Arial" w:hAnsi="Arial" w:cs="Arial"/>
            <w:b/>
            <w:bCs/>
            <w:sz w:val="21"/>
            <w:szCs w:val="21"/>
            <w:u w:val="single"/>
          </w:rPr>
          <w:delText>v</w:delText>
        </w:r>
        <w:r w:rsidR="00A25BE3" w:rsidRPr="00BE0232" w:rsidDel="002867E7">
          <w:rPr>
            <w:rFonts w:ascii="Arial" w:hAnsi="Arial" w:cs="Arial"/>
            <w:b/>
            <w:bCs/>
            <w:sz w:val="21"/>
            <w:szCs w:val="21"/>
            <w:u w:val="single"/>
          </w:rPr>
          <w:delText xml:space="preserve">ed widespread </w:delText>
        </w:r>
        <w:r w:rsidR="00C54F98" w:rsidRPr="00BE0232" w:rsidDel="002867E7">
          <w:rPr>
            <w:rFonts w:ascii="Arial" w:hAnsi="Arial" w:cs="Arial"/>
            <w:b/>
            <w:bCs/>
            <w:sz w:val="21"/>
            <w:szCs w:val="21"/>
            <w:u w:val="single"/>
          </w:rPr>
          <w:delText>ac</w:delText>
        </w:r>
        <w:r w:rsidR="00A25BE3" w:rsidRPr="00BE0232" w:rsidDel="002867E7">
          <w:rPr>
            <w:rFonts w:ascii="Arial" w:hAnsi="Arial" w:cs="Arial"/>
            <w:b/>
            <w:bCs/>
            <w:sz w:val="21"/>
            <w:szCs w:val="21"/>
            <w:u w:val="single"/>
          </w:rPr>
          <w:delText>c</w:delText>
        </w:r>
        <w:r w:rsidR="00C54F98" w:rsidRPr="00BE0232" w:rsidDel="002867E7">
          <w:rPr>
            <w:rFonts w:ascii="Arial" w:hAnsi="Arial" w:cs="Arial"/>
            <w:b/>
            <w:bCs/>
            <w:sz w:val="21"/>
            <w:szCs w:val="21"/>
            <w:u w:val="single"/>
          </w:rPr>
          <w:delText>la</w:delText>
        </w:r>
        <w:r w:rsidR="00A25BE3" w:rsidRPr="00BE0232" w:rsidDel="002867E7">
          <w:rPr>
            <w:rFonts w:ascii="Arial" w:hAnsi="Arial" w:cs="Arial"/>
            <w:b/>
            <w:bCs/>
            <w:sz w:val="21"/>
            <w:szCs w:val="21"/>
            <w:u w:val="single"/>
          </w:rPr>
          <w:delText>i</w:delText>
        </w:r>
        <w:r w:rsidR="00C54F98" w:rsidRPr="00BE0232" w:rsidDel="002867E7">
          <w:rPr>
            <w:rFonts w:ascii="Arial" w:hAnsi="Arial" w:cs="Arial"/>
            <w:b/>
            <w:bCs/>
            <w:sz w:val="21"/>
            <w:szCs w:val="21"/>
            <w:u w:val="single"/>
          </w:rPr>
          <w:delText>m</w:delText>
        </w:r>
        <w:r w:rsidR="00A25BE3" w:rsidRPr="00BE0232" w:rsidDel="002867E7">
          <w:rPr>
            <w:rFonts w:ascii="Arial" w:hAnsi="Arial" w:cs="Arial"/>
            <w:b/>
            <w:bCs/>
            <w:sz w:val="21"/>
            <w:szCs w:val="21"/>
            <w:u w:val="single"/>
          </w:rPr>
          <w:delText xml:space="preserve">, </w:delText>
        </w:r>
        <w:r w:rsidR="00C54F98" w:rsidRPr="00BE0232" w:rsidDel="002867E7">
          <w:rPr>
            <w:rFonts w:ascii="Arial" w:hAnsi="Arial" w:cs="Arial"/>
            <w:b/>
            <w:bCs/>
            <w:sz w:val="21"/>
            <w:szCs w:val="21"/>
            <w:u w:val="single"/>
          </w:rPr>
          <w:delText>i</w:delText>
        </w:r>
        <w:r w:rsidR="00A25BE3" w:rsidRPr="00BE0232" w:rsidDel="002867E7">
          <w:rPr>
            <w:rFonts w:ascii="Arial" w:hAnsi="Arial" w:cs="Arial"/>
            <w:b/>
            <w:bCs/>
            <w:sz w:val="21"/>
            <w:szCs w:val="21"/>
            <w:u w:val="single"/>
          </w:rPr>
          <w:delText>n</w:delText>
        </w:r>
        <w:r w:rsidR="00C54F98" w:rsidRPr="00BE0232" w:rsidDel="002867E7">
          <w:rPr>
            <w:rFonts w:ascii="Arial" w:hAnsi="Arial" w:cs="Arial"/>
            <w:b/>
            <w:bCs/>
            <w:sz w:val="21"/>
            <w:szCs w:val="21"/>
            <w:u w:val="single"/>
          </w:rPr>
          <w:delText>clud</w:delText>
        </w:r>
        <w:r w:rsidR="00A25BE3" w:rsidRPr="00BE0232" w:rsidDel="002867E7">
          <w:rPr>
            <w:rFonts w:ascii="Arial" w:hAnsi="Arial" w:cs="Arial"/>
            <w:b/>
            <w:bCs/>
            <w:sz w:val="21"/>
            <w:szCs w:val="21"/>
            <w:u w:val="single"/>
          </w:rPr>
          <w:delText xml:space="preserve">ing coverage in reputable publications </w:delText>
        </w:r>
        <w:r w:rsidR="00C54F98" w:rsidRPr="00BE0232" w:rsidDel="002867E7">
          <w:rPr>
            <w:rFonts w:ascii="Arial" w:hAnsi="Arial" w:cs="Arial"/>
            <w:b/>
            <w:bCs/>
            <w:sz w:val="21"/>
            <w:szCs w:val="21"/>
            <w:u w:val="single"/>
          </w:rPr>
          <w:delText>like</w:delText>
        </w:r>
        <w:r w:rsidR="00A25BE3" w:rsidRPr="00BE0232" w:rsidDel="002867E7">
          <w:rPr>
            <w:rFonts w:ascii="Arial" w:hAnsi="Arial" w:cs="Arial"/>
            <w:b/>
            <w:bCs/>
            <w:sz w:val="21"/>
            <w:szCs w:val="21"/>
            <w:u w:val="single"/>
          </w:rPr>
          <w:delText xml:space="preserve"> The Wall Street Journal, wh</w:delText>
        </w:r>
        <w:r w:rsidR="00C54F98" w:rsidRPr="00BE0232" w:rsidDel="002867E7">
          <w:rPr>
            <w:rFonts w:ascii="Arial" w:hAnsi="Arial" w:cs="Arial"/>
            <w:b/>
            <w:bCs/>
            <w:sz w:val="21"/>
            <w:szCs w:val="21"/>
            <w:u w:val="single"/>
          </w:rPr>
          <w:delText>ich f</w:delText>
        </w:r>
        <w:r w:rsidR="00A25BE3" w:rsidRPr="00BE0232" w:rsidDel="002867E7">
          <w:rPr>
            <w:rFonts w:ascii="Arial" w:hAnsi="Arial" w:cs="Arial"/>
            <w:b/>
            <w:bCs/>
            <w:sz w:val="21"/>
            <w:szCs w:val="21"/>
            <w:u w:val="single"/>
          </w:rPr>
          <w:delText>e</w:delText>
        </w:r>
        <w:r w:rsidR="00C54F98" w:rsidRPr="00BE0232" w:rsidDel="002867E7">
          <w:rPr>
            <w:rFonts w:ascii="Arial" w:hAnsi="Arial" w:cs="Arial"/>
            <w:b/>
            <w:bCs/>
            <w:sz w:val="21"/>
            <w:szCs w:val="21"/>
            <w:u w:val="single"/>
          </w:rPr>
          <w:delText>atu</w:delText>
        </w:r>
        <w:r w:rsidR="00A25BE3" w:rsidRPr="00BE0232" w:rsidDel="002867E7">
          <w:rPr>
            <w:rFonts w:ascii="Arial" w:hAnsi="Arial" w:cs="Arial"/>
            <w:b/>
            <w:bCs/>
            <w:sz w:val="21"/>
            <w:szCs w:val="21"/>
            <w:u w:val="single"/>
          </w:rPr>
          <w:delText>re</w:delText>
        </w:r>
        <w:r w:rsidR="00C54F98" w:rsidRPr="00BE0232" w:rsidDel="002867E7">
          <w:rPr>
            <w:rFonts w:ascii="Arial" w:hAnsi="Arial" w:cs="Arial"/>
            <w:b/>
            <w:bCs/>
            <w:sz w:val="21"/>
            <w:szCs w:val="21"/>
            <w:u w:val="single"/>
          </w:rPr>
          <w:delText>d</w:delText>
        </w:r>
        <w:r w:rsidR="00A25BE3" w:rsidRPr="00BE0232" w:rsidDel="002867E7">
          <w:rPr>
            <w:rFonts w:ascii="Arial" w:hAnsi="Arial" w:cs="Arial"/>
            <w:b/>
            <w:bCs/>
            <w:sz w:val="21"/>
            <w:szCs w:val="21"/>
            <w:u w:val="single"/>
          </w:rPr>
          <w:delText xml:space="preserve"> CVS's </w:delText>
        </w:r>
        <w:r w:rsidR="00C54F98" w:rsidRPr="00BE0232" w:rsidDel="002867E7">
          <w:rPr>
            <w:rFonts w:ascii="Arial" w:hAnsi="Arial" w:cs="Arial"/>
            <w:b/>
            <w:bCs/>
            <w:sz w:val="21"/>
            <w:szCs w:val="21"/>
            <w:u w:val="single"/>
          </w:rPr>
          <w:delText xml:space="preserve">innovative </w:delText>
        </w:r>
        <w:r w:rsidR="00A25BE3" w:rsidRPr="00BE0232" w:rsidDel="002867E7">
          <w:rPr>
            <w:rFonts w:ascii="Arial" w:hAnsi="Arial" w:cs="Arial"/>
            <w:b/>
            <w:bCs/>
            <w:sz w:val="21"/>
            <w:szCs w:val="21"/>
            <w:u w:val="single"/>
          </w:rPr>
          <w:delText>remote system for filling prescriptions</w:delText>
        </w:r>
        <w:r w:rsidR="00C54F98" w:rsidRPr="00BE0232" w:rsidDel="002867E7">
          <w:rPr>
            <w:rFonts w:ascii="Arial" w:hAnsi="Arial" w:cs="Arial"/>
            <w:sz w:val="21"/>
            <w:szCs w:val="21"/>
          </w:rPr>
          <w:delText xml:space="preserve">. </w:delText>
        </w:r>
        <w:r w:rsidR="00C54F98" w:rsidRPr="00BE0232" w:rsidDel="002867E7">
          <w:rPr>
            <w:rFonts w:ascii="Arial" w:hAnsi="Arial" w:cs="Arial"/>
            <w:i/>
            <w:sz w:val="21"/>
            <w:szCs w:val="21"/>
          </w:rPr>
          <w:delText>(Leading and Critical Role, Exhibit 4: Recognition Letter_ Premier Award).</w:delText>
        </w:r>
      </w:del>
    </w:p>
    <w:p w14:paraId="34E1C7A2" w14:textId="0BDCC01D" w:rsidR="00A25BE3" w:rsidRPr="00BE0232" w:rsidDel="002867E7" w:rsidRDefault="00A25BE3" w:rsidP="00A25BE3">
      <w:pPr>
        <w:shd w:val="clear" w:color="auto" w:fill="FFFFFF"/>
        <w:spacing w:line="360" w:lineRule="auto"/>
        <w:jc w:val="both"/>
        <w:rPr>
          <w:del w:id="369" w:author="Pamidi,Sushma" w:date="2025-12-08T09:36:00Z" w16du:dateUtc="2025-12-08T15:36:00Z"/>
          <w:rFonts w:ascii="Arial" w:hAnsi="Arial" w:cs="Arial"/>
          <w:sz w:val="21"/>
          <w:szCs w:val="21"/>
        </w:rPr>
      </w:pPr>
    </w:p>
    <w:p w14:paraId="5D466C68" w14:textId="2EC2D707" w:rsidR="00A25BE3" w:rsidRPr="00BE0232" w:rsidDel="002867E7" w:rsidRDefault="00A25BE3" w:rsidP="00A25BE3">
      <w:pPr>
        <w:shd w:val="clear" w:color="auto" w:fill="FFFFFF"/>
        <w:spacing w:line="360" w:lineRule="auto"/>
        <w:jc w:val="both"/>
        <w:rPr>
          <w:del w:id="370" w:author="Pamidi,Sushma" w:date="2025-12-08T09:36:00Z" w16du:dateUtc="2025-12-08T15:36:00Z"/>
          <w:rFonts w:ascii="Arial" w:hAnsi="Arial" w:cs="Arial"/>
          <w:sz w:val="21"/>
          <w:szCs w:val="21"/>
        </w:rPr>
      </w:pPr>
    </w:p>
    <w:p w14:paraId="187E02F2" w14:textId="03BFEDC1" w:rsidR="00A25BE3" w:rsidRPr="00BE0232" w:rsidDel="002867E7" w:rsidRDefault="00A25BE3" w:rsidP="00A25BE3">
      <w:pPr>
        <w:shd w:val="clear" w:color="auto" w:fill="FFFFFF"/>
        <w:spacing w:line="360" w:lineRule="auto"/>
        <w:jc w:val="both"/>
        <w:rPr>
          <w:del w:id="371" w:author="Pamidi,Sushma" w:date="2025-12-08T09:36:00Z" w16du:dateUtc="2025-12-08T15:36:00Z"/>
          <w:rFonts w:ascii="Arial" w:hAnsi="Arial" w:cs="Arial"/>
          <w:sz w:val="21"/>
          <w:szCs w:val="21"/>
        </w:rPr>
      </w:pPr>
    </w:p>
    <w:p w14:paraId="1A3F6045" w14:textId="354A52E7" w:rsidR="009C4157" w:rsidRPr="00BE0232" w:rsidDel="002867E7" w:rsidRDefault="00A25BE3" w:rsidP="00A25BE3">
      <w:pPr>
        <w:shd w:val="clear" w:color="auto" w:fill="FFFFFF"/>
        <w:spacing w:line="360" w:lineRule="auto"/>
        <w:jc w:val="both"/>
        <w:rPr>
          <w:del w:id="372" w:author="Pamidi,Sushma" w:date="2025-12-08T09:36:00Z" w16du:dateUtc="2025-12-08T15:36:00Z"/>
          <w:rFonts w:ascii="Arial" w:hAnsi="Arial" w:cs="Arial"/>
          <w:i/>
          <w:sz w:val="21"/>
          <w:szCs w:val="21"/>
        </w:rPr>
      </w:pPr>
      <w:del w:id="373" w:author="Pamidi,Sushma" w:date="2025-12-08T09:36:00Z" w16du:dateUtc="2025-12-08T15:36:00Z">
        <w:r w:rsidRPr="00BE0232" w:rsidDel="002867E7">
          <w:rPr>
            <w:rFonts w:ascii="Arial" w:hAnsi="Arial" w:cs="Arial"/>
            <w:sz w:val="21"/>
            <w:szCs w:val="21"/>
          </w:rPr>
          <w:delText xml:space="preserve"> </w:delText>
        </w:r>
        <w:r w:rsidR="00160F93" w:rsidRPr="00BE0232" w:rsidDel="002867E7">
          <w:rPr>
            <w:rFonts w:ascii="Arial" w:hAnsi="Arial" w:cs="Arial"/>
            <w:sz w:val="21"/>
            <w:szCs w:val="21"/>
          </w:rPr>
          <w:delText xml:space="preserve"> </w:delText>
        </w:r>
        <w:r w:rsidR="00624569" w:rsidRPr="00BE0232" w:rsidDel="002867E7">
          <w:rPr>
            <w:rFonts w:ascii="Arial" w:hAnsi="Arial" w:cs="Arial"/>
            <w:sz w:val="21"/>
            <w:szCs w:val="21"/>
          </w:rPr>
          <w:delText xml:space="preserve"> </w:delText>
        </w:r>
      </w:del>
    </w:p>
    <w:p w14:paraId="50FE9849" w14:textId="7F5B2521" w:rsidR="00A0446D" w:rsidRPr="00BE0232" w:rsidDel="002867E7" w:rsidRDefault="00A0446D" w:rsidP="009A7596">
      <w:pPr>
        <w:shd w:val="clear" w:color="auto" w:fill="FFFFFF"/>
        <w:spacing w:line="360" w:lineRule="auto"/>
        <w:jc w:val="both"/>
        <w:rPr>
          <w:del w:id="374" w:author="Pamidi,Sushma" w:date="2025-12-08T09:36:00Z" w16du:dateUtc="2025-12-08T15:36:00Z"/>
          <w:rFonts w:ascii="Arial" w:hAnsi="Arial" w:cs="Arial"/>
          <w:i/>
          <w:sz w:val="21"/>
          <w:szCs w:val="21"/>
        </w:rPr>
      </w:pPr>
    </w:p>
    <w:p w14:paraId="3B6848C5" w14:textId="00B365F7" w:rsidR="00D937A4" w:rsidDel="002867E7" w:rsidRDefault="00D937A4">
      <w:pPr>
        <w:spacing w:after="160" w:line="259" w:lineRule="auto"/>
        <w:rPr>
          <w:del w:id="375" w:author="Pamidi,Sushma" w:date="2025-12-08T09:36:00Z" w16du:dateUtc="2025-12-08T15:36:00Z"/>
          <w:rFonts w:ascii="Arial" w:hAnsi="Arial" w:cs="Arial"/>
          <w:b/>
          <w:bCs/>
          <w:color w:val="833C0B" w:themeColor="accent2" w:themeShade="80"/>
        </w:rPr>
      </w:pPr>
      <w:del w:id="376" w:author="Pamidi,Sushma" w:date="2025-12-08T09:36:00Z" w16du:dateUtc="2025-12-08T15:36:00Z">
        <w:r w:rsidDel="002867E7">
          <w:rPr>
            <w:rFonts w:ascii="Arial" w:hAnsi="Arial" w:cs="Arial"/>
            <w:b/>
            <w:bCs/>
            <w:color w:val="833C0B" w:themeColor="accent2" w:themeShade="80"/>
          </w:rPr>
          <w:br w:type="page"/>
        </w:r>
      </w:del>
    </w:p>
    <w:p w14:paraId="1114910E" w14:textId="3688AD20" w:rsidR="00A0446D" w:rsidRPr="00BE0232" w:rsidDel="002867E7" w:rsidRDefault="005E40E2" w:rsidP="00A044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77" w:author="Pamidi,Sushma" w:date="2025-12-08T09:36:00Z" w16du:dateUtc="2025-12-08T15:36:00Z"/>
          <w:rFonts w:ascii="Arial" w:hAnsi="Arial" w:cs="Arial"/>
          <w:b/>
          <w:bCs/>
          <w:color w:val="833C0B" w:themeColor="accent2" w:themeShade="80"/>
        </w:rPr>
      </w:pPr>
      <w:del w:id="378" w:author="Pamidi,Sushma" w:date="2025-12-08T09:36:00Z" w16du:dateUtc="2025-12-08T15:36:00Z">
        <w:r w:rsidRPr="00BE0232" w:rsidDel="002867E7">
          <w:rPr>
            <w:rFonts w:ascii="Arial" w:hAnsi="Arial" w:cs="Arial"/>
            <w:b/>
            <w:bCs/>
            <w:color w:val="833C0B" w:themeColor="accent2" w:themeShade="80"/>
          </w:rPr>
          <w:delText xml:space="preserve">Job Promotion to the Senior Manager Letter – February 6, 2023 </w:delText>
        </w:r>
      </w:del>
    </w:p>
    <w:p w14:paraId="18E3A0AE" w14:textId="57B43A40" w:rsidR="004C056D" w:rsidRPr="00BE0232" w:rsidDel="002867E7" w:rsidRDefault="00A0446D" w:rsidP="004C05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79" w:author="Pamidi,Sushma" w:date="2025-12-08T09:36:00Z" w16du:dateUtc="2025-12-08T15:36:00Z"/>
          <w:rFonts w:ascii="Arial" w:hAnsi="Arial" w:cs="Arial"/>
          <w:i/>
          <w:iCs/>
          <w:sz w:val="21"/>
          <w:szCs w:val="21"/>
        </w:rPr>
      </w:pPr>
      <w:del w:id="380" w:author="Pamidi,Sushma" w:date="2025-12-08T09:36:00Z" w16du:dateUtc="2025-12-08T15:36:00Z">
        <w:r w:rsidRPr="00BE0232" w:rsidDel="002867E7">
          <w:rPr>
            <w:rFonts w:ascii="Arial" w:hAnsi="Arial" w:cs="Arial"/>
            <w:sz w:val="21"/>
            <w:szCs w:val="21"/>
          </w:rPr>
          <w:delText>Counsel submits the</w:delText>
        </w:r>
        <w:r w:rsidR="005E40E2" w:rsidRPr="00BE0232" w:rsidDel="002867E7">
          <w:rPr>
            <w:rFonts w:ascii="Arial" w:hAnsi="Arial" w:cs="Arial"/>
            <w:sz w:val="21"/>
            <w:szCs w:val="21"/>
          </w:rPr>
          <w:delText xml:space="preserve"> Job Promotion to the Senior Manager Letter as evidence of the Petitioner´s dedication, exceptional performance, and significant contributions.</w:delText>
        </w:r>
        <w:r w:rsidR="004C056D" w:rsidRPr="00BE0232" w:rsidDel="002867E7">
          <w:rPr>
            <w:rFonts w:ascii="Arial" w:hAnsi="Arial" w:cs="Arial"/>
            <w:sz w:val="21"/>
            <w:szCs w:val="21"/>
          </w:rPr>
          <w:delText xml:space="preserve"> The promotion reflects the Petitioner´s outstanding achievements and the value he has consistently brought to our organization. The programs the Petitioner managed to bring millions of dollars in value to the company and positively impact patients who rely on the company for their healthcare needs.  </w:delText>
        </w:r>
        <w:r w:rsidR="004C056D" w:rsidRPr="00BE0232" w:rsidDel="002867E7">
          <w:rPr>
            <w:rFonts w:ascii="Arial" w:hAnsi="Arial" w:cs="Arial"/>
            <w:i/>
            <w:iCs/>
            <w:sz w:val="21"/>
            <w:szCs w:val="21"/>
          </w:rPr>
          <w:delText>(Leading and Critical Role, Exhibit 5: Job Promotion to the Senior Manager Letter).</w:delText>
        </w:r>
      </w:del>
    </w:p>
    <w:p w14:paraId="5D56A8D0" w14:textId="382B95D2" w:rsidR="00983807" w:rsidRPr="00BE0232" w:rsidDel="002867E7" w:rsidRDefault="00983807" w:rsidP="004C05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81" w:author="Pamidi,Sushma" w:date="2025-12-08T09:36:00Z" w16du:dateUtc="2025-12-08T15:36:00Z"/>
          <w:rFonts w:ascii="Arial" w:hAnsi="Arial" w:cs="Arial"/>
          <w:i/>
          <w:iCs/>
          <w:sz w:val="21"/>
          <w:szCs w:val="21"/>
        </w:rPr>
      </w:pPr>
    </w:p>
    <w:p w14:paraId="410EF941" w14:textId="45EC15D1" w:rsidR="0006633D" w:rsidRPr="00BE0232" w:rsidDel="002867E7" w:rsidRDefault="0006633D" w:rsidP="000663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382" w:author="Pamidi,Sushma" w:date="2025-12-08T09:36:00Z" w16du:dateUtc="2025-12-08T15:36:00Z"/>
          <w:rFonts w:ascii="Arial" w:hAnsi="Arial" w:cs="Arial"/>
          <w:b/>
          <w:bCs/>
          <w:color w:val="833C0B" w:themeColor="accent2" w:themeShade="80"/>
        </w:rPr>
      </w:pPr>
      <w:del w:id="383" w:author="Pamidi,Sushma" w:date="2025-12-08T09:36:00Z" w16du:dateUtc="2025-12-08T15:36:00Z">
        <w:r w:rsidRPr="00BE0232" w:rsidDel="002867E7">
          <w:rPr>
            <w:rFonts w:ascii="Arial" w:hAnsi="Arial" w:cs="Arial"/>
            <w:b/>
            <w:bCs/>
            <w:color w:val="833C0B" w:themeColor="accent2" w:themeShade="80"/>
          </w:rPr>
          <w:delText xml:space="preserve">Petitioner’s </w:delText>
        </w:r>
        <w:r w:rsidR="00983807" w:rsidRPr="00BE0232" w:rsidDel="002867E7">
          <w:rPr>
            <w:rFonts w:ascii="Arial" w:hAnsi="Arial" w:cs="Arial"/>
            <w:b/>
            <w:bCs/>
            <w:color w:val="833C0B" w:themeColor="accent2" w:themeShade="80"/>
          </w:rPr>
          <w:delText xml:space="preserve">2022 Year-End Performance Review </w:delText>
        </w:r>
      </w:del>
    </w:p>
    <w:p w14:paraId="279D2CB0" w14:textId="5E7FBF01" w:rsidR="00D6318B" w:rsidRPr="00BE0232" w:rsidDel="002867E7" w:rsidRDefault="0006633D" w:rsidP="00F717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both"/>
        <w:rPr>
          <w:del w:id="384" w:author="Pamidi,Sushma" w:date="2025-12-08T09:36:00Z" w16du:dateUtc="2025-12-08T15:36:00Z"/>
          <w:rFonts w:ascii="Arial" w:hAnsi="Arial" w:cs="Arial"/>
          <w:i/>
          <w:iCs/>
          <w:sz w:val="21"/>
          <w:szCs w:val="21"/>
        </w:rPr>
      </w:pPr>
      <w:del w:id="385" w:author="Pamidi,Sushma" w:date="2025-12-08T09:36:00Z" w16du:dateUtc="2025-12-08T15:36:00Z">
        <w:r w:rsidRPr="00BE0232" w:rsidDel="002867E7">
          <w:rPr>
            <w:rFonts w:ascii="Arial" w:hAnsi="Arial" w:cs="Arial"/>
            <w:sz w:val="21"/>
            <w:szCs w:val="21"/>
          </w:rPr>
          <w:delText xml:space="preserve">Counsel submits the Petitioner´s </w:delText>
        </w:r>
        <w:r w:rsidR="00983807" w:rsidRPr="00BE0232" w:rsidDel="002867E7">
          <w:rPr>
            <w:rFonts w:ascii="Arial" w:hAnsi="Arial" w:cs="Arial"/>
            <w:sz w:val="21"/>
            <w:szCs w:val="21"/>
          </w:rPr>
          <w:delText>2022 Year-End Performance Review as evidence of his high-standard performance and leadership approach, valued by the manager and his team. The letter informs that for the 2023 year, the Petitioner was assigned to be involved in critical initiatives. As the Leader</w:delText>
        </w:r>
        <w:r w:rsidR="00D6318B" w:rsidRPr="00BE0232" w:rsidDel="002867E7">
          <w:rPr>
            <w:rFonts w:ascii="Arial" w:hAnsi="Arial" w:cs="Arial"/>
            <w:sz w:val="21"/>
            <w:szCs w:val="21"/>
          </w:rPr>
          <w:delText>,</w:delText>
        </w:r>
        <w:r w:rsidR="00983807" w:rsidRPr="00BE0232" w:rsidDel="002867E7">
          <w:rPr>
            <w:rFonts w:ascii="Arial" w:hAnsi="Arial" w:cs="Arial"/>
            <w:sz w:val="21"/>
            <w:szCs w:val="21"/>
          </w:rPr>
          <w:delText xml:space="preserve"> he was empowered to make decisions</w:delText>
        </w:r>
        <w:r w:rsidR="00D6318B" w:rsidRPr="00BE0232" w:rsidDel="002867E7">
          <w:rPr>
            <w:rFonts w:ascii="Arial" w:hAnsi="Arial" w:cs="Arial"/>
            <w:sz w:val="21"/>
            <w:szCs w:val="21"/>
          </w:rPr>
          <w:delText xml:space="preserve"> and</w:delText>
        </w:r>
        <w:r w:rsidR="00983807" w:rsidRPr="00BE0232" w:rsidDel="002867E7">
          <w:rPr>
            <w:rFonts w:ascii="Arial" w:hAnsi="Arial" w:cs="Arial"/>
            <w:sz w:val="21"/>
            <w:szCs w:val="21"/>
          </w:rPr>
          <w:delText xml:space="preserve"> gai</w:delText>
        </w:r>
        <w:r w:rsidR="00D6318B" w:rsidRPr="00BE0232" w:rsidDel="002867E7">
          <w:rPr>
            <w:rFonts w:ascii="Arial" w:hAnsi="Arial" w:cs="Arial"/>
            <w:sz w:val="21"/>
            <w:szCs w:val="21"/>
          </w:rPr>
          <w:delText>n a</w:delText>
        </w:r>
        <w:r w:rsidR="00983807" w:rsidRPr="00BE0232" w:rsidDel="002867E7">
          <w:rPr>
            <w:rFonts w:ascii="Arial" w:hAnsi="Arial" w:cs="Arial"/>
            <w:sz w:val="21"/>
            <w:szCs w:val="21"/>
          </w:rPr>
          <w:delText>n understanding o</w:delText>
        </w:r>
        <w:r w:rsidR="00D6318B" w:rsidRPr="00BE0232" w:rsidDel="002867E7">
          <w:rPr>
            <w:rFonts w:ascii="Arial" w:hAnsi="Arial" w:cs="Arial"/>
            <w:sz w:val="21"/>
            <w:szCs w:val="21"/>
          </w:rPr>
          <w:delText>f</w:delText>
        </w:r>
        <w:r w:rsidR="00983807" w:rsidRPr="00BE0232" w:rsidDel="002867E7">
          <w:rPr>
            <w:rFonts w:ascii="Arial" w:hAnsi="Arial" w:cs="Arial"/>
            <w:sz w:val="21"/>
            <w:szCs w:val="21"/>
          </w:rPr>
          <w:delText xml:space="preserve"> the “success” </w:delText>
        </w:r>
        <w:r w:rsidR="00D6318B" w:rsidRPr="00BE0232" w:rsidDel="002867E7">
          <w:rPr>
            <w:rFonts w:ascii="Arial" w:hAnsi="Arial" w:cs="Arial"/>
            <w:sz w:val="21"/>
            <w:szCs w:val="21"/>
          </w:rPr>
          <w:delText>of the project and its key deliverables.</w:delText>
        </w:r>
        <w:r w:rsidR="00983807" w:rsidRPr="00BE0232" w:rsidDel="002867E7">
          <w:rPr>
            <w:rFonts w:ascii="Arial" w:hAnsi="Arial" w:cs="Arial"/>
            <w:sz w:val="21"/>
            <w:szCs w:val="21"/>
          </w:rPr>
          <w:delText xml:space="preserve">  </w:delText>
        </w:r>
        <w:r w:rsidR="000669E2" w:rsidRPr="00BE0232" w:rsidDel="002867E7">
          <w:rPr>
            <w:rFonts w:ascii="Arial" w:hAnsi="Arial" w:cs="Arial"/>
            <w:i/>
            <w:iCs/>
            <w:sz w:val="21"/>
            <w:szCs w:val="21"/>
          </w:rPr>
          <w:delText>(</w:delText>
        </w:r>
        <w:r w:rsidR="00D6318B" w:rsidRPr="00BE0232" w:rsidDel="002867E7">
          <w:rPr>
            <w:rFonts w:ascii="Arial" w:hAnsi="Arial" w:cs="Arial"/>
            <w:i/>
            <w:iCs/>
            <w:sz w:val="21"/>
            <w:szCs w:val="21"/>
          </w:rPr>
          <w:delText xml:space="preserve">Leading and Critical Role, </w:delText>
        </w:r>
        <w:r w:rsidR="000669E2" w:rsidRPr="00BE0232" w:rsidDel="002867E7">
          <w:rPr>
            <w:rFonts w:ascii="Arial" w:hAnsi="Arial" w:cs="Arial"/>
            <w:i/>
            <w:iCs/>
            <w:sz w:val="21"/>
            <w:szCs w:val="21"/>
          </w:rPr>
          <w:delText>Exhibit 6: The Petit</w:delText>
        </w:r>
        <w:r w:rsidR="00F717AC" w:rsidRPr="00BE0232" w:rsidDel="002867E7">
          <w:rPr>
            <w:rFonts w:ascii="Arial" w:hAnsi="Arial" w:cs="Arial"/>
            <w:i/>
            <w:iCs/>
            <w:sz w:val="21"/>
            <w:szCs w:val="21"/>
          </w:rPr>
          <w:delText>i</w:delText>
        </w:r>
        <w:r w:rsidR="000669E2" w:rsidRPr="00BE0232" w:rsidDel="002867E7">
          <w:rPr>
            <w:rFonts w:ascii="Arial" w:hAnsi="Arial" w:cs="Arial"/>
            <w:i/>
            <w:iCs/>
            <w:sz w:val="21"/>
            <w:szCs w:val="21"/>
          </w:rPr>
          <w:delText>one</w:delText>
        </w:r>
        <w:r w:rsidR="00F717AC" w:rsidRPr="00BE0232" w:rsidDel="002867E7">
          <w:rPr>
            <w:rFonts w:ascii="Arial" w:hAnsi="Arial" w:cs="Arial"/>
            <w:i/>
            <w:iCs/>
            <w:sz w:val="21"/>
            <w:szCs w:val="21"/>
          </w:rPr>
          <w:delText>r</w:delText>
        </w:r>
        <w:r w:rsidR="000669E2" w:rsidRPr="00BE0232" w:rsidDel="002867E7">
          <w:rPr>
            <w:rFonts w:ascii="Arial" w:hAnsi="Arial" w:cs="Arial"/>
            <w:i/>
            <w:iCs/>
            <w:sz w:val="21"/>
            <w:szCs w:val="21"/>
          </w:rPr>
          <w:delText xml:space="preserve">´s </w:delText>
        </w:r>
        <w:r w:rsidR="00D6318B" w:rsidRPr="00BE0232" w:rsidDel="002867E7">
          <w:rPr>
            <w:rFonts w:ascii="Arial" w:hAnsi="Arial" w:cs="Arial"/>
            <w:i/>
            <w:iCs/>
            <w:sz w:val="21"/>
            <w:szCs w:val="21"/>
          </w:rPr>
          <w:delText>2022 Year-End Performance Review</w:delText>
        </w:r>
        <w:r w:rsidR="000669E2" w:rsidRPr="00BE0232" w:rsidDel="002867E7">
          <w:rPr>
            <w:rFonts w:ascii="Arial" w:hAnsi="Arial" w:cs="Arial"/>
            <w:i/>
            <w:iCs/>
            <w:sz w:val="21"/>
            <w:szCs w:val="21"/>
          </w:rPr>
          <w:delText>).</w:delText>
        </w:r>
      </w:del>
    </w:p>
    <w:p w14:paraId="3F619E1C" w14:textId="623AB332" w:rsidR="00F717AC" w:rsidRPr="00BE0232" w:rsidDel="002867E7" w:rsidRDefault="00D6318B" w:rsidP="00D6318B">
      <w:pPr>
        <w:spacing w:after="160" w:line="259" w:lineRule="auto"/>
        <w:rPr>
          <w:del w:id="386" w:author="Pamidi,Sushma" w:date="2025-12-08T09:36:00Z" w16du:dateUtc="2025-12-08T15:36:00Z"/>
          <w:rFonts w:ascii="Arial" w:hAnsi="Arial" w:cs="Arial"/>
          <w:i/>
          <w:iCs/>
          <w:sz w:val="21"/>
          <w:szCs w:val="21"/>
        </w:rPr>
      </w:pPr>
      <w:del w:id="387" w:author="Pamidi,Sushma" w:date="2025-12-08T09:36:00Z" w16du:dateUtc="2025-12-08T15:36:00Z">
        <w:r w:rsidRPr="00BE0232" w:rsidDel="002867E7">
          <w:rPr>
            <w:rFonts w:ascii="Arial" w:hAnsi="Arial" w:cs="Arial"/>
            <w:i/>
            <w:iCs/>
            <w:sz w:val="21"/>
            <w:szCs w:val="21"/>
          </w:rPr>
          <w:br w:type="page"/>
        </w:r>
      </w:del>
    </w:p>
    <w:p w14:paraId="090F9172" w14:textId="481784FB" w:rsidR="00CF7265" w:rsidRPr="00BE0232" w:rsidDel="002867E7" w:rsidRDefault="00D460B5" w:rsidP="00F717AC">
      <w:pPr>
        <w:spacing w:after="160" w:line="259" w:lineRule="auto"/>
        <w:jc w:val="center"/>
        <w:rPr>
          <w:del w:id="388" w:author="Pamidi,Sushma" w:date="2025-12-08T09:36:00Z" w16du:dateUtc="2025-12-08T15:36:00Z"/>
          <w:rFonts w:ascii="Arial" w:hAnsi="Arial" w:cs="Arial"/>
          <w:b/>
          <w:bCs/>
          <w:color w:val="833C0B" w:themeColor="accent2" w:themeShade="80"/>
          <w:sz w:val="28"/>
          <w:szCs w:val="21"/>
        </w:rPr>
      </w:pPr>
      <w:del w:id="389" w:author="Pamidi,Sushma" w:date="2025-12-08T09:36:00Z" w16du:dateUtc="2025-12-08T15:36:00Z">
        <w:r w:rsidRPr="00BE0232" w:rsidDel="002867E7">
          <w:rPr>
            <w:rFonts w:ascii="Arial" w:hAnsi="Arial" w:cs="Arial"/>
            <w:b/>
            <w:bCs/>
            <w:color w:val="833C0B" w:themeColor="accent2" w:themeShade="80"/>
            <w:sz w:val="28"/>
            <w:szCs w:val="21"/>
          </w:rPr>
          <w:delText xml:space="preserve">Leading or Critical Role </w:delText>
        </w:r>
        <w:r w:rsidR="00EC7342" w:rsidRPr="00BE0232" w:rsidDel="002867E7">
          <w:rPr>
            <w:rFonts w:ascii="Arial" w:hAnsi="Arial" w:cs="Arial"/>
            <w:b/>
            <w:bCs/>
            <w:color w:val="833C0B" w:themeColor="accent2" w:themeShade="80"/>
            <w:sz w:val="28"/>
            <w:szCs w:val="28"/>
          </w:rPr>
          <w:delText>(2</w:delText>
        </w:r>
        <w:r w:rsidRPr="00BE0232" w:rsidDel="002867E7">
          <w:rPr>
            <w:rFonts w:ascii="Arial" w:hAnsi="Arial" w:cs="Arial"/>
            <w:b/>
            <w:bCs/>
            <w:color w:val="833C0B" w:themeColor="accent2" w:themeShade="80"/>
            <w:sz w:val="28"/>
            <w:szCs w:val="28"/>
          </w:rPr>
          <w:delText xml:space="preserve"> of 2)</w:delText>
        </w:r>
      </w:del>
    </w:p>
    <w:p w14:paraId="153499F7" w14:textId="44CCD71E" w:rsidR="00063B84" w:rsidRPr="00BE0232" w:rsidDel="002867E7" w:rsidRDefault="001B191E" w:rsidP="00CF72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390" w:author="Pamidi,Sushma" w:date="2025-12-08T09:36:00Z" w16du:dateUtc="2025-12-08T15:36:00Z"/>
          <w:rFonts w:ascii="Arial" w:hAnsi="Arial" w:cs="Arial"/>
          <w:b/>
          <w:bCs/>
          <w:color w:val="833C0B" w:themeColor="accent2" w:themeShade="80"/>
          <w:sz w:val="28"/>
          <w:szCs w:val="28"/>
        </w:rPr>
      </w:pPr>
      <w:del w:id="391" w:author="Pamidi,Sushma" w:date="2025-12-08T09:36:00Z" w16du:dateUtc="2025-12-08T15:36:00Z">
        <w:r w:rsidRPr="00BE0232" w:rsidDel="002867E7">
          <w:rPr>
            <w:rFonts w:ascii="Arial" w:hAnsi="Arial" w:cs="Arial"/>
            <w:b/>
            <w:bCs/>
            <w:color w:val="833C0B" w:themeColor="accent2" w:themeShade="80"/>
          </w:rPr>
          <w:delText>Program Manage</w:delText>
        </w:r>
        <w:r w:rsidR="002C6266" w:rsidRPr="00BE0232" w:rsidDel="002867E7">
          <w:rPr>
            <w:rFonts w:ascii="Arial" w:hAnsi="Arial" w:cs="Arial"/>
            <w:b/>
            <w:bCs/>
            <w:color w:val="833C0B" w:themeColor="accent2" w:themeShade="80"/>
          </w:rPr>
          <w:delText>r</w:delText>
        </w:r>
        <w:r w:rsidRPr="00BE0232" w:rsidDel="002867E7">
          <w:rPr>
            <w:rFonts w:ascii="Arial" w:hAnsi="Arial" w:cs="Arial"/>
            <w:b/>
            <w:bCs/>
            <w:color w:val="833C0B" w:themeColor="accent2" w:themeShade="80"/>
          </w:rPr>
          <w:delText xml:space="preserve"> - </w:delText>
        </w:r>
        <w:r w:rsidR="002C6266" w:rsidRPr="00BE0232" w:rsidDel="002867E7">
          <w:rPr>
            <w:rFonts w:ascii="Arial" w:hAnsi="Arial" w:cs="Arial"/>
            <w:b/>
            <w:bCs/>
            <w:color w:val="833C0B" w:themeColor="accent2" w:themeShade="80"/>
          </w:rPr>
          <w:delText xml:space="preserve">CVS Health </w:delText>
        </w:r>
      </w:del>
    </w:p>
    <w:p w14:paraId="10A6DD9B" w14:textId="7AA57ED3" w:rsidR="00D460B5" w:rsidRPr="00BE0232" w:rsidDel="002867E7" w:rsidRDefault="00063B84" w:rsidP="00063B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92" w:author="Pamidi,Sushma" w:date="2025-12-08T09:36:00Z" w16du:dateUtc="2025-12-08T15:36:00Z"/>
          <w:rFonts w:ascii="Arial" w:hAnsi="Arial" w:cs="Arial"/>
          <w:color w:val="833C0B" w:themeColor="accent2" w:themeShade="80"/>
          <w:sz w:val="21"/>
          <w:szCs w:val="21"/>
        </w:rPr>
      </w:pPr>
      <w:del w:id="393" w:author="Pamidi,Sushma" w:date="2025-12-08T09:36:00Z" w16du:dateUtc="2025-12-08T15:36:00Z">
        <w:r w:rsidRPr="00BE0232" w:rsidDel="002867E7">
          <w:rPr>
            <w:rFonts w:ascii="Arial" w:hAnsi="Arial" w:cs="Arial"/>
            <w:color w:val="833C0B" w:themeColor="accent2" w:themeShade="80"/>
            <w:sz w:val="21"/>
            <w:szCs w:val="21"/>
          </w:rPr>
          <w:delText xml:space="preserve"> </w:delText>
        </w:r>
        <w:r w:rsidR="00D460B5" w:rsidRPr="00BE0232" w:rsidDel="002867E7">
          <w:rPr>
            <w:rFonts w:ascii="Arial" w:hAnsi="Arial" w:cs="Arial"/>
            <w:color w:val="833C0B" w:themeColor="accent2" w:themeShade="80"/>
            <w:sz w:val="21"/>
            <w:szCs w:val="21"/>
          </w:rPr>
          <w:delText xml:space="preserve">(1) Evidence that the </w:delText>
        </w:r>
        <w:r w:rsidR="008227F4" w:rsidRPr="00BE0232" w:rsidDel="002867E7">
          <w:rPr>
            <w:rFonts w:ascii="Arial" w:hAnsi="Arial" w:cs="Arial"/>
            <w:color w:val="833C0B" w:themeColor="accent2" w:themeShade="80"/>
            <w:sz w:val="21"/>
            <w:szCs w:val="21"/>
          </w:rPr>
          <w:delText>person</w:delText>
        </w:r>
        <w:r w:rsidR="00D460B5" w:rsidRPr="00BE0232" w:rsidDel="002867E7">
          <w:rPr>
            <w:rFonts w:ascii="Arial" w:hAnsi="Arial" w:cs="Arial"/>
            <w:color w:val="833C0B" w:themeColor="accent2" w:themeShade="80"/>
            <w:sz w:val="21"/>
            <w:szCs w:val="21"/>
          </w:rPr>
          <w:delText xml:space="preserve"> has performed a leading or critical role</w:delText>
        </w:r>
        <w:r w:rsidR="009656B4" w:rsidRPr="00BE0232" w:rsidDel="002867E7">
          <w:rPr>
            <w:rFonts w:ascii="Arial" w:hAnsi="Arial" w:cs="Arial"/>
            <w:color w:val="833C0B" w:themeColor="accent2" w:themeShade="80"/>
            <w:sz w:val="21"/>
            <w:szCs w:val="21"/>
          </w:rPr>
          <w:delText>:</w:delText>
        </w:r>
      </w:del>
    </w:p>
    <w:p w14:paraId="6C90355C" w14:textId="39FF5CCD"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394" w:author="Pamidi,Sushma" w:date="2025-12-08T09:36:00Z" w16du:dateUtc="2025-12-08T15:36:00Z"/>
          <w:rFonts w:ascii="Arial" w:hAnsi="Arial" w:cs="Arial"/>
          <w:color w:val="833C0B" w:themeColor="accent2" w:themeShade="80"/>
          <w:sz w:val="21"/>
          <w:szCs w:val="21"/>
        </w:rPr>
      </w:pPr>
    </w:p>
    <w:p w14:paraId="735BF125" w14:textId="50965B14" w:rsidR="00D460B5" w:rsidRPr="00BE0232" w:rsidDel="002867E7" w:rsidRDefault="00D460B5" w:rsidP="001E1FCE">
      <w:pPr>
        <w:pStyle w:val="ListParagraph"/>
        <w:widowControl w:val="0"/>
        <w:numPr>
          <w:ilvl w:val="0"/>
          <w:numId w:val="3"/>
        </w:numPr>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0"/>
        <w:jc w:val="both"/>
        <w:rPr>
          <w:del w:id="395" w:author="Pamidi,Sushma" w:date="2025-12-08T09:36:00Z" w16du:dateUtc="2025-12-08T15:36:00Z"/>
          <w:rFonts w:cs="Arial"/>
          <w:color w:val="833C0B" w:themeColor="accent2" w:themeShade="80"/>
          <w:szCs w:val="21"/>
        </w:rPr>
      </w:pPr>
      <w:del w:id="396" w:author="Pamidi,Sushma" w:date="2025-12-08T09:36:00Z" w16du:dateUtc="2025-12-08T15:36:00Z">
        <w:r w:rsidRPr="00BE0232" w:rsidDel="002867E7">
          <w:rPr>
            <w:rFonts w:cs="Arial"/>
            <w:color w:val="833C0B" w:themeColor="accent2" w:themeShade="80"/>
            <w:szCs w:val="21"/>
          </w:rPr>
          <w:delText xml:space="preserve">Letter from Current or Former Employer with Personal Knowledge of the Significance of the </w:delText>
        </w:r>
        <w:r w:rsidR="008227F4"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and Specific Achievements</w:delText>
        </w:r>
        <w:r w:rsidR="009656B4" w:rsidRPr="00BE0232" w:rsidDel="002867E7">
          <w:rPr>
            <w:rFonts w:cs="Arial"/>
            <w:color w:val="833C0B" w:themeColor="accent2" w:themeShade="80"/>
            <w:szCs w:val="21"/>
          </w:rPr>
          <w:delText>.</w:delText>
        </w:r>
      </w:del>
    </w:p>
    <w:p w14:paraId="293F19D8" w14:textId="14E822AD" w:rsidR="00D460B5" w:rsidRPr="00BE0232" w:rsidDel="002867E7" w:rsidRDefault="00D460B5" w:rsidP="00D460B5">
      <w:pPr>
        <w:pStyle w:val="ListParagraph"/>
        <w:widowControl w:val="0"/>
        <w:autoSpaceDE w:val="0"/>
        <w:autoSpaceDN w:val="0"/>
        <w:adjustRightInd w:val="0"/>
        <w:spacing w:line="360" w:lineRule="auto"/>
        <w:jc w:val="both"/>
        <w:rPr>
          <w:del w:id="397" w:author="Pamidi,Sushma" w:date="2025-12-08T09:36:00Z" w16du:dateUtc="2025-12-08T15:36:00Z"/>
          <w:rFonts w:cs="Arial"/>
          <w:color w:val="833C0B" w:themeColor="accent2" w:themeShade="80"/>
          <w:szCs w:val="21"/>
        </w:rPr>
      </w:pPr>
      <w:del w:id="398" w:author="Pamidi,Sushma" w:date="2025-12-08T09:36:00Z" w16du:dateUtc="2025-12-08T15:36:00Z">
        <w:r w:rsidRPr="00BE0232" w:rsidDel="002867E7">
          <w:rPr>
            <w:rFonts w:cs="Arial"/>
            <w:color w:val="833C0B" w:themeColor="accent2" w:themeShade="80"/>
            <w:szCs w:val="21"/>
          </w:rPr>
          <w:delText xml:space="preserve">b)   Description of the </w:delText>
        </w:r>
        <w:r w:rsidR="008227F4" w:rsidRPr="00BE0232" w:rsidDel="002867E7">
          <w:rPr>
            <w:rFonts w:cs="Arial"/>
            <w:color w:val="833C0B" w:themeColor="accent2" w:themeShade="80"/>
            <w:szCs w:val="21"/>
          </w:rPr>
          <w:delText>Person</w:delText>
        </w:r>
        <w:r w:rsidRPr="00BE0232" w:rsidDel="002867E7">
          <w:rPr>
            <w:rFonts w:cs="Arial"/>
            <w:color w:val="833C0B" w:themeColor="accent2" w:themeShade="80"/>
            <w:szCs w:val="21"/>
          </w:rPr>
          <w:delText>’s Role Within the Company/Organization.</w:delText>
        </w:r>
      </w:del>
    </w:p>
    <w:p w14:paraId="74CF419E" w14:textId="2886F801" w:rsidR="00D460B5" w:rsidRPr="00BE0232" w:rsidDel="002867E7" w:rsidRDefault="00D460B5" w:rsidP="00D460B5">
      <w:pPr>
        <w:widowControl w:val="0"/>
        <w:autoSpaceDE w:val="0"/>
        <w:autoSpaceDN w:val="0"/>
        <w:adjustRightInd w:val="0"/>
        <w:spacing w:line="360" w:lineRule="auto"/>
        <w:jc w:val="both"/>
        <w:rPr>
          <w:del w:id="399" w:author="Pamidi,Sushma" w:date="2025-12-08T09:36:00Z" w16du:dateUtc="2025-12-08T15:36:00Z"/>
          <w:rFonts w:ascii="Arial" w:hAnsi="Arial" w:cs="Arial"/>
          <w:color w:val="833C0B" w:themeColor="accent2" w:themeShade="80"/>
          <w:sz w:val="21"/>
          <w:szCs w:val="21"/>
        </w:rPr>
      </w:pPr>
    </w:p>
    <w:p w14:paraId="4E15358C" w14:textId="57048C6E" w:rsidR="00D460B5" w:rsidRPr="00BE0232" w:rsidDel="002867E7" w:rsidRDefault="00D460B5" w:rsidP="00A2531F">
      <w:pPr>
        <w:spacing w:line="360" w:lineRule="auto"/>
        <w:jc w:val="center"/>
        <w:rPr>
          <w:del w:id="400" w:author="Pamidi,Sushma" w:date="2025-12-08T09:36:00Z" w16du:dateUtc="2025-12-08T15:36:00Z"/>
          <w:rFonts w:ascii="Arial" w:hAnsi="Arial" w:cs="Arial"/>
          <w:color w:val="000000" w:themeColor="text1"/>
        </w:rPr>
      </w:pPr>
      <w:del w:id="401" w:author="Pamidi,Sushma" w:date="2025-12-08T09:36:00Z" w16du:dateUtc="2025-12-08T15:36:00Z">
        <w:r w:rsidRPr="00BE0232" w:rsidDel="002867E7">
          <w:rPr>
            <w:rFonts w:ascii="Arial" w:hAnsi="Arial" w:cs="Arial"/>
            <w:b/>
            <w:bCs/>
            <w:color w:val="833C0B" w:themeColor="accent2" w:themeShade="80"/>
          </w:rPr>
          <w:delText>About Leading or Critical Role Letter Author</w:delText>
        </w:r>
      </w:del>
    </w:p>
    <w:p w14:paraId="1EB40BF6" w14:textId="31DF428C" w:rsidR="00D460B5" w:rsidRPr="00BE0232" w:rsidDel="002867E7" w:rsidRDefault="004C675F" w:rsidP="00AC2DBE">
      <w:pPr>
        <w:shd w:val="clear" w:color="auto" w:fill="FFFFFF"/>
        <w:spacing w:line="360" w:lineRule="auto"/>
        <w:jc w:val="center"/>
        <w:rPr>
          <w:del w:id="402" w:author="Pamidi,Sushma" w:date="2025-12-08T09:36:00Z" w16du:dateUtc="2025-12-08T15:36:00Z"/>
          <w:rFonts w:ascii="Arial" w:hAnsi="Arial" w:cs="Arial"/>
          <w:b/>
          <w:bCs/>
          <w:color w:val="833C0B" w:themeColor="accent2" w:themeShade="80"/>
        </w:rPr>
      </w:pPr>
      <w:del w:id="403" w:author="Pamidi,Sushma" w:date="2025-12-08T09:36:00Z" w16du:dateUtc="2025-12-08T15:36:00Z">
        <w:r w:rsidRPr="00BE0232" w:rsidDel="002867E7">
          <w:rPr>
            <w:rFonts w:ascii="Arial" w:hAnsi="Arial" w:cs="Arial"/>
            <w:b/>
            <w:bCs/>
            <w:color w:val="833C0B" w:themeColor="accent2" w:themeShade="80"/>
          </w:rPr>
          <w:delText>Harshawardhan Mogaligundla</w:delText>
        </w:r>
        <w:r w:rsidR="00F717AC" w:rsidRPr="00BE0232" w:rsidDel="002867E7">
          <w:rPr>
            <w:rFonts w:ascii="Arial" w:hAnsi="Arial" w:cs="Arial"/>
            <w:b/>
            <w:bCs/>
            <w:color w:val="833C0B" w:themeColor="accent2" w:themeShade="80"/>
          </w:rPr>
          <w:delText xml:space="preserve"> </w:delText>
        </w:r>
        <w:r w:rsidR="00D460B5" w:rsidRPr="00BE0232" w:rsidDel="002867E7">
          <w:rPr>
            <w:rFonts w:ascii="Arial" w:hAnsi="Arial" w:cs="Arial"/>
            <w:b/>
            <w:bCs/>
            <w:color w:val="833C0B" w:themeColor="accent2" w:themeShade="80"/>
          </w:rPr>
          <w:delText xml:space="preserve">– </w:delText>
        </w:r>
        <w:r w:rsidRPr="00BE0232" w:rsidDel="002867E7">
          <w:rPr>
            <w:rFonts w:ascii="Arial" w:hAnsi="Arial" w:cs="Arial"/>
            <w:b/>
            <w:bCs/>
            <w:color w:val="833C0B" w:themeColor="accent2" w:themeShade="80"/>
          </w:rPr>
          <w:delText>Lead Director, IT at CVS Health</w:delText>
        </w:r>
      </w:del>
    </w:p>
    <w:p w14:paraId="7C3B9682" w14:textId="5D08B0A7" w:rsidR="00D460B5" w:rsidRPr="00BE0232" w:rsidDel="002867E7" w:rsidRDefault="00D460B5" w:rsidP="00D460B5">
      <w:pPr>
        <w:shd w:val="clear" w:color="auto" w:fill="FFFFFF"/>
        <w:spacing w:line="360" w:lineRule="auto"/>
        <w:jc w:val="both"/>
        <w:rPr>
          <w:del w:id="404" w:author="Pamidi,Sushma" w:date="2025-12-08T09:36:00Z" w16du:dateUtc="2025-12-08T15:36:00Z"/>
          <w:rFonts w:ascii="Arial" w:hAnsi="Arial" w:cs="Arial"/>
          <w:iCs/>
          <w:sz w:val="21"/>
          <w:szCs w:val="21"/>
        </w:rPr>
      </w:pPr>
    </w:p>
    <w:p w14:paraId="03F7C3A6" w14:textId="45AEB9E4" w:rsidR="002D40BB" w:rsidRPr="00BE0232" w:rsidDel="002867E7" w:rsidRDefault="006E4290" w:rsidP="002D40BB">
      <w:pPr>
        <w:shd w:val="clear" w:color="auto" w:fill="FFFFFF"/>
        <w:spacing w:line="360" w:lineRule="auto"/>
        <w:jc w:val="both"/>
        <w:rPr>
          <w:del w:id="405" w:author="Pamidi,Sushma" w:date="2025-12-08T09:36:00Z" w16du:dateUtc="2025-12-08T15:36:00Z"/>
          <w:rFonts w:ascii="Arial" w:hAnsi="Arial" w:cs="Arial"/>
          <w:i/>
          <w:iCs/>
          <w:sz w:val="21"/>
          <w:szCs w:val="21"/>
        </w:rPr>
      </w:pPr>
      <w:del w:id="406" w:author="Pamidi,Sushma" w:date="2025-12-08T09:36:00Z" w16du:dateUtc="2025-12-08T15:36:00Z">
        <w:r w:rsidRPr="00BE0232" w:rsidDel="002867E7">
          <w:rPr>
            <w:rFonts w:ascii="Arial" w:hAnsi="Arial" w:cs="Arial"/>
            <w:sz w:val="21"/>
            <w:szCs w:val="21"/>
          </w:rPr>
          <w:delText xml:space="preserve">Counsel hereby verifies </w:delText>
        </w:r>
        <w:r w:rsidR="004C675F" w:rsidRPr="00BE0232" w:rsidDel="002867E7">
          <w:rPr>
            <w:rFonts w:ascii="Arial" w:hAnsi="Arial" w:cs="Arial"/>
            <w:b/>
            <w:bCs/>
            <w:sz w:val="21"/>
            <w:szCs w:val="21"/>
          </w:rPr>
          <w:delText>Harshawardhan Mogaligundla´</w:delText>
        </w:r>
        <w:r w:rsidR="00C54895" w:rsidRPr="00BE0232" w:rsidDel="002867E7">
          <w:rPr>
            <w:rFonts w:ascii="Arial" w:hAnsi="Arial" w:cs="Arial"/>
            <w:b/>
            <w:bCs/>
            <w:sz w:val="21"/>
            <w:szCs w:val="21"/>
          </w:rPr>
          <w:delText>s</w:delText>
        </w:r>
        <w:r w:rsidR="00C54895" w:rsidRPr="00BE0232" w:rsidDel="002867E7">
          <w:rPr>
            <w:rFonts w:ascii="Arial" w:hAnsi="Arial" w:cs="Arial"/>
            <w:sz w:val="21"/>
            <w:szCs w:val="21"/>
          </w:rPr>
          <w:delText xml:space="preserve"> expert status. He currently serves as </w:delText>
        </w:r>
        <w:r w:rsidR="004C675F" w:rsidRPr="00BE0232" w:rsidDel="002867E7">
          <w:rPr>
            <w:rFonts w:ascii="Arial" w:hAnsi="Arial" w:cs="Arial"/>
            <w:sz w:val="21"/>
            <w:szCs w:val="21"/>
          </w:rPr>
          <w:delText xml:space="preserve">the Lead Director at CVS Health, a Fortune 6 company (previously 4) in the United States. His overall experience is more than 20 years in delivering strategic IT projects in Retail, Financial Services, Healthcare, and Non-Profit Industries. He has been at CVS Health for 6.5 years in leadership roles, heading Engineering organizations that work across key cross-functional engineering initiatives such as Artificial Intelligence/Machine Learning (AI/ML) implementations, Enterprise Applications, and Data Management initiatives, to name a few. I oversee software Architecture and development operations and am seen as an expert in delivering engineering excellence in a highly dynamic technical environment. </w:delText>
        </w:r>
        <w:r w:rsidR="004C675F" w:rsidRPr="00BE0232" w:rsidDel="002867E7">
          <w:rPr>
            <w:rFonts w:ascii="Arial" w:hAnsi="Arial" w:cs="Arial"/>
            <w:i/>
            <w:iCs/>
            <w:color w:val="000000" w:themeColor="text1"/>
            <w:sz w:val="21"/>
            <w:szCs w:val="21"/>
          </w:rPr>
          <w:delText>(Leading and Critical Role, Exhibit 7: Harshawardhan</w:delText>
        </w:r>
        <w:r w:rsidR="002D40BB" w:rsidRPr="00BE0232" w:rsidDel="002867E7">
          <w:rPr>
            <w:rFonts w:ascii="Arial" w:hAnsi="Arial" w:cs="Arial"/>
            <w:i/>
            <w:iCs/>
            <w:color w:val="000000" w:themeColor="text1"/>
            <w:sz w:val="21"/>
            <w:szCs w:val="21"/>
          </w:rPr>
          <w:delText xml:space="preserve"> (Harsha) </w:delText>
        </w:r>
        <w:r w:rsidR="004C675F" w:rsidRPr="00BE0232" w:rsidDel="002867E7">
          <w:rPr>
            <w:rFonts w:ascii="Arial" w:hAnsi="Arial" w:cs="Arial"/>
            <w:i/>
            <w:iCs/>
            <w:color w:val="000000" w:themeColor="text1"/>
            <w:sz w:val="21"/>
            <w:szCs w:val="21"/>
          </w:rPr>
          <w:delText>Mogaligundla´s</w:delText>
        </w:r>
        <w:r w:rsidR="002D40BB" w:rsidRPr="00BE0232" w:rsidDel="002867E7">
          <w:rPr>
            <w:rFonts w:ascii="Arial" w:hAnsi="Arial" w:cs="Arial"/>
            <w:i/>
            <w:iCs/>
            <w:color w:val="000000" w:themeColor="text1"/>
            <w:sz w:val="21"/>
            <w:szCs w:val="21"/>
          </w:rPr>
          <w:delText xml:space="preserve"> LinkedIn Profile</w:delText>
        </w:r>
        <w:r w:rsidR="002D40BB" w:rsidRPr="00BE0232" w:rsidDel="002867E7">
          <w:rPr>
            <w:rFonts w:ascii="Arial" w:hAnsi="Arial" w:cs="Arial"/>
            <w:i/>
            <w:iCs/>
            <w:sz w:val="21"/>
            <w:szCs w:val="21"/>
          </w:rPr>
          <w:delText>).</w:delText>
        </w:r>
      </w:del>
    </w:p>
    <w:p w14:paraId="3A6DC5D0" w14:textId="5B1E3B04" w:rsidR="00D460B5" w:rsidRPr="00BE0232" w:rsidDel="002867E7" w:rsidRDefault="00D460B5" w:rsidP="008C7C75">
      <w:pPr>
        <w:pStyle w:val="NoSpacing"/>
        <w:spacing w:line="360" w:lineRule="auto"/>
        <w:jc w:val="left"/>
        <w:rPr>
          <w:del w:id="407" w:author="Pamidi,Sushma" w:date="2025-12-08T09:36:00Z" w16du:dateUtc="2025-12-08T15:36:00Z"/>
          <w:b/>
          <w:bCs/>
          <w:noProof w:val="0"/>
          <w:color w:val="833C0B" w:themeColor="accent2" w:themeShade="80"/>
          <w:sz w:val="28"/>
          <w:szCs w:val="21"/>
        </w:rPr>
      </w:pPr>
    </w:p>
    <w:p w14:paraId="204A8CBD" w14:textId="4FAB852B" w:rsidR="00D460B5" w:rsidRPr="00BE0232" w:rsidDel="002867E7" w:rsidRDefault="00D460B5" w:rsidP="00D460B5">
      <w:pPr>
        <w:pStyle w:val="NoSpacing"/>
        <w:spacing w:line="360" w:lineRule="auto"/>
        <w:rPr>
          <w:del w:id="408" w:author="Pamidi,Sushma" w:date="2025-12-08T09:36:00Z" w16du:dateUtc="2025-12-08T15:36:00Z"/>
          <w:b/>
          <w:bCs/>
          <w:noProof w:val="0"/>
          <w:color w:val="833C0B" w:themeColor="accent2" w:themeShade="80"/>
          <w:sz w:val="24"/>
          <w:szCs w:val="24"/>
        </w:rPr>
      </w:pPr>
      <w:del w:id="409" w:author="Pamidi,Sushma" w:date="2025-12-08T09:36:00Z" w16du:dateUtc="2025-12-08T15:36:00Z">
        <w:r w:rsidRPr="00BE0232" w:rsidDel="002867E7">
          <w:rPr>
            <w:b/>
            <w:bCs/>
            <w:noProof w:val="0"/>
            <w:color w:val="833C0B" w:themeColor="accent2" w:themeShade="80"/>
            <w:sz w:val="24"/>
            <w:szCs w:val="24"/>
          </w:rPr>
          <w:delText>Leading or Critical Role Letter</w:delText>
        </w:r>
      </w:del>
    </w:p>
    <w:p w14:paraId="6A817859" w14:textId="376454F2" w:rsidR="00742468" w:rsidRPr="00BE0232" w:rsidDel="002867E7" w:rsidRDefault="00742468" w:rsidP="00742468">
      <w:pPr>
        <w:shd w:val="clear" w:color="auto" w:fill="FFFFFF"/>
        <w:spacing w:line="360" w:lineRule="auto"/>
        <w:jc w:val="center"/>
        <w:rPr>
          <w:del w:id="410" w:author="Pamidi,Sushma" w:date="2025-12-08T09:36:00Z" w16du:dateUtc="2025-12-08T15:36:00Z"/>
          <w:rFonts w:ascii="Arial" w:hAnsi="Arial" w:cs="Arial"/>
          <w:b/>
          <w:bCs/>
          <w:color w:val="833C0B" w:themeColor="accent2" w:themeShade="80"/>
        </w:rPr>
      </w:pPr>
      <w:del w:id="411" w:author="Pamidi,Sushma" w:date="2025-12-08T09:36:00Z" w16du:dateUtc="2025-12-08T15:36:00Z">
        <w:r w:rsidRPr="00BE0232" w:rsidDel="002867E7">
          <w:rPr>
            <w:rFonts w:ascii="Arial" w:hAnsi="Arial" w:cs="Arial"/>
            <w:b/>
            <w:bCs/>
            <w:color w:val="833C0B" w:themeColor="accent2" w:themeShade="80"/>
          </w:rPr>
          <w:delText>Harshawardhan Mogaligundla – Lead Director, IT at CVS Health</w:delText>
        </w:r>
      </w:del>
    </w:p>
    <w:p w14:paraId="26B5C08D" w14:textId="1F1BA0A2" w:rsidR="006E5A37" w:rsidRPr="00BE0232" w:rsidDel="002867E7" w:rsidRDefault="006E5A37" w:rsidP="00ED7411">
      <w:pPr>
        <w:shd w:val="clear" w:color="auto" w:fill="FFFFFF"/>
        <w:spacing w:line="360" w:lineRule="auto"/>
        <w:jc w:val="both"/>
        <w:rPr>
          <w:del w:id="412" w:author="Pamidi,Sushma" w:date="2025-12-08T09:36:00Z" w16du:dateUtc="2025-12-08T15:36:00Z"/>
          <w:rFonts w:ascii="Arial" w:hAnsi="Arial" w:cs="Arial"/>
          <w:color w:val="000000" w:themeColor="text1"/>
          <w:sz w:val="21"/>
          <w:szCs w:val="21"/>
          <w:highlight w:val="red"/>
        </w:rPr>
      </w:pPr>
    </w:p>
    <w:p w14:paraId="69CC52D9" w14:textId="429A3660" w:rsidR="00693BD0" w:rsidRPr="00BE0232" w:rsidDel="002867E7" w:rsidRDefault="00D460B5" w:rsidP="00ED7411">
      <w:pPr>
        <w:shd w:val="clear" w:color="auto" w:fill="FFFFFF"/>
        <w:spacing w:line="360" w:lineRule="auto"/>
        <w:jc w:val="both"/>
        <w:rPr>
          <w:del w:id="413" w:author="Pamidi,Sushma" w:date="2025-12-08T09:36:00Z" w16du:dateUtc="2025-12-08T15:36:00Z"/>
          <w:rFonts w:ascii="Arial" w:hAnsi="Arial" w:cs="Arial"/>
          <w:i/>
          <w:iCs/>
          <w:sz w:val="21"/>
          <w:szCs w:val="21"/>
        </w:rPr>
      </w:pPr>
      <w:del w:id="414" w:author="Pamidi,Sushma" w:date="2025-12-08T09:36:00Z" w16du:dateUtc="2025-12-08T15:36:00Z">
        <w:r w:rsidRPr="00BE0232" w:rsidDel="002867E7">
          <w:rPr>
            <w:rFonts w:ascii="Arial" w:hAnsi="Arial" w:cs="Arial"/>
            <w:color w:val="000000" w:themeColor="text1"/>
            <w:sz w:val="21"/>
            <w:szCs w:val="21"/>
          </w:rPr>
          <w:delText xml:space="preserve">Counsel submits the letter written by </w:delText>
        </w:r>
        <w:r w:rsidR="006C7A7F" w:rsidRPr="00BE0232" w:rsidDel="002867E7">
          <w:rPr>
            <w:rFonts w:ascii="Arial" w:hAnsi="Arial" w:cs="Arial"/>
            <w:sz w:val="21"/>
            <w:szCs w:val="21"/>
          </w:rPr>
          <w:delText>Mr</w:delText>
        </w:r>
        <w:r w:rsidR="00693BD0" w:rsidRPr="00BE0232" w:rsidDel="002867E7">
          <w:rPr>
            <w:rFonts w:ascii="Arial" w:hAnsi="Arial" w:cs="Arial"/>
            <w:sz w:val="21"/>
            <w:szCs w:val="21"/>
          </w:rPr>
          <w:delText>.</w:delText>
        </w:r>
        <w:r w:rsidR="00BE0182" w:rsidRPr="00BE0232" w:rsidDel="002867E7">
          <w:rPr>
            <w:rFonts w:ascii="Arial" w:hAnsi="Arial" w:cs="Arial"/>
            <w:sz w:val="21"/>
            <w:szCs w:val="21"/>
          </w:rPr>
          <w:delText xml:space="preserve"> </w:delText>
        </w:r>
        <w:r w:rsidR="00742468" w:rsidRPr="00BE0232" w:rsidDel="002867E7">
          <w:rPr>
            <w:rFonts w:ascii="Arial" w:hAnsi="Arial" w:cs="Arial"/>
            <w:b/>
            <w:bCs/>
            <w:sz w:val="21"/>
            <w:szCs w:val="21"/>
          </w:rPr>
          <w:delText>Harshawardhan Mogaligundla – Lead Director, IT at CVS Health</w:delText>
        </w:r>
        <w:r w:rsidR="00693BD0" w:rsidRPr="00BE0232" w:rsidDel="002867E7">
          <w:rPr>
            <w:rFonts w:ascii="Arial" w:hAnsi="Arial" w:cs="Arial"/>
            <w:sz w:val="21"/>
            <w:szCs w:val="21"/>
          </w:rPr>
          <w:delText xml:space="preserve">, where he </w:delText>
        </w:r>
        <w:r w:rsidRPr="00BE0232" w:rsidDel="002867E7">
          <w:rPr>
            <w:rFonts w:ascii="Arial" w:hAnsi="Arial" w:cs="Arial"/>
            <w:color w:val="000000" w:themeColor="text1"/>
            <w:sz w:val="21"/>
            <w:szCs w:val="21"/>
          </w:rPr>
          <w:delText>describes, in great detail, the leading, critical, and outstanding contributions the Petitioner made at</w:delText>
        </w:r>
        <w:r w:rsidR="00693BD0" w:rsidRPr="00BE0232" w:rsidDel="002867E7">
          <w:rPr>
            <w:rFonts w:ascii="Arial" w:hAnsi="Arial" w:cs="Arial"/>
            <w:sz w:val="21"/>
            <w:szCs w:val="21"/>
          </w:rPr>
          <w:delText xml:space="preserve"> </w:delText>
        </w:r>
        <w:r w:rsidR="00742468" w:rsidRPr="00BE0232" w:rsidDel="002867E7">
          <w:rPr>
            <w:rFonts w:ascii="Arial" w:hAnsi="Arial" w:cs="Arial"/>
            <w:sz w:val="21"/>
            <w:szCs w:val="21"/>
          </w:rPr>
          <w:delText>CVS Health, a Fortune 6 company (previously 4) in the United States.</w:delText>
        </w:r>
        <w:r w:rsidR="000B24CA" w:rsidRPr="00BE0232" w:rsidDel="002867E7">
          <w:rPr>
            <w:rFonts w:ascii="Arial" w:hAnsi="Arial" w:cs="Arial"/>
            <w:sz w:val="21"/>
            <w:szCs w:val="21"/>
          </w:rPr>
          <w:delText xml:space="preserve"> </w:delText>
        </w:r>
        <w:r w:rsidR="00ED7411" w:rsidRPr="00BE0232" w:rsidDel="002867E7">
          <w:rPr>
            <w:rFonts w:ascii="Arial" w:hAnsi="Arial" w:cs="Arial"/>
            <w:i/>
            <w:iCs/>
            <w:color w:val="000000" w:themeColor="text1"/>
            <w:sz w:val="21"/>
            <w:szCs w:val="21"/>
          </w:rPr>
          <w:delText>(</w:delText>
        </w:r>
        <w:r w:rsidR="00742468" w:rsidRPr="00BE0232" w:rsidDel="002867E7">
          <w:rPr>
            <w:rFonts w:ascii="Arial" w:hAnsi="Arial" w:cs="Arial"/>
            <w:i/>
            <w:iCs/>
            <w:color w:val="000000" w:themeColor="text1"/>
            <w:sz w:val="21"/>
            <w:szCs w:val="21"/>
          </w:rPr>
          <w:delText xml:space="preserve">Leading and Critical Role, </w:delText>
        </w:r>
        <w:r w:rsidR="009E6C17" w:rsidRPr="00BE0232" w:rsidDel="002867E7">
          <w:rPr>
            <w:rFonts w:ascii="Arial" w:hAnsi="Arial" w:cs="Arial"/>
            <w:i/>
            <w:iCs/>
            <w:color w:val="000000" w:themeColor="text1"/>
            <w:sz w:val="21"/>
            <w:szCs w:val="21"/>
          </w:rPr>
          <w:delText xml:space="preserve">Exhibit </w:delText>
        </w:r>
        <w:r w:rsidR="000B24CA" w:rsidRPr="00BE0232" w:rsidDel="002867E7">
          <w:rPr>
            <w:rFonts w:ascii="Arial" w:hAnsi="Arial" w:cs="Arial"/>
            <w:i/>
            <w:iCs/>
            <w:color w:val="000000" w:themeColor="text1"/>
            <w:sz w:val="21"/>
            <w:szCs w:val="21"/>
          </w:rPr>
          <w:delText>8</w:delText>
        </w:r>
        <w:r w:rsidR="009656B4" w:rsidRPr="00BE0232" w:rsidDel="002867E7">
          <w:rPr>
            <w:rFonts w:ascii="Arial" w:hAnsi="Arial" w:cs="Arial"/>
            <w:i/>
            <w:iCs/>
            <w:color w:val="000000" w:themeColor="text1"/>
            <w:sz w:val="21"/>
            <w:szCs w:val="21"/>
          </w:rPr>
          <w:delText>:</w:delText>
        </w:r>
        <w:r w:rsidR="00ED7411" w:rsidRPr="00BE0232" w:rsidDel="002867E7">
          <w:rPr>
            <w:rFonts w:ascii="Arial" w:hAnsi="Arial" w:cs="Arial"/>
            <w:i/>
            <w:iCs/>
            <w:color w:val="000000" w:themeColor="text1"/>
            <w:sz w:val="21"/>
            <w:szCs w:val="21"/>
          </w:rPr>
          <w:delText xml:space="preserve"> </w:delText>
        </w:r>
        <w:r w:rsidR="009A1F1B" w:rsidRPr="00BE0232" w:rsidDel="002867E7">
          <w:rPr>
            <w:rFonts w:ascii="Arial" w:hAnsi="Arial" w:cs="Arial"/>
            <w:i/>
            <w:iCs/>
            <w:sz w:val="21"/>
            <w:szCs w:val="21"/>
          </w:rPr>
          <w:delText>Harshawardhan Mogaligundla</w:delText>
        </w:r>
        <w:r w:rsidR="00693BD0" w:rsidRPr="00BE0232" w:rsidDel="002867E7">
          <w:rPr>
            <w:rFonts w:ascii="Arial" w:hAnsi="Arial" w:cs="Arial"/>
            <w:i/>
            <w:iCs/>
            <w:color w:val="000000" w:themeColor="text1"/>
            <w:sz w:val="21"/>
            <w:szCs w:val="21"/>
          </w:rPr>
          <w:delText>´s</w:delText>
        </w:r>
        <w:r w:rsidR="006E5A37" w:rsidRPr="00BE0232" w:rsidDel="002867E7">
          <w:rPr>
            <w:rFonts w:ascii="Arial" w:hAnsi="Arial" w:cs="Arial"/>
            <w:i/>
            <w:iCs/>
            <w:color w:val="000000" w:themeColor="text1"/>
            <w:sz w:val="21"/>
            <w:szCs w:val="21"/>
          </w:rPr>
          <w:delText xml:space="preserve"> </w:delText>
        </w:r>
        <w:r w:rsidR="00ED7411" w:rsidRPr="00BE0232" w:rsidDel="002867E7">
          <w:rPr>
            <w:rFonts w:ascii="Arial" w:hAnsi="Arial" w:cs="Arial"/>
            <w:i/>
            <w:iCs/>
            <w:color w:val="000000" w:themeColor="text1"/>
            <w:sz w:val="21"/>
            <w:szCs w:val="21"/>
          </w:rPr>
          <w:delText>Letter</w:delText>
        </w:r>
        <w:r w:rsidR="00ED7411" w:rsidRPr="00BE0232" w:rsidDel="002867E7">
          <w:rPr>
            <w:rFonts w:ascii="Arial" w:hAnsi="Arial" w:cs="Arial"/>
            <w:i/>
            <w:iCs/>
            <w:sz w:val="21"/>
            <w:szCs w:val="21"/>
          </w:rPr>
          <w:delText>).</w:delText>
        </w:r>
      </w:del>
    </w:p>
    <w:p w14:paraId="6E571F6D" w14:textId="6F434080" w:rsidR="00D460B5" w:rsidRPr="00BE0232" w:rsidDel="002867E7" w:rsidRDefault="00693BD0" w:rsidP="00693BD0">
      <w:pPr>
        <w:spacing w:after="160" w:line="259" w:lineRule="auto"/>
        <w:rPr>
          <w:del w:id="415" w:author="Pamidi,Sushma" w:date="2025-12-08T09:36:00Z" w16du:dateUtc="2025-12-08T15:36:00Z"/>
          <w:rFonts w:ascii="Arial" w:hAnsi="Arial" w:cs="Arial"/>
          <w:i/>
          <w:iCs/>
          <w:sz w:val="21"/>
          <w:szCs w:val="21"/>
        </w:rPr>
      </w:pPr>
      <w:del w:id="416" w:author="Pamidi,Sushma" w:date="2025-12-08T09:36:00Z" w16du:dateUtc="2025-12-08T15:36:00Z">
        <w:r w:rsidRPr="00BE0232" w:rsidDel="002867E7">
          <w:rPr>
            <w:rFonts w:ascii="Arial" w:hAnsi="Arial" w:cs="Arial"/>
            <w:i/>
            <w:iCs/>
            <w:sz w:val="21"/>
            <w:szCs w:val="21"/>
          </w:rPr>
          <w:br w:type="page"/>
        </w:r>
      </w:del>
    </w:p>
    <w:p w14:paraId="1F5D9462" w14:textId="020E6E55" w:rsidR="00D460B5" w:rsidRPr="00BE0232" w:rsidDel="002867E7" w:rsidRDefault="00D460B5" w:rsidP="00D460B5">
      <w:pPr>
        <w:pStyle w:val="NoSpacing"/>
        <w:spacing w:line="360" w:lineRule="auto"/>
        <w:rPr>
          <w:del w:id="417" w:author="Pamidi,Sushma" w:date="2025-12-08T09:36:00Z" w16du:dateUtc="2025-12-08T15:36:00Z"/>
          <w:noProof w:val="0"/>
          <w:highlight w:val="red"/>
        </w:rPr>
      </w:pPr>
    </w:p>
    <w:p w14:paraId="71966453" w14:textId="0F727F3C" w:rsidR="001352BE" w:rsidRPr="00BE0232" w:rsidDel="002867E7" w:rsidRDefault="00D460B5" w:rsidP="004529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del w:id="418" w:author="Pamidi,Sushma" w:date="2025-12-08T09:36:00Z" w16du:dateUtc="2025-12-08T15:36:00Z"/>
          <w:rFonts w:ascii="Arial" w:hAnsi="Arial" w:cs="Arial"/>
          <w:b/>
          <w:bCs/>
          <w:color w:val="833C0B" w:themeColor="accent2" w:themeShade="80"/>
          <w:sz w:val="28"/>
          <w:szCs w:val="21"/>
        </w:rPr>
      </w:pPr>
      <w:del w:id="419" w:author="Pamidi,Sushma" w:date="2025-12-08T09:36:00Z" w16du:dateUtc="2025-12-08T15:36:00Z">
        <w:r w:rsidRPr="00BE0232" w:rsidDel="002867E7">
          <w:rPr>
            <w:rFonts w:ascii="Arial" w:hAnsi="Arial" w:cs="Arial"/>
            <w:b/>
            <w:bCs/>
            <w:color w:val="833C0B" w:themeColor="accent2" w:themeShade="80"/>
            <w:sz w:val="28"/>
            <w:szCs w:val="21"/>
          </w:rPr>
          <w:delText xml:space="preserve">Analysis of </w:delText>
        </w:r>
        <w:r w:rsidR="00ED7411" w:rsidRPr="00BE0232" w:rsidDel="002867E7">
          <w:rPr>
            <w:rFonts w:ascii="Arial" w:hAnsi="Arial" w:cs="Arial"/>
            <w:b/>
            <w:bCs/>
            <w:color w:val="833C0B" w:themeColor="accent2" w:themeShade="80"/>
            <w:sz w:val="28"/>
            <w:szCs w:val="21"/>
          </w:rPr>
          <w:delText xml:space="preserve">Petitioner’s </w:delText>
        </w:r>
        <w:r w:rsidRPr="00BE0232" w:rsidDel="002867E7">
          <w:rPr>
            <w:rFonts w:ascii="Arial" w:hAnsi="Arial" w:cs="Arial"/>
            <w:b/>
            <w:bCs/>
            <w:color w:val="833C0B" w:themeColor="accent2" w:themeShade="80"/>
            <w:sz w:val="28"/>
            <w:szCs w:val="21"/>
          </w:rPr>
          <w:delText>Leading Role</w:delText>
        </w:r>
      </w:del>
    </w:p>
    <w:p w14:paraId="1D7288BA" w14:textId="3F85C002" w:rsidR="00D460B5" w:rsidRPr="00BE0232" w:rsidDel="002867E7" w:rsidRDefault="009656B4" w:rsidP="009656B4">
      <w:pPr>
        <w:pStyle w:val="NoSpacing"/>
        <w:spacing w:line="360" w:lineRule="auto"/>
        <w:jc w:val="both"/>
        <w:rPr>
          <w:del w:id="420" w:author="Pamidi,Sushma" w:date="2025-12-08T09:36:00Z" w16du:dateUtc="2025-12-08T15:36:00Z"/>
          <w:noProof w:val="0"/>
          <w:sz w:val="21"/>
          <w:szCs w:val="21"/>
        </w:rPr>
      </w:pPr>
      <w:del w:id="421" w:author="Pamidi,Sushma" w:date="2025-12-08T09:36:00Z" w16du:dateUtc="2025-12-08T15:36:00Z">
        <w:r w:rsidRPr="00BE0232" w:rsidDel="002867E7">
          <w:rPr>
            <w:noProof w:val="0"/>
            <w:sz w:val="21"/>
            <w:szCs w:val="21"/>
          </w:rPr>
          <w:delText>Counsel submits evidence from the Petitioner’s leading and critical role letter</w:delText>
        </w:r>
        <w:r w:rsidR="00E91EA5" w:rsidRPr="00BE0232" w:rsidDel="002867E7">
          <w:rPr>
            <w:noProof w:val="0"/>
            <w:sz w:val="21"/>
            <w:szCs w:val="21"/>
          </w:rPr>
          <w:delText xml:space="preserve"> that specifically describes the role performed at the company</w:delText>
        </w:r>
        <w:r w:rsidRPr="00BE0232" w:rsidDel="002867E7">
          <w:rPr>
            <w:noProof w:val="0"/>
            <w:sz w:val="21"/>
            <w:szCs w:val="21"/>
          </w:rPr>
          <w:delText xml:space="preserve"> and confirms that the role is indeed leading for the company. In the leading role, the Petitioner was responsible for the following vital deliverables:</w:delText>
        </w:r>
      </w:del>
    </w:p>
    <w:p w14:paraId="433E651F" w14:textId="0923F375" w:rsidR="00E91EA5" w:rsidRPr="00BE0232" w:rsidDel="002867E7" w:rsidRDefault="00E91EA5" w:rsidP="009656B4">
      <w:pPr>
        <w:pStyle w:val="NoSpacing"/>
        <w:spacing w:line="360" w:lineRule="auto"/>
        <w:jc w:val="both"/>
        <w:rPr>
          <w:del w:id="422" w:author="Pamidi,Sushma" w:date="2025-12-08T09:36:00Z" w16du:dateUtc="2025-12-08T15:36:00Z"/>
          <w:noProof w:val="0"/>
          <w:sz w:val="21"/>
          <w:szCs w:val="21"/>
        </w:rPr>
      </w:pPr>
    </w:p>
    <w:p w14:paraId="3EFE7897" w14:textId="76BBC6EA" w:rsidR="004C3F0C" w:rsidRPr="00BE0232" w:rsidDel="002867E7" w:rsidRDefault="004C3F0C" w:rsidP="004C3F0C">
      <w:pPr>
        <w:pStyle w:val="NoSpacing"/>
        <w:numPr>
          <w:ilvl w:val="0"/>
          <w:numId w:val="26"/>
        </w:numPr>
        <w:spacing w:line="360" w:lineRule="auto"/>
        <w:jc w:val="both"/>
        <w:rPr>
          <w:del w:id="423" w:author="Pamidi,Sushma" w:date="2025-12-08T09:36:00Z" w16du:dateUtc="2025-12-08T15:36:00Z"/>
          <w:noProof w:val="0"/>
          <w:sz w:val="21"/>
          <w:szCs w:val="21"/>
        </w:rPr>
      </w:pPr>
      <w:del w:id="424" w:author="Pamidi,Sushma" w:date="2025-12-08T09:36:00Z" w16du:dateUtc="2025-12-08T15:36:00Z">
        <w:r w:rsidRPr="00BE0232" w:rsidDel="002867E7">
          <w:rPr>
            <w:noProof w:val="0"/>
            <w:sz w:val="21"/>
            <w:szCs w:val="21"/>
          </w:rPr>
          <w:delText>The Petitioner managed large, multi-disciplinary teams and multi-million-dollar projects, demonstrating exceptional leadership at CVS Health.</w:delText>
        </w:r>
      </w:del>
    </w:p>
    <w:p w14:paraId="3147EADF" w14:textId="1CCAE74F" w:rsidR="004529BE" w:rsidRPr="00BE0232" w:rsidDel="002867E7" w:rsidRDefault="004529BE" w:rsidP="004529BE">
      <w:pPr>
        <w:pStyle w:val="NoSpacing"/>
        <w:spacing w:line="360" w:lineRule="auto"/>
        <w:ind w:left="720"/>
        <w:jc w:val="both"/>
        <w:rPr>
          <w:del w:id="425" w:author="Pamidi,Sushma" w:date="2025-12-08T09:36:00Z" w16du:dateUtc="2025-12-08T15:36:00Z"/>
          <w:noProof w:val="0"/>
          <w:sz w:val="21"/>
          <w:szCs w:val="21"/>
        </w:rPr>
      </w:pPr>
    </w:p>
    <w:p w14:paraId="699AD4DD" w14:textId="5D2DD926" w:rsidR="004C3F0C" w:rsidRPr="00BE0232" w:rsidDel="002867E7" w:rsidRDefault="004C3F0C" w:rsidP="004C3F0C">
      <w:pPr>
        <w:pStyle w:val="NoSpacing"/>
        <w:numPr>
          <w:ilvl w:val="0"/>
          <w:numId w:val="26"/>
        </w:numPr>
        <w:spacing w:line="360" w:lineRule="auto"/>
        <w:jc w:val="both"/>
        <w:rPr>
          <w:del w:id="426" w:author="Pamidi,Sushma" w:date="2025-12-08T09:36:00Z" w16du:dateUtc="2025-12-08T15:36:00Z"/>
          <w:noProof w:val="0"/>
          <w:sz w:val="21"/>
          <w:szCs w:val="21"/>
        </w:rPr>
      </w:pPr>
      <w:del w:id="427" w:author="Pamidi,Sushma" w:date="2025-12-08T09:36:00Z" w16du:dateUtc="2025-12-08T15:36:00Z">
        <w:r w:rsidRPr="00BE0232" w:rsidDel="002867E7">
          <w:rPr>
            <w:noProof w:val="0"/>
            <w:sz w:val="21"/>
            <w:szCs w:val="21"/>
          </w:rPr>
          <w:delText>He oversaw the Rph-AI project, coordinating over 150 team members across various departments.</w:delText>
        </w:r>
      </w:del>
    </w:p>
    <w:p w14:paraId="3932E086" w14:textId="42F076F9" w:rsidR="004529BE" w:rsidRPr="00BE0232" w:rsidDel="002867E7" w:rsidRDefault="004529BE" w:rsidP="004140A5">
      <w:pPr>
        <w:pStyle w:val="NoSpacing"/>
        <w:spacing w:line="360" w:lineRule="auto"/>
        <w:jc w:val="both"/>
        <w:rPr>
          <w:del w:id="428" w:author="Pamidi,Sushma" w:date="2025-12-08T09:36:00Z" w16du:dateUtc="2025-12-08T15:36:00Z"/>
          <w:noProof w:val="0"/>
          <w:sz w:val="21"/>
          <w:szCs w:val="21"/>
        </w:rPr>
      </w:pPr>
    </w:p>
    <w:p w14:paraId="1C68FA89" w14:textId="0DFC82D8" w:rsidR="004C3F0C" w:rsidRPr="00BE0232" w:rsidDel="002867E7" w:rsidRDefault="004C3F0C" w:rsidP="004C3F0C">
      <w:pPr>
        <w:pStyle w:val="NoSpacing"/>
        <w:numPr>
          <w:ilvl w:val="0"/>
          <w:numId w:val="26"/>
        </w:numPr>
        <w:spacing w:line="360" w:lineRule="auto"/>
        <w:jc w:val="both"/>
        <w:rPr>
          <w:del w:id="429" w:author="Pamidi,Sushma" w:date="2025-12-08T09:36:00Z" w16du:dateUtc="2025-12-08T15:36:00Z"/>
          <w:noProof w:val="0"/>
          <w:sz w:val="21"/>
          <w:szCs w:val="21"/>
        </w:rPr>
      </w:pPr>
      <w:del w:id="430" w:author="Pamidi,Sushma" w:date="2025-12-08T09:36:00Z" w16du:dateUtc="2025-12-08T15:36:00Z">
        <w:r w:rsidRPr="00BE0232" w:rsidDel="002867E7">
          <w:rPr>
            <w:noProof w:val="0"/>
            <w:sz w:val="21"/>
            <w:szCs w:val="21"/>
          </w:rPr>
          <w:delText>The Petitioner led the Rph-AI initiative, an AI-driven solution to enhance pharmacy operations that impacted over 9,000 CVS locations.</w:delText>
        </w:r>
      </w:del>
    </w:p>
    <w:p w14:paraId="74BD2A31" w14:textId="2B346340" w:rsidR="004529BE" w:rsidRPr="00BE0232" w:rsidDel="002867E7" w:rsidRDefault="004529BE" w:rsidP="004529BE">
      <w:pPr>
        <w:pStyle w:val="NoSpacing"/>
        <w:spacing w:line="360" w:lineRule="auto"/>
        <w:ind w:left="720"/>
        <w:jc w:val="both"/>
        <w:rPr>
          <w:del w:id="431" w:author="Pamidi,Sushma" w:date="2025-12-08T09:36:00Z" w16du:dateUtc="2025-12-08T15:36:00Z"/>
          <w:noProof w:val="0"/>
          <w:sz w:val="21"/>
          <w:szCs w:val="21"/>
        </w:rPr>
      </w:pPr>
    </w:p>
    <w:p w14:paraId="0A02D091" w14:textId="390E7BE1" w:rsidR="004C3F0C" w:rsidRPr="00BE0232" w:rsidDel="002867E7" w:rsidRDefault="004C3F0C" w:rsidP="004C3F0C">
      <w:pPr>
        <w:pStyle w:val="NoSpacing"/>
        <w:numPr>
          <w:ilvl w:val="0"/>
          <w:numId w:val="26"/>
        </w:numPr>
        <w:spacing w:line="360" w:lineRule="auto"/>
        <w:jc w:val="both"/>
        <w:rPr>
          <w:del w:id="432" w:author="Pamidi,Sushma" w:date="2025-12-08T09:36:00Z" w16du:dateUtc="2025-12-08T15:36:00Z"/>
          <w:noProof w:val="0"/>
          <w:sz w:val="21"/>
          <w:szCs w:val="21"/>
        </w:rPr>
      </w:pPr>
      <w:del w:id="433" w:author="Pamidi,Sushma" w:date="2025-12-08T09:36:00Z" w16du:dateUtc="2025-12-08T15:36:00Z">
        <w:r w:rsidRPr="00BE0232" w:rsidDel="002867E7">
          <w:rPr>
            <w:noProof w:val="0"/>
            <w:sz w:val="21"/>
            <w:szCs w:val="21"/>
          </w:rPr>
          <w:delText>The Petitioner translated ambitious ideas into practical solutions, improving efficiency and patient care.</w:delText>
        </w:r>
      </w:del>
    </w:p>
    <w:p w14:paraId="6637562F" w14:textId="7BB33662" w:rsidR="004C3F0C" w:rsidRPr="00BE0232" w:rsidDel="002867E7" w:rsidRDefault="004C3F0C" w:rsidP="004C3F0C">
      <w:pPr>
        <w:pStyle w:val="NoSpacing"/>
        <w:spacing w:line="360" w:lineRule="auto"/>
        <w:ind w:left="720"/>
        <w:jc w:val="both"/>
        <w:rPr>
          <w:del w:id="434" w:author="Pamidi,Sushma" w:date="2025-12-08T09:36:00Z" w16du:dateUtc="2025-12-08T15:36:00Z"/>
          <w:noProof w:val="0"/>
          <w:sz w:val="21"/>
          <w:szCs w:val="21"/>
        </w:rPr>
      </w:pPr>
    </w:p>
    <w:p w14:paraId="66FB80DF" w14:textId="494343F2" w:rsidR="004C3F0C" w:rsidRPr="00BE0232" w:rsidDel="002867E7" w:rsidRDefault="004C3F0C" w:rsidP="004C3F0C">
      <w:pPr>
        <w:pStyle w:val="NoSpacing"/>
        <w:numPr>
          <w:ilvl w:val="0"/>
          <w:numId w:val="26"/>
        </w:numPr>
        <w:spacing w:line="360" w:lineRule="auto"/>
        <w:jc w:val="both"/>
        <w:rPr>
          <w:del w:id="435" w:author="Pamidi,Sushma" w:date="2025-12-08T09:36:00Z" w16du:dateUtc="2025-12-08T15:36:00Z"/>
          <w:noProof w:val="0"/>
          <w:sz w:val="21"/>
          <w:szCs w:val="21"/>
        </w:rPr>
      </w:pPr>
      <w:del w:id="436" w:author="Pamidi,Sushma" w:date="2025-12-08T09:36:00Z" w16du:dateUtc="2025-12-08T15:36:00Z">
        <w:r w:rsidRPr="00BE0232" w:rsidDel="002867E7">
          <w:rPr>
            <w:noProof w:val="0"/>
            <w:sz w:val="21"/>
            <w:szCs w:val="21"/>
          </w:rPr>
          <w:delText>The Petitioner Successfully navigated complex technical challenges like AI integration and workflow automation and balanced operational demands while ensuring timely delivery of project milestones.</w:delText>
        </w:r>
      </w:del>
    </w:p>
    <w:p w14:paraId="1B25FFD7" w14:textId="349282EA" w:rsidR="004529BE" w:rsidRPr="00BE0232" w:rsidDel="002867E7" w:rsidRDefault="004529BE" w:rsidP="004529BE">
      <w:pPr>
        <w:pStyle w:val="NoSpacing"/>
        <w:spacing w:line="360" w:lineRule="auto"/>
        <w:ind w:left="720"/>
        <w:jc w:val="both"/>
        <w:rPr>
          <w:del w:id="437" w:author="Pamidi,Sushma" w:date="2025-12-08T09:36:00Z" w16du:dateUtc="2025-12-08T15:36:00Z"/>
          <w:noProof w:val="0"/>
          <w:sz w:val="21"/>
          <w:szCs w:val="21"/>
        </w:rPr>
      </w:pPr>
    </w:p>
    <w:p w14:paraId="7E8D81E4" w14:textId="07FFE2C0" w:rsidR="009A17FA" w:rsidRPr="00BE0232" w:rsidDel="002867E7" w:rsidRDefault="004C3F0C" w:rsidP="00533566">
      <w:pPr>
        <w:pStyle w:val="NoSpacing"/>
        <w:numPr>
          <w:ilvl w:val="0"/>
          <w:numId w:val="26"/>
        </w:numPr>
        <w:spacing w:line="360" w:lineRule="auto"/>
        <w:jc w:val="both"/>
        <w:rPr>
          <w:del w:id="438" w:author="Pamidi,Sushma" w:date="2025-12-08T09:36:00Z" w16du:dateUtc="2025-12-08T15:36:00Z"/>
          <w:noProof w:val="0"/>
          <w:sz w:val="21"/>
          <w:szCs w:val="21"/>
        </w:rPr>
      </w:pPr>
      <w:del w:id="439" w:author="Pamidi,Sushma" w:date="2025-12-08T09:36:00Z" w16du:dateUtc="2025-12-08T15:36:00Z">
        <w:r w:rsidRPr="00BE0232" w:rsidDel="002867E7">
          <w:rPr>
            <w:noProof w:val="0"/>
            <w:sz w:val="21"/>
            <w:szCs w:val="21"/>
          </w:rPr>
          <w:delText>The Petitioner effectively coordinated between various teams and departments, ensuring collaboration and alignment of resources.</w:delText>
        </w:r>
      </w:del>
    </w:p>
    <w:p w14:paraId="0721691D" w14:textId="7EAA81B0" w:rsidR="007E43F2" w:rsidRPr="00BE0232" w:rsidDel="002867E7" w:rsidRDefault="007E43F2" w:rsidP="00ED7411">
      <w:pPr>
        <w:pStyle w:val="NoSpacing"/>
        <w:spacing w:line="360" w:lineRule="auto"/>
        <w:jc w:val="both"/>
        <w:rPr>
          <w:del w:id="440" w:author="Pamidi,Sushma" w:date="2025-12-08T09:36:00Z" w16du:dateUtc="2025-12-08T15:36:00Z"/>
          <w:noProof w:val="0"/>
          <w:color w:val="000000" w:themeColor="text1"/>
          <w:sz w:val="21"/>
          <w:szCs w:val="21"/>
        </w:rPr>
      </w:pPr>
    </w:p>
    <w:p w14:paraId="12B69903" w14:textId="2BFC80E8" w:rsidR="006E3999" w:rsidRPr="00BE0232" w:rsidDel="002867E7" w:rsidRDefault="004C3F0C" w:rsidP="006E3999">
      <w:pPr>
        <w:pStyle w:val="NoSpacing"/>
        <w:spacing w:line="360" w:lineRule="auto"/>
        <w:jc w:val="both"/>
        <w:rPr>
          <w:del w:id="441" w:author="Pamidi,Sushma" w:date="2025-12-08T09:36:00Z" w16du:dateUtc="2025-12-08T15:36:00Z"/>
          <w:i/>
          <w:iCs/>
          <w:noProof w:val="0"/>
          <w:color w:val="833C0B" w:themeColor="accent2" w:themeShade="80"/>
          <w:sz w:val="21"/>
          <w:szCs w:val="21"/>
        </w:rPr>
      </w:pPr>
      <w:del w:id="442" w:author="Pamidi,Sushma" w:date="2025-12-08T09:36:00Z" w16du:dateUtc="2025-12-08T15:36:00Z">
        <w:r w:rsidRPr="00BE0232" w:rsidDel="002867E7">
          <w:rPr>
            <w:noProof w:val="0"/>
            <w:color w:val="000000" w:themeColor="text1"/>
            <w:sz w:val="21"/>
            <w:szCs w:val="21"/>
          </w:rPr>
          <w:delText>To demonstrate</w:delText>
        </w:r>
        <w:r w:rsidR="00D460B5" w:rsidRPr="00BE0232" w:rsidDel="002867E7">
          <w:rPr>
            <w:noProof w:val="0"/>
            <w:color w:val="000000" w:themeColor="text1"/>
            <w:sz w:val="21"/>
            <w:szCs w:val="21"/>
          </w:rPr>
          <w:delText xml:space="preserve"> the significance of the Petitioner’s leading and critical role and its</w:delText>
        </w:r>
        <w:r w:rsidR="00533566" w:rsidRPr="00BE0232" w:rsidDel="002867E7">
          <w:rPr>
            <w:noProof w:val="0"/>
            <w:color w:val="000000" w:themeColor="text1"/>
            <w:sz w:val="21"/>
            <w:szCs w:val="21"/>
          </w:rPr>
          <w:delText xml:space="preserve"> valuable</w:delText>
        </w:r>
        <w:r w:rsidR="0011677C" w:rsidRPr="00BE0232" w:rsidDel="002867E7">
          <w:rPr>
            <w:noProof w:val="0"/>
            <w:color w:val="000000" w:themeColor="text1"/>
            <w:sz w:val="21"/>
            <w:szCs w:val="21"/>
          </w:rPr>
          <w:delText xml:space="preserve"> impact, the author states</w:delText>
        </w:r>
        <w:r w:rsidR="0011677C" w:rsidRPr="00BE0232" w:rsidDel="002867E7">
          <w:rPr>
            <w:i/>
            <w:iCs/>
            <w:noProof w:val="0"/>
            <w:color w:val="000000" w:themeColor="text1"/>
            <w:sz w:val="21"/>
            <w:szCs w:val="21"/>
          </w:rPr>
          <w:delText xml:space="preserve">: </w:delText>
        </w:r>
        <w:r w:rsidR="006E3999" w:rsidRPr="00BE0232" w:rsidDel="002867E7">
          <w:rPr>
            <w:i/>
            <w:iCs/>
            <w:noProof w:val="0"/>
            <w:color w:val="833C0B" w:themeColor="accent2" w:themeShade="80"/>
            <w:sz w:val="21"/>
            <w:szCs w:val="21"/>
          </w:rPr>
          <w:delText>“</w:delText>
        </w:r>
        <w:r w:rsidR="00533566" w:rsidRPr="00BE0232" w:rsidDel="002867E7">
          <w:rPr>
            <w:i/>
            <w:iCs/>
            <w:noProof w:val="0"/>
            <w:color w:val="833C0B" w:themeColor="accent2" w:themeShade="80"/>
            <w:sz w:val="21"/>
            <w:szCs w:val="21"/>
          </w:rPr>
          <w:delText>This project involved everything from innovation to millions of dollars in budget management, overseeing the delivery of hundreds of resources, and showing leadership skills in managing dependencies, conflict resolution, and decision-making among cross-functional teams.</w:delText>
        </w:r>
        <w:r w:rsidR="006E3999" w:rsidRPr="00BE0232" w:rsidDel="002867E7">
          <w:rPr>
            <w:i/>
            <w:iCs/>
            <w:noProof w:val="0"/>
            <w:color w:val="833C0B" w:themeColor="accent2" w:themeShade="80"/>
            <w:sz w:val="21"/>
            <w:szCs w:val="21"/>
          </w:rPr>
          <w:delText xml:space="preserve">” </w:delText>
        </w:r>
      </w:del>
    </w:p>
    <w:p w14:paraId="58CB00F2" w14:textId="6D29EC2D" w:rsidR="008737E9" w:rsidRPr="00BE0232" w:rsidDel="002867E7" w:rsidRDefault="00D460B5" w:rsidP="006E3999">
      <w:pPr>
        <w:pStyle w:val="NoSpacing"/>
        <w:spacing w:line="360" w:lineRule="auto"/>
        <w:jc w:val="both"/>
        <w:rPr>
          <w:del w:id="443" w:author="Pamidi,Sushma" w:date="2025-12-08T09:36:00Z" w16du:dateUtc="2025-12-08T15:36:00Z"/>
          <w:noProof w:val="0"/>
          <w:color w:val="000000" w:themeColor="text1"/>
          <w:sz w:val="21"/>
          <w:szCs w:val="21"/>
        </w:rPr>
      </w:pPr>
      <w:del w:id="444" w:author="Pamidi,Sushma" w:date="2025-12-08T09:36:00Z" w16du:dateUtc="2025-12-08T15:36:00Z">
        <w:r w:rsidRPr="00BE0232" w:rsidDel="002867E7">
          <w:rPr>
            <w:noProof w:val="0"/>
            <w:color w:val="000000" w:themeColor="text1"/>
            <w:sz w:val="21"/>
            <w:szCs w:val="21"/>
          </w:rPr>
          <w:delText xml:space="preserve">The Petitioner’s leading role during the project was crucial to the </w:delText>
        </w:r>
        <w:r w:rsidR="00683DD3" w:rsidRPr="00BE0232" w:rsidDel="002867E7">
          <w:rPr>
            <w:noProof w:val="0"/>
            <w:color w:val="000000" w:themeColor="text1"/>
            <w:sz w:val="21"/>
            <w:szCs w:val="21"/>
          </w:rPr>
          <w:delText>company's success</w:delText>
        </w:r>
        <w:r w:rsidRPr="00BE0232" w:rsidDel="002867E7">
          <w:rPr>
            <w:noProof w:val="0"/>
            <w:color w:val="000000" w:themeColor="text1"/>
            <w:sz w:val="21"/>
            <w:szCs w:val="21"/>
          </w:rPr>
          <w:delText>.</w:delText>
        </w:r>
      </w:del>
    </w:p>
    <w:p w14:paraId="4D5FC8B3" w14:textId="199D47F2" w:rsidR="00E979B4" w:rsidRPr="00286F36" w:rsidDel="002867E7" w:rsidRDefault="008737E9">
      <w:pPr>
        <w:spacing w:after="160" w:line="259" w:lineRule="auto"/>
        <w:rPr>
          <w:del w:id="445" w:author="Pamidi,Sushma" w:date="2025-12-08T09:36:00Z" w16du:dateUtc="2025-12-08T15:36:00Z"/>
          <w:rFonts w:ascii="Arial" w:eastAsiaTheme="minorHAnsi" w:hAnsi="Arial" w:cs="Arial"/>
          <w:color w:val="000000" w:themeColor="text1"/>
          <w:sz w:val="21"/>
          <w:szCs w:val="21"/>
        </w:rPr>
      </w:pPr>
      <w:del w:id="446" w:author="Pamidi,Sushma" w:date="2025-12-08T09:36:00Z" w16du:dateUtc="2025-12-08T15:36:00Z">
        <w:r w:rsidRPr="00BE0232" w:rsidDel="002867E7">
          <w:rPr>
            <w:rFonts w:ascii="Arial" w:hAnsi="Arial" w:cs="Arial"/>
            <w:color w:val="000000" w:themeColor="text1"/>
            <w:sz w:val="21"/>
            <w:szCs w:val="21"/>
          </w:rPr>
          <w:br w:type="page"/>
        </w:r>
      </w:del>
    </w:p>
    <w:p w14:paraId="0E8C8640" w14:textId="740CC146" w:rsidR="00AC1CBA" w:rsidRPr="00BE0232" w:rsidDel="002867E7" w:rsidRDefault="00D460B5" w:rsidP="00AC1CBA">
      <w:pPr>
        <w:spacing w:after="160" w:line="360" w:lineRule="auto"/>
        <w:jc w:val="center"/>
        <w:rPr>
          <w:del w:id="447" w:author="Pamidi,Sushma" w:date="2025-12-08T09:36:00Z" w16du:dateUtc="2025-12-08T15:36:00Z"/>
          <w:rFonts w:ascii="Arial" w:hAnsi="Arial" w:cs="Arial"/>
          <w:b/>
          <w:bCs/>
          <w:color w:val="833C0B" w:themeColor="accent2" w:themeShade="80"/>
          <w:sz w:val="28"/>
          <w:szCs w:val="28"/>
        </w:rPr>
      </w:pPr>
      <w:del w:id="448" w:author="Pamidi,Sushma" w:date="2025-12-08T09:36:00Z" w16du:dateUtc="2025-12-08T15:36:00Z">
        <w:r w:rsidRPr="00BE0232" w:rsidDel="002867E7">
          <w:rPr>
            <w:rFonts w:ascii="Arial" w:hAnsi="Arial" w:cs="Arial"/>
            <w:b/>
            <w:bCs/>
            <w:color w:val="833C0B" w:themeColor="accent2" w:themeShade="80"/>
            <w:sz w:val="28"/>
            <w:szCs w:val="28"/>
          </w:rPr>
          <w:delText>Analysis of Critical Role</w:delText>
        </w:r>
      </w:del>
    </w:p>
    <w:p w14:paraId="146E55A0" w14:textId="77411CFB" w:rsidR="009D3FA1" w:rsidRPr="00BE0232" w:rsidDel="002867E7" w:rsidRDefault="009656B4" w:rsidP="009D3FA1">
      <w:pPr>
        <w:spacing w:after="240" w:line="360" w:lineRule="auto"/>
        <w:jc w:val="both"/>
        <w:rPr>
          <w:del w:id="449" w:author="Pamidi,Sushma" w:date="2025-12-08T09:36:00Z" w16du:dateUtc="2025-12-08T15:36:00Z"/>
          <w:rFonts w:ascii="Arial" w:hAnsi="Arial" w:cs="Arial"/>
          <w:sz w:val="21"/>
          <w:szCs w:val="21"/>
        </w:rPr>
      </w:pPr>
      <w:del w:id="450" w:author="Pamidi,Sushma" w:date="2025-12-08T09:36:00Z" w16du:dateUtc="2025-12-08T15:36:00Z">
        <w:r w:rsidRPr="00BE0232" w:rsidDel="002867E7">
          <w:rPr>
            <w:rFonts w:ascii="Arial" w:hAnsi="Arial" w:cs="Arial"/>
            <w:sz w:val="21"/>
            <w:szCs w:val="21"/>
          </w:rPr>
          <w:delText xml:space="preserve">Counsel submits evidence from the Petitioner’s leading and critical role letter, </w:delText>
        </w:r>
        <w:r w:rsidR="00683DD3" w:rsidRPr="00BE0232" w:rsidDel="002867E7">
          <w:rPr>
            <w:rFonts w:ascii="Arial" w:hAnsi="Arial" w:cs="Arial"/>
            <w:sz w:val="21"/>
            <w:szCs w:val="21"/>
          </w:rPr>
          <w:delText xml:space="preserve">which </w:delText>
        </w:r>
        <w:r w:rsidR="009D3FA1" w:rsidRPr="00BE0232" w:rsidDel="002867E7">
          <w:rPr>
            <w:rFonts w:ascii="Arial" w:hAnsi="Arial" w:cs="Arial"/>
            <w:sz w:val="21"/>
            <w:szCs w:val="21"/>
          </w:rPr>
          <w:delText>precisely</w:delText>
        </w:r>
        <w:r w:rsidR="00683DD3" w:rsidRPr="00BE0232" w:rsidDel="002867E7">
          <w:rPr>
            <w:rFonts w:ascii="Arial" w:hAnsi="Arial" w:cs="Arial"/>
            <w:sz w:val="21"/>
            <w:szCs w:val="21"/>
          </w:rPr>
          <w:delText xml:space="preserve"> </w:delText>
        </w:r>
        <w:r w:rsidR="004529BE" w:rsidRPr="00BE0232" w:rsidDel="002867E7">
          <w:rPr>
            <w:rFonts w:ascii="Arial" w:hAnsi="Arial" w:cs="Arial"/>
            <w:sz w:val="21"/>
            <w:szCs w:val="21"/>
          </w:rPr>
          <w:delText xml:space="preserve">demonstrates that the Petitioner’s role was integral to the project’s success and critical to the company’s broader operational, financial, and strategic outcomes. </w:delText>
        </w:r>
        <w:r w:rsidRPr="00BE0232" w:rsidDel="002867E7">
          <w:rPr>
            <w:rFonts w:ascii="Arial" w:hAnsi="Arial" w:cs="Arial"/>
            <w:sz w:val="21"/>
            <w:szCs w:val="21"/>
          </w:rPr>
          <w:delText>In th</w:delText>
        </w:r>
        <w:r w:rsidR="00683DD3" w:rsidRPr="00BE0232" w:rsidDel="002867E7">
          <w:rPr>
            <w:rFonts w:ascii="Arial" w:hAnsi="Arial" w:cs="Arial"/>
            <w:sz w:val="21"/>
            <w:szCs w:val="21"/>
          </w:rPr>
          <w:delText xml:space="preserve">at </w:delText>
        </w:r>
        <w:r w:rsidRPr="00BE0232" w:rsidDel="002867E7">
          <w:rPr>
            <w:rFonts w:ascii="Arial" w:hAnsi="Arial" w:cs="Arial"/>
            <w:sz w:val="21"/>
            <w:szCs w:val="21"/>
          </w:rPr>
          <w:delText>role, the Petitioner succeeded in achieving the following:</w:delText>
        </w:r>
      </w:del>
    </w:p>
    <w:p w14:paraId="320D4730" w14:textId="18EDBD40" w:rsidR="00AC1CBA" w:rsidRPr="00BE0232" w:rsidDel="002867E7" w:rsidRDefault="00AC1CBA" w:rsidP="004529BE">
      <w:pPr>
        <w:pStyle w:val="ListParagraph"/>
        <w:numPr>
          <w:ilvl w:val="0"/>
          <w:numId w:val="50"/>
        </w:numPr>
        <w:spacing w:after="240" w:line="360" w:lineRule="auto"/>
        <w:jc w:val="both"/>
        <w:rPr>
          <w:del w:id="451" w:author="Pamidi,Sushma" w:date="2025-12-08T09:36:00Z" w16du:dateUtc="2025-12-08T15:36:00Z"/>
          <w:rFonts w:cs="Arial"/>
          <w:szCs w:val="21"/>
        </w:rPr>
      </w:pPr>
      <w:del w:id="452" w:author="Pamidi,Sushma" w:date="2025-12-08T09:36:00Z" w16du:dateUtc="2025-12-08T15:36:00Z">
        <w:r w:rsidRPr="00BE0232" w:rsidDel="002867E7">
          <w:rPr>
            <w:rFonts w:cs="Arial"/>
            <w:szCs w:val="21"/>
          </w:rPr>
          <w:delText xml:space="preserve">The Petitioner was instrumental in identifying key operational challenges in CVS's pharmacy operations and collaborating with senior leadership to define the strategic vision for the RphAI initiative. This early planning was essential for aligning the project with CVS Health’s long-term goals and required strategic planning. </w:delText>
        </w:r>
      </w:del>
    </w:p>
    <w:p w14:paraId="045E9B45" w14:textId="7381FB97" w:rsidR="004529BE" w:rsidRPr="00BE0232" w:rsidDel="002867E7" w:rsidRDefault="004529BE" w:rsidP="004529BE">
      <w:pPr>
        <w:pStyle w:val="ListParagraph"/>
        <w:spacing w:after="240" w:line="360" w:lineRule="auto"/>
        <w:jc w:val="both"/>
        <w:rPr>
          <w:del w:id="453" w:author="Pamidi,Sushma" w:date="2025-12-08T09:36:00Z" w16du:dateUtc="2025-12-08T15:36:00Z"/>
          <w:rFonts w:cs="Arial"/>
          <w:szCs w:val="21"/>
        </w:rPr>
      </w:pPr>
    </w:p>
    <w:p w14:paraId="260D1509" w14:textId="2C74AA82" w:rsidR="00AC1CBA" w:rsidRPr="00BE0232" w:rsidDel="002867E7" w:rsidRDefault="004529BE" w:rsidP="004529BE">
      <w:pPr>
        <w:pStyle w:val="ListParagraph"/>
        <w:numPr>
          <w:ilvl w:val="0"/>
          <w:numId w:val="50"/>
        </w:numPr>
        <w:spacing w:after="240" w:line="360" w:lineRule="auto"/>
        <w:jc w:val="both"/>
        <w:rPr>
          <w:del w:id="454" w:author="Pamidi,Sushma" w:date="2025-12-08T09:36:00Z" w16du:dateUtc="2025-12-08T15:36:00Z"/>
          <w:rFonts w:cs="Arial"/>
          <w:szCs w:val="21"/>
        </w:rPr>
      </w:pPr>
      <w:del w:id="455" w:author="Pamidi,Sushma" w:date="2025-12-08T09:36:00Z" w16du:dateUtc="2025-12-08T15:36:00Z">
        <w:r w:rsidRPr="00BE0232" w:rsidDel="002867E7">
          <w:rPr>
            <w:rFonts w:cs="Arial"/>
            <w:szCs w:val="21"/>
          </w:rPr>
          <w:delText>The RphAI project significantly impacted CVS’s core functions, like insurance claim processing and prescription filling. The Petitioner’s leadership ensured smooth execution, coordination with external vendors, and alignment of diverse teams, overcoming obstacles to keep the project on schedule.</w:delText>
        </w:r>
      </w:del>
    </w:p>
    <w:p w14:paraId="77F9514A" w14:textId="20FADF30" w:rsidR="004529BE" w:rsidRPr="00BE0232" w:rsidDel="002867E7" w:rsidRDefault="004529BE" w:rsidP="004529BE">
      <w:pPr>
        <w:numPr>
          <w:ilvl w:val="0"/>
          <w:numId w:val="50"/>
        </w:numPr>
        <w:spacing w:after="240" w:line="360" w:lineRule="auto"/>
        <w:jc w:val="both"/>
        <w:rPr>
          <w:del w:id="456" w:author="Pamidi,Sushma" w:date="2025-12-08T09:36:00Z" w16du:dateUtc="2025-12-08T15:36:00Z"/>
          <w:rFonts w:ascii="Arial" w:hAnsi="Arial" w:cs="Arial"/>
          <w:sz w:val="21"/>
          <w:szCs w:val="21"/>
        </w:rPr>
      </w:pPr>
      <w:del w:id="457" w:author="Pamidi,Sushma" w:date="2025-12-08T09:36:00Z" w16du:dateUtc="2025-12-08T15:36:00Z">
        <w:r w:rsidRPr="00BE0232" w:rsidDel="002867E7">
          <w:rPr>
            <w:rFonts w:ascii="Arial" w:hAnsi="Arial" w:cs="Arial"/>
            <w:sz w:val="21"/>
            <w:szCs w:val="21"/>
          </w:rPr>
          <w:delText>The Petitioner successfully managed the critical phase of integrating the new AI-driven system into CVS’s daily pharmacy operations. He ensured employees were trained and the new processes fit seamlessly into existing workflows, minimizing disruption while improving efficiency.</w:delText>
        </w:r>
      </w:del>
    </w:p>
    <w:p w14:paraId="22B8ACA1" w14:textId="7342FD53" w:rsidR="004529BE" w:rsidRPr="00BE0232" w:rsidDel="002867E7" w:rsidRDefault="004529BE" w:rsidP="004529BE">
      <w:pPr>
        <w:numPr>
          <w:ilvl w:val="0"/>
          <w:numId w:val="50"/>
        </w:numPr>
        <w:spacing w:after="240" w:line="360" w:lineRule="auto"/>
        <w:jc w:val="both"/>
        <w:rPr>
          <w:del w:id="458" w:author="Pamidi,Sushma" w:date="2025-12-08T09:36:00Z" w16du:dateUtc="2025-12-08T15:36:00Z"/>
          <w:rFonts w:ascii="Arial" w:hAnsi="Arial" w:cs="Arial"/>
          <w:sz w:val="21"/>
          <w:szCs w:val="21"/>
        </w:rPr>
      </w:pPr>
      <w:del w:id="459" w:author="Pamidi,Sushma" w:date="2025-12-08T09:36:00Z" w16du:dateUtc="2025-12-08T15:36:00Z">
        <w:r w:rsidRPr="00BE0232" w:rsidDel="002867E7">
          <w:rPr>
            <w:rFonts w:ascii="Arial" w:hAnsi="Arial" w:cs="Arial"/>
            <w:sz w:val="21"/>
            <w:szCs w:val="21"/>
          </w:rPr>
          <w:delText xml:space="preserve">The project, with </w:delText>
        </w:r>
        <w:r w:rsidRPr="00BE0232" w:rsidDel="002867E7">
          <w:rPr>
            <w:rFonts w:ascii="Arial" w:hAnsi="Arial" w:cs="Arial"/>
            <w:b/>
            <w:bCs/>
            <w:sz w:val="21"/>
            <w:szCs w:val="21"/>
          </w:rPr>
          <w:delText>a total cost of approximately $10 million, generated significant benefits—estimated at $50 million per year</w:delText>
        </w:r>
        <w:r w:rsidRPr="00BE0232" w:rsidDel="002867E7">
          <w:rPr>
            <w:rFonts w:ascii="Arial" w:hAnsi="Arial" w:cs="Arial"/>
            <w:sz w:val="21"/>
            <w:szCs w:val="21"/>
          </w:rPr>
          <w:delText>—by improving labor efficiency, reducing errors, and streamlining decision-making in claim processing. The Petitioner's leadership directly contributed to these financial and operational gains.</w:delText>
        </w:r>
      </w:del>
    </w:p>
    <w:p w14:paraId="06353AFC" w14:textId="70263791" w:rsidR="00AC1CBA" w:rsidRPr="00BE0232" w:rsidDel="002867E7" w:rsidRDefault="004529BE" w:rsidP="004529BE">
      <w:pPr>
        <w:pStyle w:val="ListParagraph"/>
        <w:numPr>
          <w:ilvl w:val="0"/>
          <w:numId w:val="50"/>
        </w:numPr>
        <w:spacing w:after="240" w:line="360" w:lineRule="auto"/>
        <w:jc w:val="both"/>
        <w:rPr>
          <w:del w:id="460" w:author="Pamidi,Sushma" w:date="2025-12-08T09:36:00Z" w16du:dateUtc="2025-12-08T15:36:00Z"/>
          <w:rFonts w:cs="Arial"/>
          <w:szCs w:val="21"/>
        </w:rPr>
      </w:pPr>
      <w:del w:id="461" w:author="Pamidi,Sushma" w:date="2025-12-08T09:36:00Z" w16du:dateUtc="2025-12-08T15:36:00Z">
        <w:r w:rsidRPr="00BE0232" w:rsidDel="002867E7">
          <w:rPr>
            <w:rFonts w:cs="Arial"/>
            <w:szCs w:val="21"/>
          </w:rPr>
          <w:delText>The RphAI project reduced error rates and improved patient care by automating routine tasks. This directly supports CVS Health’s mission to provide better, more accessible healthcare, underscoring the critical nature of the Petitioner’s role.</w:delText>
        </w:r>
      </w:del>
    </w:p>
    <w:p w14:paraId="798834DA" w14:textId="690D6CA0" w:rsidR="004529BE" w:rsidRPr="00BE0232" w:rsidDel="002867E7" w:rsidRDefault="004529BE" w:rsidP="004529BE">
      <w:pPr>
        <w:pStyle w:val="ListParagraph"/>
        <w:numPr>
          <w:ilvl w:val="0"/>
          <w:numId w:val="50"/>
        </w:numPr>
        <w:spacing w:after="240" w:line="360" w:lineRule="auto"/>
        <w:jc w:val="both"/>
        <w:rPr>
          <w:del w:id="462" w:author="Pamidi,Sushma" w:date="2025-12-08T09:36:00Z" w16du:dateUtc="2025-12-08T15:36:00Z"/>
          <w:rFonts w:cs="Arial"/>
          <w:szCs w:val="21"/>
        </w:rPr>
      </w:pPr>
      <w:del w:id="463" w:author="Pamidi,Sushma" w:date="2025-12-08T09:36:00Z" w16du:dateUtc="2025-12-08T15:36:00Z">
        <w:r w:rsidRPr="00BE0232" w:rsidDel="002867E7">
          <w:rPr>
            <w:rFonts w:cs="Arial"/>
            <w:szCs w:val="21"/>
          </w:rPr>
          <w:delText>The Petitioner’s leadership in such a high-impact project reinforced CVS Health’s reputation as a leader in healthcare innovation, further elevating the company’s position in the industry.</w:delText>
        </w:r>
      </w:del>
    </w:p>
    <w:p w14:paraId="4A392E8B" w14:textId="430D2445" w:rsidR="004529BE" w:rsidRPr="00BE0232" w:rsidDel="002867E7" w:rsidRDefault="004529BE" w:rsidP="004529BE">
      <w:pPr>
        <w:pStyle w:val="ListParagraph"/>
        <w:spacing w:after="240" w:line="360" w:lineRule="auto"/>
        <w:jc w:val="both"/>
        <w:rPr>
          <w:del w:id="464" w:author="Pamidi,Sushma" w:date="2025-12-08T09:36:00Z" w16du:dateUtc="2025-12-08T15:36:00Z"/>
          <w:rFonts w:cs="Arial"/>
          <w:szCs w:val="21"/>
        </w:rPr>
      </w:pPr>
    </w:p>
    <w:p w14:paraId="4E35FA5A" w14:textId="6A35455A" w:rsidR="00AC1CBA" w:rsidRPr="00BE0232" w:rsidDel="002867E7" w:rsidRDefault="00AC1CBA" w:rsidP="009D3FA1">
      <w:pPr>
        <w:spacing w:after="240" w:line="360" w:lineRule="auto"/>
        <w:jc w:val="both"/>
        <w:rPr>
          <w:del w:id="465" w:author="Pamidi,Sushma" w:date="2025-12-08T09:36:00Z" w16du:dateUtc="2025-12-08T15:36:00Z"/>
          <w:rFonts w:ascii="Arial" w:hAnsi="Arial" w:cs="Arial"/>
          <w:b/>
          <w:bCs/>
          <w:color w:val="833C0B" w:themeColor="accent2" w:themeShade="80"/>
          <w:sz w:val="28"/>
          <w:szCs w:val="21"/>
        </w:rPr>
      </w:pPr>
    </w:p>
    <w:p w14:paraId="4CECAB39" w14:textId="4A843D1E" w:rsidR="008B2EBD" w:rsidRPr="00BE0232" w:rsidDel="002867E7" w:rsidRDefault="00D460B5" w:rsidP="00B43A22">
      <w:pPr>
        <w:spacing w:after="160" w:line="360" w:lineRule="auto"/>
        <w:jc w:val="both"/>
        <w:rPr>
          <w:del w:id="466" w:author="Pamidi,Sushma" w:date="2025-12-08T09:36:00Z" w16du:dateUtc="2025-12-08T15:36:00Z"/>
          <w:rFonts w:ascii="Arial" w:eastAsiaTheme="minorHAnsi" w:hAnsi="Arial" w:cs="Arial"/>
          <w:i/>
          <w:iCs/>
          <w:color w:val="833C0B" w:themeColor="accent2" w:themeShade="80"/>
          <w:sz w:val="21"/>
          <w:szCs w:val="21"/>
        </w:rPr>
      </w:pPr>
      <w:del w:id="467" w:author="Pamidi,Sushma" w:date="2025-12-08T09:36:00Z" w16du:dateUtc="2025-12-08T15:36:00Z">
        <w:r w:rsidRPr="00BE0232" w:rsidDel="002867E7">
          <w:rPr>
            <w:rFonts w:ascii="Arial" w:hAnsi="Arial" w:cs="Arial"/>
            <w:color w:val="000000" w:themeColor="text1"/>
            <w:sz w:val="21"/>
            <w:szCs w:val="21"/>
          </w:rPr>
          <w:delText xml:space="preserve">The author concludes this section </w:delText>
        </w:r>
        <w:r w:rsidR="006E3071" w:rsidRPr="00BE0232" w:rsidDel="002867E7">
          <w:rPr>
            <w:rFonts w:ascii="Arial" w:hAnsi="Arial" w:cs="Arial"/>
            <w:color w:val="000000" w:themeColor="text1"/>
            <w:sz w:val="21"/>
            <w:szCs w:val="21"/>
          </w:rPr>
          <w:delText>by saying</w:delText>
        </w:r>
        <w:r w:rsidR="006E3071" w:rsidRPr="00BE0232" w:rsidDel="002867E7">
          <w:rPr>
            <w:rFonts w:ascii="Arial" w:hAnsi="Arial" w:cs="Arial"/>
            <w:i/>
            <w:iCs/>
            <w:color w:val="000000" w:themeColor="text1"/>
            <w:sz w:val="21"/>
            <w:szCs w:val="21"/>
          </w:rPr>
          <w:delText>,</w:delText>
        </w:r>
        <w:r w:rsidRPr="00BE0232" w:rsidDel="002867E7">
          <w:rPr>
            <w:rFonts w:ascii="Arial" w:hAnsi="Arial" w:cs="Arial"/>
            <w:i/>
            <w:iCs/>
            <w:color w:val="000000" w:themeColor="text1"/>
            <w:sz w:val="21"/>
            <w:szCs w:val="21"/>
          </w:rPr>
          <w:delText xml:space="preserve"> </w:delText>
        </w:r>
        <w:r w:rsidR="008B2EBD" w:rsidRPr="00BE0232" w:rsidDel="002867E7">
          <w:rPr>
            <w:rFonts w:ascii="Arial" w:eastAsiaTheme="minorHAnsi" w:hAnsi="Arial" w:cs="Arial"/>
            <w:i/>
            <w:iCs/>
            <w:color w:val="833C0B" w:themeColor="accent2" w:themeShade="80"/>
            <w:sz w:val="21"/>
            <w:szCs w:val="21"/>
          </w:rPr>
          <w:delText>“</w:delText>
        </w:r>
        <w:r w:rsidR="00D47CDD" w:rsidRPr="00BE0232" w:rsidDel="002867E7">
          <w:rPr>
            <w:rFonts w:ascii="Arial" w:eastAsiaTheme="minorHAnsi" w:hAnsi="Arial" w:cs="Arial"/>
            <w:i/>
            <w:iCs/>
            <w:color w:val="833C0B" w:themeColor="accent2" w:themeShade="80"/>
            <w:sz w:val="21"/>
            <w:szCs w:val="21"/>
          </w:rPr>
          <w:delText>The importance of this project to the company cannot be overstated. It improved operational efficiency, reduced error rates, and enhanced patient care by automating many of the routine tasks pharmacists previously had to manage manually. These improvements directly contributed to CVS Health’s mission to provide accessible and affordable healthcare. The total cost of this program was approximately USD 10 Million (labor converted from billed hours to $ and including Capital expenses for Infrastructure provisioning). The realized benefit in terms of labor efficiencies due to the automation of improved patient safety outcomes and reduction in decision-making times due to streamlining claim processing workflows is estimated at approximately USD 50 Million per year. Pavan’s leadership in this critical project enabled CVS Health to not only improve operations but further cement its reputation as a leader in healthcare innovation.”</w:delText>
        </w:r>
      </w:del>
    </w:p>
    <w:p w14:paraId="07941098" w14:textId="1C58449C" w:rsidR="00D460B5" w:rsidRPr="00BE0232" w:rsidDel="002867E7" w:rsidRDefault="00D460B5" w:rsidP="008B2EBD">
      <w:pPr>
        <w:spacing w:after="160" w:line="360" w:lineRule="auto"/>
        <w:jc w:val="both"/>
        <w:rPr>
          <w:del w:id="468" w:author="Pamidi,Sushma" w:date="2025-12-08T09:36:00Z" w16du:dateUtc="2025-12-08T15:36:00Z"/>
          <w:rFonts w:ascii="Arial" w:hAnsi="Arial" w:cs="Arial"/>
          <w:color w:val="000000" w:themeColor="text1"/>
          <w:sz w:val="21"/>
          <w:szCs w:val="21"/>
        </w:rPr>
      </w:pPr>
      <w:del w:id="469" w:author="Pamidi,Sushma" w:date="2025-12-08T09:36:00Z" w16du:dateUtc="2025-12-08T15:36:00Z">
        <w:r w:rsidRPr="00BE0232" w:rsidDel="002867E7">
          <w:rPr>
            <w:rFonts w:ascii="Arial" w:hAnsi="Arial" w:cs="Arial"/>
            <w:color w:val="000000" w:themeColor="text1"/>
            <w:sz w:val="21"/>
            <w:szCs w:val="21"/>
          </w:rPr>
          <w:delText xml:space="preserve">Based on all of the above, it is demonstrably evident that the Petitioner’s role has been critical to the company and the </w:delText>
        </w:r>
        <w:r w:rsidR="00AB2FD8" w:rsidRPr="00BE0232" w:rsidDel="002867E7">
          <w:rPr>
            <w:rFonts w:ascii="Arial" w:hAnsi="Arial" w:cs="Arial"/>
            <w:color w:val="000000" w:themeColor="text1"/>
            <w:sz w:val="21"/>
            <w:szCs w:val="21"/>
          </w:rPr>
          <w:delText>success</w:delText>
        </w:r>
        <w:r w:rsidRPr="00BE0232" w:rsidDel="002867E7">
          <w:rPr>
            <w:rFonts w:ascii="Arial" w:hAnsi="Arial" w:cs="Arial"/>
            <w:color w:val="000000" w:themeColor="text1"/>
            <w:sz w:val="21"/>
            <w:szCs w:val="21"/>
          </w:rPr>
          <w:delText xml:space="preserve"> of the same.</w:delText>
        </w:r>
      </w:del>
    </w:p>
    <w:p w14:paraId="7FD63627" w14:textId="78E97402" w:rsidR="00D67BD0" w:rsidRPr="00BE0232" w:rsidDel="002867E7" w:rsidRDefault="00D67BD0">
      <w:pPr>
        <w:spacing w:after="160" w:line="259" w:lineRule="auto"/>
        <w:rPr>
          <w:del w:id="470" w:author="Pamidi,Sushma" w:date="2025-12-08T09:36:00Z" w16du:dateUtc="2025-12-08T15:36:00Z"/>
          <w:rFonts w:ascii="Arial" w:hAnsi="Arial" w:cs="Arial"/>
          <w:b/>
          <w:bCs/>
          <w:color w:val="833C0B" w:themeColor="accent2" w:themeShade="80"/>
          <w:sz w:val="28"/>
          <w:szCs w:val="28"/>
        </w:rPr>
      </w:pPr>
      <w:del w:id="471" w:author="Pamidi,Sushma" w:date="2025-12-08T09:36:00Z" w16du:dateUtc="2025-12-08T15:36:00Z">
        <w:r w:rsidRPr="00BE0232" w:rsidDel="002867E7">
          <w:rPr>
            <w:rFonts w:ascii="Arial" w:hAnsi="Arial" w:cs="Arial"/>
            <w:b/>
            <w:bCs/>
            <w:color w:val="833C0B" w:themeColor="accent2" w:themeShade="80"/>
            <w:sz w:val="28"/>
            <w:szCs w:val="28"/>
          </w:rPr>
          <w:br w:type="page"/>
        </w:r>
      </w:del>
    </w:p>
    <w:p w14:paraId="6EE0F8B4" w14:textId="3EB0326D" w:rsidR="00D460B5" w:rsidRPr="00BE0232" w:rsidDel="002867E7" w:rsidRDefault="00D460B5" w:rsidP="008B2EBD">
      <w:pPr>
        <w:spacing w:after="160" w:line="259" w:lineRule="auto"/>
        <w:jc w:val="center"/>
        <w:rPr>
          <w:del w:id="472" w:author="Pamidi,Sushma" w:date="2025-12-08T09:36:00Z" w16du:dateUtc="2025-12-08T15:36:00Z"/>
          <w:rFonts w:ascii="Arial" w:hAnsi="Arial" w:cs="Arial"/>
          <w:b/>
          <w:bCs/>
          <w:color w:val="833C0B" w:themeColor="accent2" w:themeShade="80"/>
        </w:rPr>
      </w:pPr>
      <w:del w:id="473" w:author="Pamidi,Sushma" w:date="2025-12-08T09:36:00Z" w16du:dateUtc="2025-12-08T15:36:00Z">
        <w:r w:rsidRPr="00BE0232" w:rsidDel="002867E7">
          <w:rPr>
            <w:rFonts w:ascii="Arial" w:hAnsi="Arial" w:cs="Arial"/>
            <w:b/>
            <w:bCs/>
            <w:color w:val="833C0B" w:themeColor="accent2" w:themeShade="80"/>
            <w:sz w:val="28"/>
            <w:szCs w:val="28"/>
          </w:rPr>
          <w:delText>Analysis of Petitioner’s Impact on the Company as a Whole</w:delText>
        </w:r>
      </w:del>
    </w:p>
    <w:p w14:paraId="31D23A19" w14:textId="088B4596" w:rsidR="009656B4" w:rsidRPr="00BE0232" w:rsidDel="002867E7" w:rsidRDefault="009656B4" w:rsidP="00D460B5">
      <w:pPr>
        <w:pStyle w:val="NoSpacing"/>
        <w:spacing w:line="360" w:lineRule="auto"/>
        <w:jc w:val="both"/>
        <w:rPr>
          <w:del w:id="474" w:author="Pamidi,Sushma" w:date="2025-12-08T09:36:00Z" w16du:dateUtc="2025-12-08T15:36:00Z"/>
          <w:noProof w:val="0"/>
          <w:sz w:val="21"/>
          <w:szCs w:val="21"/>
        </w:rPr>
      </w:pPr>
    </w:p>
    <w:p w14:paraId="79175F09" w14:textId="2FF1D8C9" w:rsidR="002028EE" w:rsidRPr="00BE0232" w:rsidDel="002867E7" w:rsidRDefault="009656B4" w:rsidP="009656B4">
      <w:pPr>
        <w:pStyle w:val="NoSpacing"/>
        <w:spacing w:line="360" w:lineRule="auto"/>
        <w:jc w:val="both"/>
        <w:rPr>
          <w:del w:id="475" w:author="Pamidi,Sushma" w:date="2025-12-08T09:36:00Z" w16du:dateUtc="2025-12-08T15:36:00Z"/>
          <w:noProof w:val="0"/>
          <w:sz w:val="21"/>
          <w:szCs w:val="21"/>
        </w:rPr>
      </w:pPr>
      <w:del w:id="476" w:author="Pamidi,Sushma" w:date="2025-12-08T09:36:00Z" w16du:dateUtc="2025-12-08T15:36:00Z">
        <w:r w:rsidRPr="00BE0232" w:rsidDel="002867E7">
          <w:rPr>
            <w:noProof w:val="0"/>
            <w:sz w:val="21"/>
            <w:szCs w:val="21"/>
          </w:rPr>
          <w:delText>Counsel submits evidence from the Petitioner’s leading and critical role letter, where the author attests to the Petitioner’s outstanding work, impacting the success of the company as a whole. The Petitioner’s impact on this highly distinguished company is evident through the following:</w:delText>
        </w:r>
      </w:del>
    </w:p>
    <w:p w14:paraId="66B50FFD" w14:textId="6C16750D" w:rsidR="002028EE" w:rsidRPr="00BE0232" w:rsidDel="002867E7" w:rsidRDefault="002028EE" w:rsidP="009656B4">
      <w:pPr>
        <w:pStyle w:val="NoSpacing"/>
        <w:spacing w:line="360" w:lineRule="auto"/>
        <w:jc w:val="both"/>
        <w:rPr>
          <w:del w:id="477" w:author="Pamidi,Sushma" w:date="2025-12-08T09:36:00Z" w16du:dateUtc="2025-12-08T15:36:00Z"/>
          <w:noProof w:val="0"/>
          <w:sz w:val="21"/>
          <w:szCs w:val="21"/>
        </w:rPr>
      </w:pPr>
    </w:p>
    <w:p w14:paraId="05FA02B9" w14:textId="08CEDB41" w:rsidR="00D47CDD" w:rsidRPr="00BE0232" w:rsidDel="002867E7" w:rsidRDefault="00D47CDD" w:rsidP="00D47CDD">
      <w:pPr>
        <w:pStyle w:val="NoSpacing"/>
        <w:numPr>
          <w:ilvl w:val="0"/>
          <w:numId w:val="57"/>
        </w:numPr>
        <w:spacing w:line="360" w:lineRule="auto"/>
        <w:jc w:val="both"/>
        <w:rPr>
          <w:del w:id="478" w:author="Pamidi,Sushma" w:date="2025-12-08T09:36:00Z" w16du:dateUtc="2025-12-08T15:36:00Z"/>
          <w:sz w:val="21"/>
          <w:szCs w:val="21"/>
          <w:lang w:val="en-GB"/>
        </w:rPr>
      </w:pPr>
      <w:del w:id="479" w:author="Pamidi,Sushma" w:date="2025-12-08T09:36:00Z" w16du:dateUtc="2025-12-08T15:36:00Z">
        <w:r w:rsidRPr="00BE0232" w:rsidDel="002867E7">
          <w:rPr>
            <w:b/>
            <w:bCs/>
            <w:sz w:val="21"/>
            <w:szCs w:val="21"/>
            <w:lang w:val="en-GB"/>
          </w:rPr>
          <w:delText>Strategic Importance</w:delText>
        </w:r>
        <w:r w:rsidRPr="00BE0232" w:rsidDel="002867E7">
          <w:rPr>
            <w:sz w:val="21"/>
            <w:szCs w:val="21"/>
            <w:lang w:val="en-GB"/>
          </w:rPr>
          <w:delText>:</w:delText>
        </w:r>
      </w:del>
    </w:p>
    <w:p w14:paraId="6347313F" w14:textId="50EAA370" w:rsidR="00D47CDD" w:rsidRPr="00BE0232" w:rsidDel="002867E7" w:rsidRDefault="00D47CDD" w:rsidP="00D47CDD">
      <w:pPr>
        <w:pStyle w:val="NoSpacing"/>
        <w:spacing w:line="360" w:lineRule="auto"/>
        <w:ind w:left="720"/>
        <w:jc w:val="both"/>
        <w:rPr>
          <w:del w:id="480" w:author="Pamidi,Sushma" w:date="2025-12-08T09:36:00Z" w16du:dateUtc="2025-12-08T15:36:00Z"/>
          <w:sz w:val="21"/>
          <w:szCs w:val="21"/>
          <w:lang w:val="en-GB"/>
        </w:rPr>
      </w:pPr>
      <w:del w:id="481" w:author="Pamidi,Sushma" w:date="2025-12-08T09:36:00Z" w16du:dateUtc="2025-12-08T15:36:00Z">
        <w:r w:rsidRPr="00BE0232" w:rsidDel="002867E7">
          <w:rPr>
            <w:sz w:val="21"/>
            <w:szCs w:val="21"/>
            <w:lang w:val="en-GB"/>
          </w:rPr>
          <w:delText>The Petitioner's ability to manage large-scale, critical initiatives directly supports CVS Health’s mission to improve patient health, make healthcare more accessible, and streamline operations. His work is integral to achieving the company’s long-term goals as a Fortune 6 company.</w:delText>
        </w:r>
      </w:del>
    </w:p>
    <w:p w14:paraId="3D392703" w14:textId="590FC727" w:rsidR="00D47CDD" w:rsidRPr="00BE0232" w:rsidDel="002867E7" w:rsidRDefault="00D47CDD" w:rsidP="00D47CDD">
      <w:pPr>
        <w:pStyle w:val="NoSpacing"/>
        <w:numPr>
          <w:ilvl w:val="0"/>
          <w:numId w:val="57"/>
        </w:numPr>
        <w:spacing w:line="360" w:lineRule="auto"/>
        <w:jc w:val="both"/>
        <w:rPr>
          <w:del w:id="482" w:author="Pamidi,Sushma" w:date="2025-12-08T09:36:00Z" w16du:dateUtc="2025-12-08T15:36:00Z"/>
          <w:sz w:val="21"/>
          <w:szCs w:val="21"/>
          <w:lang w:val="en-GB"/>
        </w:rPr>
      </w:pPr>
      <w:del w:id="483" w:author="Pamidi,Sushma" w:date="2025-12-08T09:36:00Z" w16du:dateUtc="2025-12-08T15:36:00Z">
        <w:r w:rsidRPr="00BE0232" w:rsidDel="002867E7">
          <w:rPr>
            <w:sz w:val="21"/>
            <w:szCs w:val="21"/>
            <w:lang w:val="en-GB"/>
          </w:rPr>
          <w:delText xml:space="preserve"> </w:delText>
        </w:r>
        <w:r w:rsidRPr="00BE0232" w:rsidDel="002867E7">
          <w:rPr>
            <w:b/>
            <w:bCs/>
            <w:sz w:val="21"/>
            <w:szCs w:val="21"/>
            <w:lang w:val="en-GB"/>
          </w:rPr>
          <w:delText>Financial Impact</w:delText>
        </w:r>
        <w:r w:rsidRPr="00BE0232" w:rsidDel="002867E7">
          <w:rPr>
            <w:sz w:val="21"/>
            <w:szCs w:val="21"/>
            <w:lang w:val="en-GB"/>
          </w:rPr>
          <w:delText>:</w:delText>
        </w:r>
      </w:del>
    </w:p>
    <w:p w14:paraId="37BF888D" w14:textId="783543F9" w:rsidR="00032B25" w:rsidRPr="00BE0232" w:rsidDel="002867E7" w:rsidRDefault="00D47CDD" w:rsidP="001C2E57">
      <w:pPr>
        <w:pStyle w:val="NoSpacing"/>
        <w:spacing w:line="360" w:lineRule="auto"/>
        <w:ind w:left="720"/>
        <w:jc w:val="both"/>
        <w:rPr>
          <w:del w:id="484" w:author="Pamidi,Sushma" w:date="2025-12-08T09:36:00Z" w16du:dateUtc="2025-12-08T15:36:00Z"/>
          <w:sz w:val="21"/>
          <w:szCs w:val="21"/>
          <w:lang w:val="en-GB"/>
        </w:rPr>
      </w:pPr>
      <w:del w:id="485" w:author="Pamidi,Sushma" w:date="2025-12-08T09:36:00Z" w16du:dateUtc="2025-12-08T15:36:00Z">
        <w:r w:rsidRPr="00BE0232" w:rsidDel="002867E7">
          <w:rPr>
            <w:sz w:val="21"/>
            <w:szCs w:val="21"/>
            <w:lang w:val="en-GB"/>
          </w:rPr>
          <w:delText xml:space="preserve">The RphAI project, which the Petitioner led, generated approximately </w:delText>
        </w:r>
        <w:r w:rsidR="00AB3AA0" w:rsidRPr="00BE0232" w:rsidDel="002867E7">
          <w:rPr>
            <w:b/>
            <w:bCs/>
            <w:sz w:val="21"/>
            <w:szCs w:val="21"/>
            <w:lang w:val="en-GB"/>
          </w:rPr>
          <w:delText xml:space="preserve">USD </w:delText>
        </w:r>
        <w:r w:rsidRPr="00BE0232" w:rsidDel="002867E7">
          <w:rPr>
            <w:b/>
            <w:bCs/>
            <w:sz w:val="21"/>
            <w:szCs w:val="21"/>
            <w:lang w:val="en-GB"/>
          </w:rPr>
          <w:delText>50 million in annual savings, a massive return on the</w:delText>
        </w:r>
        <w:r w:rsidR="00AB3AA0" w:rsidRPr="00BE0232" w:rsidDel="002867E7">
          <w:rPr>
            <w:b/>
            <w:bCs/>
            <w:sz w:val="21"/>
            <w:szCs w:val="21"/>
            <w:lang w:val="en-GB"/>
          </w:rPr>
          <w:delText xml:space="preserve"> USD </w:delText>
        </w:r>
        <w:r w:rsidR="001C2E57" w:rsidRPr="00BE0232" w:rsidDel="002867E7">
          <w:rPr>
            <w:b/>
            <w:bCs/>
            <w:sz w:val="21"/>
            <w:szCs w:val="21"/>
            <w:lang w:val="en-GB"/>
          </w:rPr>
          <w:delText>10 million investment</w:delText>
        </w:r>
        <w:r w:rsidR="001C2E57" w:rsidRPr="00BE0232" w:rsidDel="002867E7">
          <w:rPr>
            <w:sz w:val="21"/>
            <w:szCs w:val="21"/>
            <w:lang w:val="en-GB"/>
          </w:rPr>
          <w:delText>. This financial success highlights his contribution to CVS’s bottom line, providing significant cost efficiencies through automation and reducing human errors in pharmacy operations.</w:delText>
        </w:r>
      </w:del>
    </w:p>
    <w:p w14:paraId="440EE19C" w14:textId="15438AFF" w:rsidR="00D47CDD" w:rsidRPr="00BE0232" w:rsidDel="002867E7" w:rsidRDefault="00D47CDD" w:rsidP="00D47CDD">
      <w:pPr>
        <w:pStyle w:val="NoSpacing"/>
        <w:numPr>
          <w:ilvl w:val="0"/>
          <w:numId w:val="57"/>
        </w:numPr>
        <w:spacing w:line="360" w:lineRule="auto"/>
        <w:jc w:val="both"/>
        <w:rPr>
          <w:del w:id="486" w:author="Pamidi,Sushma" w:date="2025-12-08T09:36:00Z" w16du:dateUtc="2025-12-08T15:36:00Z"/>
          <w:sz w:val="21"/>
          <w:szCs w:val="21"/>
          <w:lang w:val="en-GB"/>
        </w:rPr>
      </w:pPr>
      <w:del w:id="487" w:author="Pamidi,Sushma" w:date="2025-12-08T09:36:00Z" w16du:dateUtc="2025-12-08T15:36:00Z">
        <w:r w:rsidRPr="00BE0232" w:rsidDel="002867E7">
          <w:rPr>
            <w:b/>
            <w:bCs/>
            <w:sz w:val="21"/>
            <w:szCs w:val="21"/>
            <w:lang w:val="en-GB"/>
          </w:rPr>
          <w:delText>Operational Impact</w:delText>
        </w:r>
        <w:r w:rsidRPr="00BE0232" w:rsidDel="002867E7">
          <w:rPr>
            <w:sz w:val="21"/>
            <w:szCs w:val="21"/>
            <w:lang w:val="en-GB"/>
          </w:rPr>
          <w:delText>:</w:delText>
        </w:r>
      </w:del>
    </w:p>
    <w:p w14:paraId="09F1EB9A" w14:textId="3F77E781" w:rsidR="00D47CDD" w:rsidRPr="00BE0232" w:rsidDel="002867E7" w:rsidRDefault="00D47CDD" w:rsidP="00D47CDD">
      <w:pPr>
        <w:pStyle w:val="NoSpacing"/>
        <w:spacing w:line="360" w:lineRule="auto"/>
        <w:ind w:left="720"/>
        <w:jc w:val="both"/>
        <w:rPr>
          <w:del w:id="488" w:author="Pamidi,Sushma" w:date="2025-12-08T09:36:00Z" w16du:dateUtc="2025-12-08T15:36:00Z"/>
          <w:sz w:val="21"/>
          <w:szCs w:val="21"/>
          <w:lang w:val="en-GB"/>
        </w:rPr>
      </w:pPr>
      <w:del w:id="489" w:author="Pamidi,Sushma" w:date="2025-12-08T09:36:00Z" w16du:dateUtc="2025-12-08T15:36:00Z">
        <w:r w:rsidRPr="00BE0232" w:rsidDel="002867E7">
          <w:rPr>
            <w:sz w:val="21"/>
            <w:szCs w:val="21"/>
            <w:lang w:val="en-GB"/>
          </w:rPr>
          <w:delText>By automating essential tasks, the Petitioner enabled CVS Health to scale its pharmacy operations more effectively, maintaining high accuracy and efficiency. His leadership ensured the successful implementation of AI-driven processes, improving productivity and allowing CVS to serve its patients</w:delText>
        </w:r>
        <w:r w:rsidR="00AB3AA0" w:rsidRPr="00BE0232" w:rsidDel="002867E7">
          <w:rPr>
            <w:sz w:val="21"/>
            <w:szCs w:val="21"/>
            <w:lang w:val="en-GB"/>
          </w:rPr>
          <w:delText xml:space="preserve"> better</w:delText>
        </w:r>
        <w:r w:rsidRPr="00BE0232" w:rsidDel="002867E7">
          <w:rPr>
            <w:sz w:val="21"/>
            <w:szCs w:val="21"/>
            <w:lang w:val="en-GB"/>
          </w:rPr>
          <w:delText>.</w:delText>
        </w:r>
      </w:del>
    </w:p>
    <w:p w14:paraId="20E822D4" w14:textId="4E60DD6A" w:rsidR="00D47CDD" w:rsidRPr="00BE0232" w:rsidDel="002867E7" w:rsidRDefault="00D47CDD" w:rsidP="00D47CDD">
      <w:pPr>
        <w:pStyle w:val="NoSpacing"/>
        <w:numPr>
          <w:ilvl w:val="0"/>
          <w:numId w:val="57"/>
        </w:numPr>
        <w:spacing w:line="360" w:lineRule="auto"/>
        <w:jc w:val="both"/>
        <w:rPr>
          <w:del w:id="490" w:author="Pamidi,Sushma" w:date="2025-12-08T09:36:00Z" w16du:dateUtc="2025-12-08T15:36:00Z"/>
          <w:sz w:val="21"/>
          <w:szCs w:val="21"/>
          <w:lang w:val="en-GB"/>
        </w:rPr>
      </w:pPr>
      <w:del w:id="491" w:author="Pamidi,Sushma" w:date="2025-12-08T09:36:00Z" w16du:dateUtc="2025-12-08T15:36:00Z">
        <w:r w:rsidRPr="00BE0232" w:rsidDel="002867E7">
          <w:rPr>
            <w:b/>
            <w:bCs/>
            <w:sz w:val="21"/>
            <w:szCs w:val="21"/>
            <w:lang w:val="en-GB"/>
          </w:rPr>
          <w:delText>Patient Safety and Quality of Care</w:delText>
        </w:r>
        <w:r w:rsidRPr="00BE0232" w:rsidDel="002867E7">
          <w:rPr>
            <w:sz w:val="21"/>
            <w:szCs w:val="21"/>
            <w:lang w:val="en-GB"/>
          </w:rPr>
          <w:delText>:</w:delText>
        </w:r>
      </w:del>
    </w:p>
    <w:p w14:paraId="048CD51E" w14:textId="2C5099AD" w:rsidR="00D47CDD" w:rsidRPr="00BE0232" w:rsidDel="002867E7" w:rsidRDefault="00D47CDD" w:rsidP="00D47CDD">
      <w:pPr>
        <w:pStyle w:val="NoSpacing"/>
        <w:spacing w:line="360" w:lineRule="auto"/>
        <w:ind w:left="720"/>
        <w:jc w:val="both"/>
        <w:rPr>
          <w:del w:id="492" w:author="Pamidi,Sushma" w:date="2025-12-08T09:36:00Z" w16du:dateUtc="2025-12-08T15:36:00Z"/>
          <w:sz w:val="21"/>
          <w:szCs w:val="21"/>
          <w:lang w:val="en-GB"/>
        </w:rPr>
      </w:pPr>
      <w:del w:id="493" w:author="Pamidi,Sushma" w:date="2025-12-08T09:36:00Z" w16du:dateUtc="2025-12-08T15:36:00Z">
        <w:r w:rsidRPr="00BE0232" w:rsidDel="002867E7">
          <w:rPr>
            <w:sz w:val="21"/>
            <w:szCs w:val="21"/>
            <w:lang w:val="en-GB"/>
          </w:rPr>
          <w:delText xml:space="preserve">The Petitioner's work directly impacted patient safety by reducing human error in critical tasks like prescription filling and insurance claim processing. His leadership in introducing AI-based decision-making systems has improved </w:delText>
        </w:r>
        <w:r w:rsidR="00AB3AA0" w:rsidRPr="00BE0232" w:rsidDel="002867E7">
          <w:rPr>
            <w:sz w:val="21"/>
            <w:szCs w:val="21"/>
            <w:lang w:val="en-GB"/>
          </w:rPr>
          <w:delText>pa</w:delText>
        </w:r>
        <w:r w:rsidRPr="00BE0232" w:rsidDel="002867E7">
          <w:rPr>
            <w:sz w:val="21"/>
            <w:szCs w:val="21"/>
            <w:lang w:val="en-GB"/>
          </w:rPr>
          <w:delText>t</w:delText>
        </w:r>
        <w:r w:rsidR="00AB3AA0" w:rsidRPr="00BE0232" w:rsidDel="002867E7">
          <w:rPr>
            <w:sz w:val="21"/>
            <w:szCs w:val="21"/>
            <w:lang w:val="en-GB"/>
          </w:rPr>
          <w:delText>i</w:delText>
        </w:r>
        <w:r w:rsidRPr="00BE0232" w:rsidDel="002867E7">
          <w:rPr>
            <w:sz w:val="21"/>
            <w:szCs w:val="21"/>
            <w:lang w:val="en-GB"/>
          </w:rPr>
          <w:delText>e</w:delText>
        </w:r>
        <w:r w:rsidR="00AB3AA0" w:rsidRPr="00BE0232" w:rsidDel="002867E7">
          <w:rPr>
            <w:sz w:val="21"/>
            <w:szCs w:val="21"/>
            <w:lang w:val="en-GB"/>
          </w:rPr>
          <w:delText>nts'</w:delText>
        </w:r>
        <w:r w:rsidRPr="00BE0232" w:rsidDel="002867E7">
          <w:rPr>
            <w:sz w:val="21"/>
            <w:szCs w:val="21"/>
            <w:lang w:val="en-GB"/>
          </w:rPr>
          <w:delText xml:space="preserve"> quality of care, enhancing CVS’s ability to deliver safer healthcare.</w:delText>
        </w:r>
      </w:del>
    </w:p>
    <w:p w14:paraId="29D898EC" w14:textId="75726651" w:rsidR="00D47CDD" w:rsidRPr="00BE0232" w:rsidDel="002867E7" w:rsidRDefault="00D47CDD" w:rsidP="00AB3AA0">
      <w:pPr>
        <w:pStyle w:val="NoSpacing"/>
        <w:numPr>
          <w:ilvl w:val="0"/>
          <w:numId w:val="57"/>
        </w:numPr>
        <w:spacing w:line="360" w:lineRule="auto"/>
        <w:jc w:val="both"/>
        <w:rPr>
          <w:del w:id="494" w:author="Pamidi,Sushma" w:date="2025-12-08T09:36:00Z" w16du:dateUtc="2025-12-08T15:36:00Z"/>
          <w:sz w:val="21"/>
          <w:szCs w:val="21"/>
          <w:lang w:val="en-GB"/>
        </w:rPr>
      </w:pPr>
      <w:del w:id="495" w:author="Pamidi,Sushma" w:date="2025-12-08T09:36:00Z" w16du:dateUtc="2025-12-08T15:36:00Z">
        <w:r w:rsidRPr="00BE0232" w:rsidDel="002867E7">
          <w:rPr>
            <w:b/>
            <w:bCs/>
            <w:sz w:val="21"/>
            <w:szCs w:val="21"/>
            <w:lang w:val="en-GB"/>
          </w:rPr>
          <w:delText>Reputation and Innovation Leadership</w:delText>
        </w:r>
        <w:r w:rsidRPr="00BE0232" w:rsidDel="002867E7">
          <w:rPr>
            <w:sz w:val="21"/>
            <w:szCs w:val="21"/>
            <w:lang w:val="en-GB"/>
          </w:rPr>
          <w:delText>:</w:delText>
        </w:r>
      </w:del>
    </w:p>
    <w:p w14:paraId="756F51F9" w14:textId="48475170" w:rsidR="00D47CDD" w:rsidRPr="00BE0232" w:rsidDel="002867E7" w:rsidRDefault="00AB3AA0" w:rsidP="00AB3AA0">
      <w:pPr>
        <w:pStyle w:val="NoSpacing"/>
        <w:spacing w:line="360" w:lineRule="auto"/>
        <w:ind w:left="720"/>
        <w:jc w:val="both"/>
        <w:rPr>
          <w:del w:id="496" w:author="Pamidi,Sushma" w:date="2025-12-08T09:36:00Z" w16du:dateUtc="2025-12-08T15:36:00Z"/>
          <w:sz w:val="21"/>
          <w:szCs w:val="21"/>
          <w:lang w:val="en-GB"/>
        </w:rPr>
      </w:pPr>
      <w:del w:id="497" w:author="Pamidi,Sushma" w:date="2025-12-08T09:36:00Z" w16du:dateUtc="2025-12-08T15:36:00Z">
        <w:r w:rsidRPr="00BE0232" w:rsidDel="002867E7">
          <w:rPr>
            <w:sz w:val="21"/>
            <w:szCs w:val="21"/>
            <w:lang w:val="en-GB"/>
          </w:rPr>
          <w:delText>The Petitioner</w:delText>
        </w:r>
        <w:r w:rsidR="00D47CDD" w:rsidRPr="00BE0232" w:rsidDel="002867E7">
          <w:rPr>
            <w:sz w:val="21"/>
            <w:szCs w:val="21"/>
            <w:lang w:val="en-GB"/>
          </w:rPr>
          <w:delText>’s contributions, especially with the RphAI project, positioned CVS Health as a leader in healthcare innovation. Internally, his efforts were recognized by the company’s executive leadership, and externally, they reinforced CVS’s standing in an increasingly competitive, technology-driven industry.</w:delText>
        </w:r>
      </w:del>
    </w:p>
    <w:p w14:paraId="4AA8BF28" w14:textId="0F7BDD3F" w:rsidR="00D47CDD" w:rsidRPr="00BE0232" w:rsidDel="002867E7" w:rsidRDefault="00D47CDD" w:rsidP="00AB3AA0">
      <w:pPr>
        <w:pStyle w:val="NoSpacing"/>
        <w:numPr>
          <w:ilvl w:val="0"/>
          <w:numId w:val="57"/>
        </w:numPr>
        <w:spacing w:line="360" w:lineRule="auto"/>
        <w:jc w:val="both"/>
        <w:rPr>
          <w:del w:id="498" w:author="Pamidi,Sushma" w:date="2025-12-08T09:36:00Z" w16du:dateUtc="2025-12-08T15:36:00Z"/>
          <w:sz w:val="21"/>
          <w:szCs w:val="21"/>
          <w:lang w:val="en-GB"/>
        </w:rPr>
      </w:pPr>
      <w:del w:id="499" w:author="Pamidi,Sushma" w:date="2025-12-08T09:36:00Z" w16du:dateUtc="2025-12-08T15:36:00Z">
        <w:r w:rsidRPr="00BE0232" w:rsidDel="002867E7">
          <w:rPr>
            <w:b/>
            <w:bCs/>
            <w:sz w:val="21"/>
            <w:szCs w:val="21"/>
            <w:lang w:val="en-GB"/>
          </w:rPr>
          <w:delText>Future-Proofing Operations</w:delText>
        </w:r>
        <w:r w:rsidRPr="00BE0232" w:rsidDel="002867E7">
          <w:rPr>
            <w:sz w:val="21"/>
            <w:szCs w:val="21"/>
            <w:lang w:val="en-GB"/>
          </w:rPr>
          <w:delText>:</w:delText>
        </w:r>
      </w:del>
    </w:p>
    <w:p w14:paraId="46BA4B8E" w14:textId="1E833641" w:rsidR="00D47CDD" w:rsidRPr="00BE0232" w:rsidDel="002867E7" w:rsidRDefault="00D47CDD" w:rsidP="00AB3AA0">
      <w:pPr>
        <w:pStyle w:val="NoSpacing"/>
        <w:spacing w:line="360" w:lineRule="auto"/>
        <w:ind w:left="720"/>
        <w:jc w:val="both"/>
        <w:rPr>
          <w:del w:id="500" w:author="Pamidi,Sushma" w:date="2025-12-08T09:36:00Z" w16du:dateUtc="2025-12-08T15:36:00Z"/>
          <w:sz w:val="21"/>
          <w:szCs w:val="21"/>
          <w:lang w:val="en-GB"/>
        </w:rPr>
      </w:pPr>
      <w:del w:id="501" w:author="Pamidi,Sushma" w:date="2025-12-08T09:36:00Z" w16du:dateUtc="2025-12-08T15:36:00Z">
        <w:r w:rsidRPr="00BE0232" w:rsidDel="002867E7">
          <w:rPr>
            <w:sz w:val="21"/>
            <w:szCs w:val="21"/>
            <w:lang w:val="en-GB"/>
          </w:rPr>
          <w:delText xml:space="preserve">By spearheading innovative AI initiatives, </w:delText>
        </w:r>
        <w:r w:rsidR="00AB3AA0" w:rsidRPr="00BE0232" w:rsidDel="002867E7">
          <w:rPr>
            <w:sz w:val="21"/>
            <w:szCs w:val="21"/>
            <w:lang w:val="en-GB"/>
          </w:rPr>
          <w:delText>the Petitioner</w:delText>
        </w:r>
        <w:r w:rsidRPr="00BE0232" w:rsidDel="002867E7">
          <w:rPr>
            <w:sz w:val="21"/>
            <w:szCs w:val="21"/>
            <w:lang w:val="en-GB"/>
          </w:rPr>
          <w:delText xml:space="preserve"> helped future-proof CVS Health’s operations. His work ensures that CVS remains adaptable and competitive, prepared to meet future challenges in the rapidly evolving healthcare industry.</w:delText>
        </w:r>
      </w:del>
    </w:p>
    <w:p w14:paraId="7A9C295D" w14:textId="2AC5178F" w:rsidR="00F144CA" w:rsidRPr="00BE0232" w:rsidDel="002867E7" w:rsidRDefault="00F144CA" w:rsidP="00F144CA">
      <w:pPr>
        <w:pStyle w:val="NoSpacing"/>
        <w:spacing w:line="360" w:lineRule="auto"/>
        <w:ind w:left="720"/>
        <w:jc w:val="both"/>
        <w:rPr>
          <w:del w:id="502" w:author="Pamidi,Sushma" w:date="2025-12-08T09:36:00Z" w16du:dateUtc="2025-12-08T15:36:00Z"/>
          <w:noProof w:val="0"/>
          <w:sz w:val="21"/>
          <w:szCs w:val="21"/>
          <w:lang w:val="en-GB"/>
        </w:rPr>
      </w:pPr>
    </w:p>
    <w:p w14:paraId="5357D130" w14:textId="747002F1" w:rsidR="00740EAA" w:rsidRPr="00BE0232" w:rsidDel="002867E7" w:rsidRDefault="00D002B6" w:rsidP="00740EAA">
      <w:pPr>
        <w:spacing w:line="360" w:lineRule="auto"/>
        <w:jc w:val="both"/>
        <w:rPr>
          <w:del w:id="503" w:author="Pamidi,Sushma" w:date="2025-12-08T09:36:00Z" w16du:dateUtc="2025-12-08T15:36:00Z"/>
          <w:rFonts w:ascii="Arial" w:eastAsiaTheme="minorHAnsi" w:hAnsi="Arial" w:cs="Arial"/>
          <w:i/>
          <w:iCs/>
          <w:color w:val="833C0B" w:themeColor="accent2" w:themeShade="80"/>
          <w:sz w:val="21"/>
          <w:szCs w:val="21"/>
        </w:rPr>
      </w:pPr>
      <w:del w:id="504" w:author="Pamidi,Sushma" w:date="2025-12-08T09:36:00Z" w16du:dateUtc="2025-12-08T15:36:00Z">
        <w:r w:rsidRPr="00BE0232" w:rsidDel="002867E7">
          <w:rPr>
            <w:rFonts w:ascii="Arial" w:hAnsi="Arial" w:cs="Arial"/>
            <w:sz w:val="21"/>
            <w:szCs w:val="21"/>
          </w:rPr>
          <w:delText>Finally, the author praises the Petitioner’s contribution as crucial and influential to the company and remarks:</w:delText>
        </w:r>
        <w:r w:rsidR="001A3FF0" w:rsidRPr="00BE0232" w:rsidDel="002867E7">
          <w:rPr>
            <w:rFonts w:ascii="Arial" w:hAnsi="Arial" w:cs="Arial"/>
            <w:sz w:val="21"/>
            <w:szCs w:val="21"/>
          </w:rPr>
          <w:delText xml:space="preserve"> </w:delText>
        </w:r>
        <w:r w:rsidR="001A3FF0" w:rsidRPr="00BE0232" w:rsidDel="002867E7">
          <w:rPr>
            <w:rFonts w:ascii="Arial" w:hAnsi="Arial" w:cs="Arial"/>
            <w:i/>
            <w:iCs/>
            <w:color w:val="833C0B" w:themeColor="accent2" w:themeShade="80"/>
            <w:sz w:val="21"/>
            <w:szCs w:val="21"/>
          </w:rPr>
          <w:delText>“</w:delText>
        </w:r>
        <w:r w:rsidR="00AB3AA0" w:rsidRPr="00BE0232" w:rsidDel="002867E7">
          <w:rPr>
            <w:rFonts w:ascii="Arial" w:hAnsi="Arial" w:cs="Arial"/>
            <w:i/>
            <w:iCs/>
            <w:color w:val="833C0B" w:themeColor="accent2" w:themeShade="80"/>
            <w:sz w:val="21"/>
            <w:szCs w:val="21"/>
          </w:rPr>
          <w:delText>Through his leadership, Pavan not only helped CVS save millions of dollars but also reinforced the company’s commitment to innovation and excellence in healthcare. His work on RphAI continues to benefit CVS Health by future-proofing its pharmacy operations in an increasingly competitive and technology-driven industry</w:delText>
        </w:r>
        <w:r w:rsidR="00740EAA" w:rsidRPr="00BE0232" w:rsidDel="002867E7">
          <w:rPr>
            <w:rFonts w:ascii="Arial" w:eastAsiaTheme="minorHAnsi" w:hAnsi="Arial" w:cs="Arial"/>
            <w:i/>
            <w:iCs/>
            <w:color w:val="833C0B" w:themeColor="accent2" w:themeShade="80"/>
            <w:sz w:val="21"/>
            <w:szCs w:val="21"/>
          </w:rPr>
          <w:delText>.”</w:delText>
        </w:r>
      </w:del>
    </w:p>
    <w:p w14:paraId="54E7BB5D" w14:textId="082DD79B" w:rsidR="00740EAA" w:rsidRPr="00BE0232" w:rsidDel="002867E7" w:rsidRDefault="00740EAA" w:rsidP="00740EAA">
      <w:pPr>
        <w:spacing w:line="360" w:lineRule="auto"/>
        <w:jc w:val="both"/>
        <w:rPr>
          <w:del w:id="505" w:author="Pamidi,Sushma" w:date="2025-12-08T09:36:00Z" w16du:dateUtc="2025-12-08T15:36:00Z"/>
          <w:rFonts w:ascii="Arial" w:eastAsiaTheme="minorHAnsi" w:hAnsi="Arial" w:cs="Arial"/>
          <w:i/>
          <w:iCs/>
          <w:color w:val="833C0B" w:themeColor="accent2" w:themeShade="80"/>
          <w:sz w:val="21"/>
          <w:szCs w:val="21"/>
        </w:rPr>
      </w:pPr>
    </w:p>
    <w:p w14:paraId="6C5DB7FE" w14:textId="3643A01C" w:rsidR="001A3FF0" w:rsidRPr="00BE0232" w:rsidDel="002867E7" w:rsidRDefault="00740EAA" w:rsidP="0065581F">
      <w:pPr>
        <w:pStyle w:val="NoSpacing"/>
        <w:spacing w:line="360" w:lineRule="auto"/>
        <w:jc w:val="both"/>
        <w:rPr>
          <w:del w:id="506" w:author="Pamidi,Sushma" w:date="2025-12-08T09:36:00Z" w16du:dateUtc="2025-12-08T15:36:00Z"/>
          <w:i/>
          <w:iCs/>
          <w:noProof w:val="0"/>
          <w:color w:val="833C0B" w:themeColor="accent2" w:themeShade="80"/>
          <w:sz w:val="21"/>
          <w:szCs w:val="21"/>
        </w:rPr>
      </w:pPr>
      <w:del w:id="507" w:author="Pamidi,Sushma" w:date="2025-12-08T09:36:00Z" w16du:dateUtc="2025-12-08T15:36:00Z">
        <w:r w:rsidRPr="00BE0232" w:rsidDel="002867E7">
          <w:rPr>
            <w:noProof w:val="0"/>
            <w:sz w:val="21"/>
            <w:szCs w:val="21"/>
          </w:rPr>
          <w:delText xml:space="preserve">This statement highlights the Petitioner’s essential contributions and the profound impact of his work on the company, emphasizing his crucial role in </w:delText>
        </w:r>
        <w:r w:rsidR="00AB3AA0" w:rsidRPr="00BE0232" w:rsidDel="002867E7">
          <w:rPr>
            <w:noProof w:val="0"/>
            <w:sz w:val="21"/>
            <w:szCs w:val="21"/>
          </w:rPr>
          <w:delText>CVS Health</w:delText>
        </w:r>
        <w:r w:rsidR="00D002B6" w:rsidRPr="00BE0232" w:rsidDel="002867E7">
          <w:rPr>
            <w:noProof w:val="0"/>
            <w:sz w:val="21"/>
            <w:szCs w:val="21"/>
          </w:rPr>
          <w:delText xml:space="preserve">´s </w:delText>
        </w:r>
        <w:r w:rsidR="001A3FF0" w:rsidRPr="00BE0232" w:rsidDel="002867E7">
          <w:rPr>
            <w:noProof w:val="0"/>
            <w:sz w:val="21"/>
            <w:szCs w:val="21"/>
          </w:rPr>
          <w:delText>success.</w:delText>
        </w:r>
      </w:del>
    </w:p>
    <w:p w14:paraId="31910006" w14:textId="5B621694" w:rsidR="001A3FF0" w:rsidRPr="00BE0232" w:rsidDel="002867E7" w:rsidRDefault="001A3FF0" w:rsidP="00ED7411">
      <w:pPr>
        <w:pStyle w:val="BodyText"/>
        <w:kinsoku w:val="0"/>
        <w:overflowPunct w:val="0"/>
        <w:spacing w:before="207" w:line="360" w:lineRule="auto"/>
        <w:jc w:val="both"/>
        <w:rPr>
          <w:del w:id="508" w:author="Pamidi,Sushma" w:date="2025-12-08T09:36:00Z" w16du:dateUtc="2025-12-08T15:36:00Z"/>
          <w:color w:val="000000" w:themeColor="text1"/>
        </w:rPr>
      </w:pPr>
    </w:p>
    <w:p w14:paraId="5E19A02F" w14:textId="42FA0580" w:rsidR="00D67BD0" w:rsidRPr="00BE0232" w:rsidDel="002867E7" w:rsidRDefault="00D67BD0">
      <w:pPr>
        <w:spacing w:after="160" w:line="259" w:lineRule="auto"/>
        <w:rPr>
          <w:del w:id="509" w:author="Pamidi,Sushma" w:date="2025-12-08T09:36:00Z" w16du:dateUtc="2025-12-08T15:36:00Z"/>
          <w:rFonts w:ascii="Arial" w:hAnsi="Arial" w:cs="Arial"/>
          <w:b/>
          <w:bCs/>
          <w:color w:val="833C0B" w:themeColor="accent2" w:themeShade="80"/>
          <w:sz w:val="28"/>
          <w:szCs w:val="28"/>
        </w:rPr>
      </w:pPr>
      <w:del w:id="510" w:author="Pamidi,Sushma" w:date="2025-12-08T09:36:00Z" w16du:dateUtc="2025-12-08T15:36:00Z">
        <w:r w:rsidRPr="00BE0232" w:rsidDel="002867E7">
          <w:rPr>
            <w:rFonts w:ascii="Arial" w:hAnsi="Arial" w:cs="Arial"/>
            <w:b/>
            <w:bCs/>
            <w:color w:val="833C0B" w:themeColor="accent2" w:themeShade="80"/>
            <w:sz w:val="28"/>
            <w:szCs w:val="28"/>
          </w:rPr>
          <w:br w:type="page"/>
        </w:r>
      </w:del>
    </w:p>
    <w:p w14:paraId="4F2F8A87" w14:textId="1D5ED69E" w:rsidR="00D460B5" w:rsidRPr="00BE0232" w:rsidDel="002867E7" w:rsidRDefault="00D460B5" w:rsidP="002900A4">
      <w:pPr>
        <w:spacing w:after="160" w:line="360" w:lineRule="auto"/>
        <w:jc w:val="center"/>
        <w:rPr>
          <w:del w:id="511" w:author="Pamidi,Sushma" w:date="2025-12-08T09:36:00Z" w16du:dateUtc="2025-12-08T15:36:00Z"/>
          <w:rFonts w:ascii="Arial" w:hAnsi="Arial" w:cs="Arial"/>
          <w:b/>
          <w:bCs/>
          <w:color w:val="833C0B" w:themeColor="accent2" w:themeShade="80"/>
          <w:sz w:val="28"/>
          <w:szCs w:val="28"/>
        </w:rPr>
      </w:pPr>
      <w:del w:id="512" w:author="Pamidi,Sushma" w:date="2025-12-08T09:36:00Z" w16du:dateUtc="2025-12-08T15:36:00Z">
        <w:r w:rsidRPr="00BE0232" w:rsidDel="002867E7">
          <w:rPr>
            <w:rFonts w:ascii="Arial" w:hAnsi="Arial" w:cs="Arial"/>
            <w:b/>
            <w:bCs/>
            <w:color w:val="833C0B" w:themeColor="accent2" w:themeShade="80"/>
            <w:sz w:val="28"/>
            <w:szCs w:val="28"/>
          </w:rPr>
          <w:delText xml:space="preserve">Why the Petitioner is Considered as Being at the Top of the Field </w:delText>
        </w:r>
      </w:del>
    </w:p>
    <w:p w14:paraId="0C3B5CDE" w14:textId="0318C151" w:rsidR="00AB3AA0" w:rsidRPr="00BE0232" w:rsidDel="002867E7" w:rsidRDefault="00D460B5" w:rsidP="00AB3AA0">
      <w:pPr>
        <w:pStyle w:val="NoSpacing"/>
        <w:spacing w:line="360" w:lineRule="auto"/>
        <w:jc w:val="both"/>
        <w:rPr>
          <w:del w:id="513" w:author="Pamidi,Sushma" w:date="2025-12-08T09:36:00Z" w16du:dateUtc="2025-12-08T15:36:00Z"/>
          <w:i/>
          <w:iCs/>
          <w:noProof w:val="0"/>
          <w:color w:val="833C0B" w:themeColor="accent2" w:themeShade="80"/>
          <w:sz w:val="21"/>
          <w:szCs w:val="21"/>
        </w:rPr>
      </w:pPr>
      <w:del w:id="514" w:author="Pamidi,Sushma" w:date="2025-12-08T09:36:00Z" w16du:dateUtc="2025-12-08T15:36:00Z">
        <w:r w:rsidRPr="00BE0232" w:rsidDel="002867E7">
          <w:rPr>
            <w:noProof w:val="0"/>
            <w:sz w:val="21"/>
            <w:szCs w:val="21"/>
          </w:rPr>
          <w:delText xml:space="preserve">Counsel submits an extract from the Petitioner’s leading and critical role letter, </w:delText>
        </w:r>
        <w:r w:rsidRPr="00BE0232" w:rsidDel="002867E7">
          <w:rPr>
            <w:noProof w:val="0"/>
            <w:color w:val="000000" w:themeColor="text1"/>
            <w:sz w:val="21"/>
            <w:szCs w:val="21"/>
          </w:rPr>
          <w:delText xml:space="preserve">where the author attests to the Petitioner being at the top of the field. The </w:delText>
        </w:r>
        <w:r w:rsidR="00FE3AA9" w:rsidRPr="00BE0232" w:rsidDel="002867E7">
          <w:rPr>
            <w:noProof w:val="0"/>
            <w:color w:val="000000" w:themeColor="text1"/>
            <w:sz w:val="21"/>
            <w:szCs w:val="21"/>
          </w:rPr>
          <w:delText>letter's author states</w:delText>
        </w:r>
        <w:r w:rsidR="00FE3AA9" w:rsidRPr="00BE0232" w:rsidDel="002867E7">
          <w:rPr>
            <w:i/>
            <w:iCs/>
            <w:noProof w:val="0"/>
            <w:color w:val="833C0B" w:themeColor="accent2" w:themeShade="80"/>
            <w:sz w:val="21"/>
            <w:szCs w:val="21"/>
          </w:rPr>
          <w:delText xml:space="preserve">: </w:delText>
        </w:r>
        <w:r w:rsidR="00AB3AA0" w:rsidRPr="00BE0232" w:rsidDel="002867E7">
          <w:rPr>
            <w:i/>
            <w:iCs/>
            <w:noProof w:val="0"/>
            <w:color w:val="833C0B" w:themeColor="accent2" w:themeShade="80"/>
            <w:sz w:val="21"/>
            <w:szCs w:val="21"/>
          </w:rPr>
          <w:delText>“Pavan has also consistently been chosen to lead mission-critical projects at CVS Health—whether it was the RphAI program or other high-stakes projects like Air Support. His leadership and results-driven approach have earned him the trust of the executive leadership and the responsibility of managing initiatives that generate significant revenue, deliver cost efficiencies, and enhance patient safety.</w:delText>
        </w:r>
      </w:del>
    </w:p>
    <w:p w14:paraId="5C665822" w14:textId="53EBF8DD" w:rsidR="00AB3AA0" w:rsidRPr="00BE0232" w:rsidDel="002867E7" w:rsidRDefault="00AB3AA0" w:rsidP="00AB3AA0">
      <w:pPr>
        <w:pStyle w:val="NoSpacing"/>
        <w:spacing w:line="360" w:lineRule="auto"/>
        <w:jc w:val="both"/>
        <w:rPr>
          <w:del w:id="515" w:author="Pamidi,Sushma" w:date="2025-12-08T09:36:00Z" w16du:dateUtc="2025-12-08T15:36:00Z"/>
          <w:i/>
          <w:iCs/>
          <w:noProof w:val="0"/>
          <w:color w:val="833C0B" w:themeColor="accent2" w:themeShade="80"/>
          <w:sz w:val="21"/>
          <w:szCs w:val="21"/>
        </w:rPr>
      </w:pPr>
      <w:del w:id="516" w:author="Pamidi,Sushma" w:date="2025-12-08T09:36:00Z" w16du:dateUtc="2025-12-08T15:36:00Z">
        <w:r w:rsidRPr="00BE0232" w:rsidDel="002867E7">
          <w:rPr>
            <w:i/>
            <w:iCs/>
            <w:noProof w:val="0"/>
            <w:color w:val="833C0B" w:themeColor="accent2" w:themeShade="80"/>
            <w:sz w:val="21"/>
            <w:szCs w:val="21"/>
          </w:rPr>
          <w:delText xml:space="preserve">What makes Pavan truly unique is not just his ability to deliver results but his passion for making </w:delText>
        </w:r>
      </w:del>
    </w:p>
    <w:p w14:paraId="5D5005FD" w14:textId="7042E9AC" w:rsidR="00AB3AA0" w:rsidRPr="00BE0232" w:rsidDel="002867E7" w:rsidRDefault="00AB3AA0" w:rsidP="00AB3AA0">
      <w:pPr>
        <w:pStyle w:val="NoSpacing"/>
        <w:spacing w:line="360" w:lineRule="auto"/>
        <w:jc w:val="both"/>
        <w:rPr>
          <w:del w:id="517" w:author="Pamidi,Sushma" w:date="2025-12-08T09:36:00Z" w16du:dateUtc="2025-12-08T15:36:00Z"/>
          <w:i/>
          <w:iCs/>
          <w:noProof w:val="0"/>
          <w:color w:val="833C0B" w:themeColor="accent2" w:themeShade="80"/>
          <w:sz w:val="21"/>
          <w:szCs w:val="21"/>
        </w:rPr>
      </w:pPr>
      <w:del w:id="518" w:author="Pamidi,Sushma" w:date="2025-12-08T09:36:00Z" w16du:dateUtc="2025-12-08T15:36:00Z">
        <w:r w:rsidRPr="00BE0232" w:rsidDel="002867E7">
          <w:rPr>
            <w:i/>
            <w:iCs/>
            <w:noProof w:val="0"/>
            <w:color w:val="833C0B" w:themeColor="accent2" w:themeShade="80"/>
            <w:sz w:val="21"/>
            <w:szCs w:val="21"/>
          </w:rPr>
          <w:delText xml:space="preserve">a positive impact in the healthcare sector. His contributions go beyond CVS Health, as his </w:delText>
        </w:r>
      </w:del>
    </w:p>
    <w:p w14:paraId="62029B7E" w14:textId="1B1251FB" w:rsidR="00AB3AA0" w:rsidRPr="00BE0232" w:rsidDel="002867E7" w:rsidRDefault="00AB3AA0" w:rsidP="00AB3AA0">
      <w:pPr>
        <w:pStyle w:val="NoSpacing"/>
        <w:spacing w:line="360" w:lineRule="auto"/>
        <w:jc w:val="both"/>
        <w:rPr>
          <w:del w:id="519" w:author="Pamidi,Sushma" w:date="2025-12-08T09:36:00Z" w16du:dateUtc="2025-12-08T15:36:00Z"/>
          <w:i/>
          <w:iCs/>
          <w:noProof w:val="0"/>
          <w:color w:val="833C0B" w:themeColor="accent2" w:themeShade="80"/>
          <w:sz w:val="21"/>
          <w:szCs w:val="21"/>
        </w:rPr>
      </w:pPr>
      <w:del w:id="520" w:author="Pamidi,Sushma" w:date="2025-12-08T09:36:00Z" w16du:dateUtc="2025-12-08T15:36:00Z">
        <w:r w:rsidRPr="00BE0232" w:rsidDel="002867E7">
          <w:rPr>
            <w:i/>
            <w:iCs/>
            <w:noProof w:val="0"/>
            <w:color w:val="833C0B" w:themeColor="accent2" w:themeShade="80"/>
            <w:sz w:val="21"/>
            <w:szCs w:val="21"/>
          </w:rPr>
          <w:delText xml:space="preserve">innovations in pharmacy operations are helping shape the future of healthcare, making him a top </w:delText>
        </w:r>
      </w:del>
    </w:p>
    <w:p w14:paraId="5A1ACFC4" w14:textId="2BE31DE7" w:rsidR="00D67BD0" w:rsidRPr="00BE0232" w:rsidDel="002867E7" w:rsidRDefault="00AB3AA0" w:rsidP="00F31010">
      <w:pPr>
        <w:pStyle w:val="NoSpacing"/>
        <w:spacing w:line="360" w:lineRule="auto"/>
        <w:jc w:val="both"/>
        <w:rPr>
          <w:del w:id="521" w:author="Pamidi,Sushma" w:date="2025-12-08T09:36:00Z" w16du:dateUtc="2025-12-08T15:36:00Z"/>
          <w:i/>
          <w:iCs/>
          <w:noProof w:val="0"/>
          <w:color w:val="833C0B" w:themeColor="accent2" w:themeShade="80"/>
          <w:sz w:val="21"/>
          <w:szCs w:val="21"/>
        </w:rPr>
      </w:pPr>
      <w:del w:id="522" w:author="Pamidi,Sushma" w:date="2025-12-08T09:36:00Z" w16du:dateUtc="2025-12-08T15:36:00Z">
        <w:r w:rsidRPr="00BE0232" w:rsidDel="002867E7">
          <w:rPr>
            <w:i/>
            <w:iCs/>
            <w:noProof w:val="0"/>
            <w:color w:val="833C0B" w:themeColor="accent2" w:themeShade="80"/>
            <w:sz w:val="21"/>
            <w:szCs w:val="21"/>
          </w:rPr>
          <w:delText>contender in his field.”</w:delText>
        </w:r>
      </w:del>
    </w:p>
    <w:p w14:paraId="3B52B5CB" w14:textId="42FEEFE6" w:rsidR="00D67BD0" w:rsidRPr="00BE0232" w:rsidDel="002867E7" w:rsidRDefault="00D67BD0" w:rsidP="00D67BD0">
      <w:pPr>
        <w:pStyle w:val="NoSpacing"/>
        <w:spacing w:line="360" w:lineRule="auto"/>
        <w:jc w:val="both"/>
        <w:rPr>
          <w:del w:id="523" w:author="Pamidi,Sushma" w:date="2025-12-08T09:36:00Z" w16du:dateUtc="2025-12-08T15:36:00Z"/>
          <w:noProof w:val="0"/>
          <w:color w:val="833C0B" w:themeColor="accent2" w:themeShade="80"/>
          <w:sz w:val="21"/>
          <w:szCs w:val="21"/>
        </w:rPr>
      </w:pPr>
    </w:p>
    <w:p w14:paraId="51E219FF" w14:textId="10D9F5ED" w:rsidR="00D460B5" w:rsidRPr="00BE0232" w:rsidDel="002867E7" w:rsidRDefault="00D460B5" w:rsidP="00D67BD0">
      <w:pPr>
        <w:pStyle w:val="NoSpacing"/>
        <w:spacing w:line="360" w:lineRule="auto"/>
        <w:jc w:val="both"/>
        <w:rPr>
          <w:del w:id="524" w:author="Pamidi,Sushma" w:date="2025-12-08T09:36:00Z" w16du:dateUtc="2025-12-08T15:36:00Z"/>
          <w:noProof w:val="0"/>
          <w:color w:val="833C0B" w:themeColor="accent2" w:themeShade="80"/>
          <w:sz w:val="21"/>
          <w:szCs w:val="21"/>
        </w:rPr>
      </w:pPr>
      <w:del w:id="525" w:author="Pamidi,Sushma" w:date="2025-12-08T09:36:00Z" w16du:dateUtc="2025-12-08T15:36:00Z">
        <w:r w:rsidRPr="00BE0232" w:rsidDel="002867E7">
          <w:rPr>
            <w:noProof w:val="0"/>
            <w:color w:val="000000" w:themeColor="text1"/>
            <w:sz w:val="21"/>
            <w:szCs w:val="21"/>
          </w:rPr>
          <w:delText xml:space="preserve">Counsel respectfully submits that based on </w:delText>
        </w:r>
        <w:r w:rsidR="00F7667D" w:rsidRPr="00BE0232" w:rsidDel="002867E7">
          <w:rPr>
            <w:noProof w:val="0"/>
            <w:color w:val="000000" w:themeColor="text1"/>
            <w:sz w:val="21"/>
            <w:szCs w:val="21"/>
          </w:rPr>
          <w:delText>all</w:delText>
        </w:r>
        <w:r w:rsidRPr="00BE0232" w:rsidDel="002867E7">
          <w:rPr>
            <w:noProof w:val="0"/>
            <w:color w:val="000000" w:themeColor="text1"/>
            <w:sz w:val="21"/>
            <w:szCs w:val="21"/>
          </w:rPr>
          <w:delText xml:space="preserve"> the above, it is evident that the Petitioner</w:delText>
        </w:r>
        <w:r w:rsidR="00D002B6" w:rsidRPr="00BE0232" w:rsidDel="002867E7">
          <w:rPr>
            <w:noProof w:val="0"/>
            <w:sz w:val="21"/>
            <w:szCs w:val="21"/>
          </w:rPr>
          <w:delText xml:space="preserve"> performed a</w:delText>
        </w:r>
        <w:r w:rsidRPr="00BE0232" w:rsidDel="002867E7">
          <w:rPr>
            <w:noProof w:val="0"/>
            <w:color w:val="000000" w:themeColor="text1"/>
            <w:sz w:val="21"/>
            <w:szCs w:val="21"/>
          </w:rPr>
          <w:delText xml:space="preserve"> critical role for </w:delText>
        </w:r>
        <w:r w:rsidR="00F00F04" w:rsidRPr="00BE0232" w:rsidDel="002867E7">
          <w:rPr>
            <w:noProof w:val="0"/>
            <w:color w:val="000000" w:themeColor="text1"/>
            <w:sz w:val="21"/>
            <w:szCs w:val="21"/>
          </w:rPr>
          <w:delText>the organization</w:delText>
        </w:r>
        <w:r w:rsidRPr="00BE0232" w:rsidDel="002867E7">
          <w:rPr>
            <w:noProof w:val="0"/>
            <w:color w:val="000000" w:themeColor="text1"/>
            <w:sz w:val="21"/>
            <w:szCs w:val="21"/>
          </w:rPr>
          <w:delText xml:space="preserve">. </w:delText>
        </w:r>
      </w:del>
    </w:p>
    <w:p w14:paraId="6A0C2420" w14:textId="14BC2C70" w:rsidR="00D460B5" w:rsidRPr="00BE0232" w:rsidDel="002867E7" w:rsidRDefault="00D460B5" w:rsidP="00D460B5">
      <w:pPr>
        <w:spacing w:after="160" w:line="360" w:lineRule="auto"/>
        <w:jc w:val="both"/>
        <w:rPr>
          <w:del w:id="526" w:author="Pamidi,Sushma" w:date="2025-12-08T09:36:00Z" w16du:dateUtc="2025-12-08T15:36:00Z"/>
          <w:rFonts w:ascii="Arial" w:hAnsi="Arial" w:cs="Arial"/>
          <w:color w:val="000000" w:themeColor="text1"/>
          <w:sz w:val="21"/>
          <w:szCs w:val="21"/>
        </w:rPr>
      </w:pPr>
    </w:p>
    <w:p w14:paraId="6F859A78" w14:textId="5F7F7D01" w:rsidR="009656B4" w:rsidRPr="00BE0232" w:rsidDel="002867E7" w:rsidRDefault="009656B4">
      <w:pPr>
        <w:spacing w:after="160" w:line="259" w:lineRule="auto"/>
        <w:rPr>
          <w:del w:id="527" w:author="Pamidi,Sushma" w:date="2025-12-08T09:36:00Z" w16du:dateUtc="2025-12-08T15:36:00Z"/>
          <w:rFonts w:ascii="Arial" w:hAnsi="Arial" w:cs="Arial"/>
          <w:b/>
          <w:bCs/>
          <w:color w:val="833C0B" w:themeColor="accent2" w:themeShade="80"/>
          <w:sz w:val="28"/>
          <w:szCs w:val="21"/>
        </w:rPr>
      </w:pPr>
      <w:bookmarkStart w:id="528" w:name="_Hlk161316457"/>
      <w:del w:id="529" w:author="Pamidi,Sushma" w:date="2025-12-08T09:36:00Z" w16du:dateUtc="2025-12-08T15:36:00Z">
        <w:r w:rsidRPr="00BE0232" w:rsidDel="002867E7">
          <w:rPr>
            <w:rFonts w:ascii="Arial" w:hAnsi="Arial" w:cs="Arial"/>
            <w:b/>
            <w:bCs/>
            <w:color w:val="833C0B" w:themeColor="accent2" w:themeShade="80"/>
            <w:sz w:val="28"/>
            <w:szCs w:val="21"/>
          </w:rPr>
          <w:br w:type="page"/>
        </w:r>
      </w:del>
    </w:p>
    <w:p w14:paraId="6ED2CD51" w14:textId="3AD959EF" w:rsidR="00D460B5" w:rsidRPr="00BE0232" w:rsidDel="002867E7" w:rsidRDefault="00D460B5" w:rsidP="00F766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30" w:author="Pamidi,Sushma" w:date="2025-12-08T09:36:00Z" w16du:dateUtc="2025-12-08T15:36:00Z"/>
          <w:rFonts w:ascii="Arial" w:hAnsi="Arial" w:cs="Arial"/>
          <w:color w:val="833C0B" w:themeColor="accent2" w:themeShade="80"/>
          <w:sz w:val="21"/>
          <w:szCs w:val="21"/>
        </w:rPr>
      </w:pPr>
      <w:del w:id="531" w:author="Pamidi,Sushma" w:date="2025-12-08T09:36:00Z" w16du:dateUtc="2025-12-08T15:36:00Z">
        <w:r w:rsidRPr="00BE0232" w:rsidDel="002867E7">
          <w:rPr>
            <w:rFonts w:ascii="Arial" w:hAnsi="Arial" w:cs="Arial"/>
            <w:b/>
            <w:bCs/>
            <w:color w:val="833C0B" w:themeColor="accent2" w:themeShade="80"/>
            <w:sz w:val="28"/>
            <w:szCs w:val="21"/>
          </w:rPr>
          <w:delText>Supporting Evidence Corroborating the Petitioner’s Leading or Critical Role</w:delText>
        </w:r>
      </w:del>
    </w:p>
    <w:bookmarkEnd w:id="528"/>
    <w:p w14:paraId="281B99A2" w14:textId="122B099F"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2" w:author="Pamidi,Sushma" w:date="2025-12-08T09:36:00Z" w16du:dateUtc="2025-12-08T15:36:00Z"/>
          <w:rFonts w:ascii="Arial" w:hAnsi="Arial" w:cs="Arial"/>
          <w:color w:val="833C0B" w:themeColor="accent2" w:themeShade="80"/>
          <w:sz w:val="21"/>
          <w:szCs w:val="21"/>
        </w:rPr>
      </w:pPr>
      <w:del w:id="533" w:author="Pamidi,Sushma" w:date="2025-12-08T09:36:00Z" w16du:dateUtc="2025-12-08T15:36:00Z">
        <w:r w:rsidRPr="00BE0232" w:rsidDel="002867E7">
          <w:rPr>
            <w:rFonts w:ascii="Arial" w:hAnsi="Arial" w:cs="Arial"/>
            <w:color w:val="833C0B" w:themeColor="accent2" w:themeShade="80"/>
            <w:sz w:val="21"/>
            <w:szCs w:val="21"/>
          </w:rPr>
          <w:delText xml:space="preserve">(1) Evidence that the </w:delText>
        </w:r>
        <w:r w:rsidR="00ED7411" w:rsidRPr="00BE0232" w:rsidDel="002867E7">
          <w:rPr>
            <w:rFonts w:ascii="Arial" w:hAnsi="Arial" w:cs="Arial"/>
            <w:color w:val="833C0B" w:themeColor="accent2" w:themeShade="80"/>
            <w:sz w:val="21"/>
            <w:szCs w:val="21"/>
          </w:rPr>
          <w:delText>person</w:delText>
        </w:r>
        <w:r w:rsidRPr="00BE0232" w:rsidDel="002867E7">
          <w:rPr>
            <w:rFonts w:ascii="Arial" w:hAnsi="Arial" w:cs="Arial"/>
            <w:color w:val="833C0B" w:themeColor="accent2" w:themeShade="80"/>
            <w:sz w:val="21"/>
            <w:szCs w:val="21"/>
          </w:rPr>
          <w:delText xml:space="preserve"> has performed a leading or critical role</w:delText>
        </w:r>
        <w:r w:rsidR="009656B4" w:rsidRPr="00BE0232" w:rsidDel="002867E7">
          <w:rPr>
            <w:rFonts w:ascii="Arial" w:hAnsi="Arial" w:cs="Arial"/>
            <w:color w:val="833C0B" w:themeColor="accent2" w:themeShade="80"/>
            <w:sz w:val="21"/>
            <w:szCs w:val="21"/>
          </w:rPr>
          <w:delText>:</w:delText>
        </w:r>
      </w:del>
    </w:p>
    <w:p w14:paraId="45E1A368" w14:textId="181CD60E"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del w:id="534" w:author="Pamidi,Sushma" w:date="2025-12-08T09:36:00Z" w16du:dateUtc="2025-12-08T15:36:00Z"/>
          <w:rFonts w:ascii="Arial" w:hAnsi="Arial" w:cs="Arial"/>
          <w:color w:val="833C0B" w:themeColor="accent2" w:themeShade="80"/>
          <w:sz w:val="21"/>
          <w:szCs w:val="21"/>
        </w:rPr>
      </w:pPr>
    </w:p>
    <w:p w14:paraId="4021F486" w14:textId="7615B86C" w:rsidR="00D460B5" w:rsidRPr="00BE0232" w:rsidDel="002867E7" w:rsidRDefault="00D460B5" w:rsidP="009656B4">
      <w:pPr>
        <w:pStyle w:val="ListParagraph"/>
        <w:widowControl w:val="0"/>
        <w:tabs>
          <w:tab w:val="left" w:pos="740"/>
          <w:tab w:val="left" w:pos="1083"/>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5" w:author="Pamidi,Sushma" w:date="2025-12-08T09:36:00Z" w16du:dateUtc="2025-12-08T15:36:00Z"/>
          <w:rFonts w:cs="Arial"/>
          <w:color w:val="833C0B" w:themeColor="accent2" w:themeShade="80"/>
          <w:szCs w:val="21"/>
        </w:rPr>
      </w:pPr>
      <w:del w:id="536" w:author="Pamidi,Sushma" w:date="2025-12-08T09:36:00Z" w16du:dateUtc="2025-12-08T15:36:00Z">
        <w:r w:rsidRPr="00BE0232" w:rsidDel="002867E7">
          <w:rPr>
            <w:rFonts w:cs="Arial"/>
            <w:color w:val="833C0B" w:themeColor="accent2" w:themeShade="80"/>
            <w:szCs w:val="21"/>
          </w:rPr>
          <w:delText xml:space="preserve">(c) Supporting Evidence of </w:delText>
        </w:r>
        <w:r w:rsidR="00ED7411" w:rsidRPr="00BE0232" w:rsidDel="002867E7">
          <w:rPr>
            <w:rFonts w:cs="Arial"/>
            <w:color w:val="833C0B" w:themeColor="accent2" w:themeShade="80"/>
            <w:szCs w:val="21"/>
          </w:rPr>
          <w:delText xml:space="preserve">the </w:delText>
        </w:r>
        <w:r w:rsidRPr="00BE0232" w:rsidDel="002867E7">
          <w:rPr>
            <w:rFonts w:cs="Arial"/>
            <w:color w:val="833C0B" w:themeColor="accent2" w:themeShade="80"/>
            <w:szCs w:val="21"/>
          </w:rPr>
          <w:delText>Critical Role</w:delText>
        </w:r>
        <w:r w:rsidR="00FE5891" w:rsidRPr="00BE0232" w:rsidDel="002867E7">
          <w:rPr>
            <w:rFonts w:cs="Arial"/>
            <w:color w:val="833C0B" w:themeColor="accent2" w:themeShade="80"/>
            <w:szCs w:val="21"/>
          </w:rPr>
          <w:delText>,</w:delText>
        </w:r>
        <w:r w:rsidR="00ED7411" w:rsidRPr="00BE0232" w:rsidDel="002867E7">
          <w:rPr>
            <w:rFonts w:cs="Arial"/>
            <w:color w:val="833C0B" w:themeColor="accent2" w:themeShade="80"/>
            <w:szCs w:val="21"/>
          </w:rPr>
          <w:delText xml:space="preserve"> w</w:delText>
        </w:r>
        <w:r w:rsidRPr="00BE0232" w:rsidDel="002867E7">
          <w:rPr>
            <w:rFonts w:cs="Arial"/>
            <w:color w:val="833C0B" w:themeColor="accent2" w:themeShade="80"/>
            <w:szCs w:val="21"/>
          </w:rPr>
          <w:delText xml:space="preserve">hich </w:delText>
        </w:r>
        <w:r w:rsidR="00ED7411" w:rsidRPr="00BE0232" w:rsidDel="002867E7">
          <w:rPr>
            <w:rFonts w:cs="Arial"/>
            <w:color w:val="833C0B" w:themeColor="accent2" w:themeShade="80"/>
            <w:szCs w:val="21"/>
          </w:rPr>
          <w:delText>c</w:delText>
        </w:r>
        <w:r w:rsidRPr="00BE0232" w:rsidDel="002867E7">
          <w:rPr>
            <w:rFonts w:cs="Arial"/>
            <w:color w:val="833C0B" w:themeColor="accent2" w:themeShade="80"/>
            <w:szCs w:val="21"/>
          </w:rPr>
          <w:delText>ould Include Awards, Monetary</w:delText>
        </w:r>
        <w:r w:rsidR="009656B4" w:rsidRPr="00BE0232" w:rsidDel="002867E7">
          <w:rPr>
            <w:rFonts w:cs="Arial"/>
            <w:color w:val="833C0B" w:themeColor="accent2" w:themeShade="80"/>
            <w:szCs w:val="21"/>
          </w:rPr>
          <w:delText xml:space="preserve"> </w:delText>
        </w:r>
        <w:r w:rsidRPr="00BE0232" w:rsidDel="002867E7">
          <w:rPr>
            <w:rFonts w:cs="Arial"/>
            <w:color w:val="833C0B" w:themeColor="accent2" w:themeShade="80"/>
            <w:szCs w:val="21"/>
          </w:rPr>
          <w:delText xml:space="preserve">Compensation, </w:delText>
        </w:r>
        <w:r w:rsidR="009656B4" w:rsidRPr="00BE0232" w:rsidDel="002867E7">
          <w:rPr>
            <w:rFonts w:cs="Arial"/>
            <w:color w:val="833C0B" w:themeColor="accent2" w:themeShade="80"/>
            <w:szCs w:val="21"/>
          </w:rPr>
          <w:delText xml:space="preserve">and </w:delText>
        </w:r>
        <w:r w:rsidRPr="00BE0232" w:rsidDel="002867E7">
          <w:rPr>
            <w:rFonts w:cs="Arial"/>
            <w:color w:val="833C0B" w:themeColor="accent2" w:themeShade="80"/>
            <w:szCs w:val="21"/>
          </w:rPr>
          <w:delText>Press Related to the Work</w:delText>
        </w:r>
      </w:del>
    </w:p>
    <w:p w14:paraId="71AE9EA8" w14:textId="3A50EBF0" w:rsidR="00D460B5" w:rsidRPr="00BE0232" w:rsidDel="002867E7" w:rsidRDefault="00D460B5" w:rsidP="00D460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del w:id="537" w:author="Pamidi,Sushma" w:date="2025-12-08T09:36:00Z" w16du:dateUtc="2025-12-08T15:36:00Z"/>
          <w:rFonts w:ascii="Arial" w:hAnsi="Arial" w:cs="Arial"/>
          <w:color w:val="833C0B" w:themeColor="accent2" w:themeShade="80"/>
          <w:sz w:val="21"/>
          <w:szCs w:val="21"/>
        </w:rPr>
      </w:pPr>
    </w:p>
    <w:p w14:paraId="7BCDB92C" w14:textId="52EA2602" w:rsidR="00704BB9" w:rsidRPr="00BE0232" w:rsidDel="002867E7" w:rsidRDefault="000C1AA4" w:rsidP="00704B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38" w:author="Pamidi,Sushma" w:date="2025-12-08T09:36:00Z" w16du:dateUtc="2025-12-08T15:36:00Z"/>
          <w:rFonts w:ascii="Arial" w:hAnsi="Arial" w:cs="Arial"/>
          <w:b/>
          <w:bCs/>
          <w:color w:val="833C0B" w:themeColor="accent2" w:themeShade="80"/>
        </w:rPr>
      </w:pPr>
      <w:bookmarkStart w:id="539" w:name="_Hlk175273271"/>
      <w:bookmarkStart w:id="540" w:name="_Hlk102475751"/>
      <w:del w:id="541" w:author="Pamidi,Sushma" w:date="2025-12-08T09:36:00Z" w16du:dateUtc="2025-12-08T15:36:00Z">
        <w:r w:rsidRPr="00BE0232" w:rsidDel="002867E7">
          <w:rPr>
            <w:rFonts w:ascii="Arial" w:hAnsi="Arial" w:cs="Arial"/>
            <w:b/>
            <w:bCs/>
            <w:color w:val="833C0B" w:themeColor="accent2" w:themeShade="80"/>
          </w:rPr>
          <w:delText xml:space="preserve">Petitioner´s </w:delText>
        </w:r>
        <w:r w:rsidR="00032B25" w:rsidRPr="00BE0232" w:rsidDel="002867E7">
          <w:rPr>
            <w:rFonts w:ascii="Arial" w:hAnsi="Arial" w:cs="Arial"/>
            <w:b/>
            <w:bCs/>
            <w:color w:val="833C0B" w:themeColor="accent2" w:themeShade="80"/>
          </w:rPr>
          <w:delText xml:space="preserve">Appreciation Email </w:delText>
        </w:r>
        <w:r w:rsidR="00483387" w:rsidRPr="00BE0232" w:rsidDel="002867E7">
          <w:rPr>
            <w:rFonts w:ascii="Arial" w:hAnsi="Arial" w:cs="Arial"/>
            <w:b/>
            <w:bCs/>
            <w:color w:val="833C0B" w:themeColor="accent2" w:themeShade="80"/>
          </w:rPr>
          <w:delText xml:space="preserve">– </w:delText>
        </w:r>
        <w:r w:rsidR="00032B25" w:rsidRPr="00BE0232" w:rsidDel="002867E7">
          <w:rPr>
            <w:rFonts w:ascii="Arial" w:hAnsi="Arial" w:cs="Arial"/>
            <w:b/>
            <w:bCs/>
            <w:color w:val="833C0B" w:themeColor="accent2" w:themeShade="80"/>
          </w:rPr>
          <w:delText>Ashwani Kaura, Senior IT Man</w:delText>
        </w:r>
        <w:r w:rsidR="00EF7548" w:rsidRPr="00BE0232" w:rsidDel="002867E7">
          <w:rPr>
            <w:rFonts w:ascii="Arial" w:hAnsi="Arial" w:cs="Arial"/>
            <w:b/>
            <w:bCs/>
            <w:color w:val="833C0B" w:themeColor="accent2" w:themeShade="80"/>
          </w:rPr>
          <w:delText>a</w:delText>
        </w:r>
        <w:r w:rsidR="00032B25" w:rsidRPr="00BE0232" w:rsidDel="002867E7">
          <w:rPr>
            <w:rFonts w:ascii="Arial" w:hAnsi="Arial" w:cs="Arial"/>
            <w:b/>
            <w:bCs/>
            <w:color w:val="833C0B" w:themeColor="accent2" w:themeShade="80"/>
          </w:rPr>
          <w:delText>ger at RxC Development</w:delText>
        </w:r>
        <w:r w:rsidR="00EF7548" w:rsidRPr="00BE0232" w:rsidDel="002867E7">
          <w:rPr>
            <w:rFonts w:ascii="Arial" w:hAnsi="Arial" w:cs="Arial"/>
            <w:b/>
            <w:bCs/>
            <w:color w:val="833C0B" w:themeColor="accent2" w:themeShade="80"/>
          </w:rPr>
          <w:delText xml:space="preserve"> – March 4, 2020</w:delText>
        </w:r>
        <w:r w:rsidR="0087297D" w:rsidRPr="00BE0232" w:rsidDel="002867E7">
          <w:rPr>
            <w:rFonts w:ascii="Arial" w:hAnsi="Arial" w:cs="Arial"/>
            <w:b/>
            <w:bCs/>
            <w:color w:val="833C0B" w:themeColor="accent2" w:themeShade="80"/>
          </w:rPr>
          <w:delText xml:space="preserve"> (1/</w:delText>
        </w:r>
        <w:r w:rsidR="00296998" w:rsidRPr="00BE0232" w:rsidDel="002867E7">
          <w:rPr>
            <w:rFonts w:ascii="Arial" w:hAnsi="Arial" w:cs="Arial"/>
            <w:b/>
            <w:bCs/>
            <w:color w:val="833C0B" w:themeColor="accent2" w:themeShade="80"/>
          </w:rPr>
          <w:delText>7</w:delText>
        </w:r>
        <w:r w:rsidR="0087297D" w:rsidRPr="00BE0232" w:rsidDel="002867E7">
          <w:rPr>
            <w:rFonts w:ascii="Arial" w:hAnsi="Arial" w:cs="Arial"/>
            <w:b/>
            <w:bCs/>
            <w:color w:val="833C0B" w:themeColor="accent2" w:themeShade="80"/>
          </w:rPr>
          <w:delText>)</w:delText>
        </w:r>
      </w:del>
    </w:p>
    <w:p w14:paraId="1E45C014" w14:textId="70CC36B6" w:rsidR="00704BB9" w:rsidRPr="00BE0232" w:rsidDel="002867E7" w:rsidRDefault="0048725D" w:rsidP="00704BB9">
      <w:pPr>
        <w:shd w:val="clear" w:color="auto" w:fill="FFFFFF"/>
        <w:spacing w:line="360" w:lineRule="auto"/>
        <w:jc w:val="both"/>
        <w:rPr>
          <w:del w:id="542" w:author="Pamidi,Sushma" w:date="2025-12-08T09:36:00Z" w16du:dateUtc="2025-12-08T15:36:00Z"/>
          <w:rFonts w:ascii="Arial" w:hAnsi="Arial" w:cs="Arial"/>
          <w:i/>
          <w:iCs/>
          <w:color w:val="000000" w:themeColor="text1"/>
          <w:sz w:val="21"/>
          <w:szCs w:val="21"/>
        </w:rPr>
      </w:pPr>
      <w:del w:id="543" w:author="Pamidi,Sushma" w:date="2025-12-08T09:36:00Z" w16du:dateUtc="2025-12-08T15:36:00Z">
        <w:r w:rsidRPr="00BE0232" w:rsidDel="002867E7">
          <w:rPr>
            <w:rFonts w:ascii="Arial" w:hAnsi="Arial" w:cs="Arial"/>
            <w:sz w:val="21"/>
            <w:szCs w:val="21"/>
          </w:rPr>
          <w:delText xml:space="preserve">Counsel submits </w:delText>
        </w:r>
        <w:r w:rsidR="00FE5891" w:rsidRPr="00BE0232" w:rsidDel="002867E7">
          <w:rPr>
            <w:rFonts w:ascii="Arial" w:hAnsi="Arial" w:cs="Arial"/>
            <w:sz w:val="21"/>
            <w:szCs w:val="21"/>
          </w:rPr>
          <w:delText>a</w:delText>
        </w:r>
        <w:r w:rsidR="00032B25" w:rsidRPr="00BE0232" w:rsidDel="002867E7">
          <w:rPr>
            <w:rFonts w:ascii="Arial" w:hAnsi="Arial" w:cs="Arial"/>
            <w:sz w:val="21"/>
            <w:szCs w:val="21"/>
          </w:rPr>
          <w:delText>n email</w:delText>
        </w:r>
        <w:r w:rsidR="00EF7548" w:rsidRPr="00BE0232" w:rsidDel="002867E7">
          <w:rPr>
            <w:rFonts w:ascii="Arial" w:hAnsi="Arial" w:cs="Arial"/>
            <w:sz w:val="21"/>
            <w:szCs w:val="21"/>
          </w:rPr>
          <w:delText xml:space="preserve"> sent to the Petitioner by </w:delText>
        </w:r>
        <w:r w:rsidR="00EF7548" w:rsidRPr="00BE0232" w:rsidDel="002867E7">
          <w:rPr>
            <w:rFonts w:ascii="Arial" w:hAnsi="Arial" w:cs="Arial"/>
            <w:b/>
            <w:bCs/>
            <w:sz w:val="21"/>
            <w:szCs w:val="21"/>
          </w:rPr>
          <w:delText>Ashwani Kaura, a Senior IT Manager at RxC Development</w:delText>
        </w:r>
        <w:r w:rsidR="00EF7548" w:rsidRPr="00BE0232" w:rsidDel="002867E7">
          <w:rPr>
            <w:rFonts w:ascii="Arial" w:hAnsi="Arial" w:cs="Arial"/>
            <w:sz w:val="21"/>
            <w:szCs w:val="21"/>
          </w:rPr>
          <w:delText>, expressed</w:delText>
        </w:r>
        <w:r w:rsidR="00032B25" w:rsidRPr="00BE0232" w:rsidDel="002867E7">
          <w:rPr>
            <w:rFonts w:ascii="Arial" w:hAnsi="Arial" w:cs="Arial"/>
            <w:sz w:val="21"/>
            <w:szCs w:val="21"/>
          </w:rPr>
          <w:delText xml:space="preserve"> as evidence of Mr. Ashwani´s gratitude for doing everything to make RPHAI go live. </w:delText>
        </w:r>
        <w:r w:rsidR="00704BB9" w:rsidRPr="00BE0232" w:rsidDel="002867E7">
          <w:rPr>
            <w:rFonts w:ascii="Arial" w:hAnsi="Arial" w:cs="Arial"/>
            <w:sz w:val="21"/>
            <w:szCs w:val="21"/>
          </w:rPr>
          <w:delText xml:space="preserve"> </w:delText>
        </w:r>
        <w:r w:rsidR="00704BB9" w:rsidRPr="00BE0232" w:rsidDel="002867E7">
          <w:rPr>
            <w:rFonts w:ascii="Arial" w:hAnsi="Arial" w:cs="Arial"/>
            <w:color w:val="000000" w:themeColor="text1"/>
            <w:sz w:val="21"/>
            <w:szCs w:val="21"/>
          </w:rPr>
          <w:delText>(</w:delText>
        </w:r>
        <w:r w:rsidR="00EF7548" w:rsidRPr="00BE0232" w:rsidDel="002867E7">
          <w:rPr>
            <w:rFonts w:ascii="Arial" w:hAnsi="Arial" w:cs="Arial"/>
            <w:i/>
            <w:iCs/>
            <w:color w:val="000000" w:themeColor="text1"/>
            <w:sz w:val="21"/>
            <w:szCs w:val="21"/>
          </w:rPr>
          <w:delText xml:space="preserve">Leading and Critical Role, </w:delText>
        </w:r>
        <w:r w:rsidR="00704BB9" w:rsidRPr="00BE0232" w:rsidDel="002867E7">
          <w:rPr>
            <w:rFonts w:ascii="Arial" w:hAnsi="Arial" w:cs="Arial"/>
            <w:i/>
            <w:iCs/>
            <w:color w:val="000000" w:themeColor="text1"/>
            <w:sz w:val="21"/>
            <w:szCs w:val="21"/>
          </w:rPr>
          <w:delText xml:space="preserve">Exhibit </w:delText>
        </w:r>
        <w:r w:rsidR="00483387" w:rsidRPr="00BE0232" w:rsidDel="002867E7">
          <w:rPr>
            <w:rFonts w:ascii="Arial" w:hAnsi="Arial" w:cs="Arial"/>
            <w:i/>
            <w:iCs/>
            <w:color w:val="000000" w:themeColor="text1"/>
            <w:sz w:val="21"/>
            <w:szCs w:val="21"/>
          </w:rPr>
          <w:delText>9</w:delText>
        </w:r>
        <w:r w:rsidR="00704BB9" w:rsidRPr="00BE0232" w:rsidDel="002867E7">
          <w:rPr>
            <w:rFonts w:ascii="Arial" w:hAnsi="Arial" w:cs="Arial"/>
            <w:i/>
            <w:iCs/>
            <w:color w:val="000000" w:themeColor="text1"/>
            <w:sz w:val="21"/>
            <w:szCs w:val="21"/>
          </w:rPr>
          <w:delText xml:space="preserve">: </w:delText>
        </w:r>
        <w:r w:rsidR="00EF7548" w:rsidRPr="00BE0232" w:rsidDel="002867E7">
          <w:rPr>
            <w:rFonts w:ascii="Arial" w:hAnsi="Arial" w:cs="Arial"/>
            <w:i/>
            <w:iCs/>
            <w:color w:val="000000" w:themeColor="text1"/>
            <w:sz w:val="21"/>
            <w:szCs w:val="21"/>
          </w:rPr>
          <w:delText>Petitioner´s Appreciation Email – Ashwani Kaura</w:delText>
        </w:r>
        <w:r w:rsidR="00704BB9" w:rsidRPr="00BE0232" w:rsidDel="002867E7">
          <w:rPr>
            <w:rFonts w:ascii="Arial" w:hAnsi="Arial" w:cs="Arial"/>
            <w:i/>
            <w:iCs/>
            <w:color w:val="000000" w:themeColor="text1"/>
            <w:sz w:val="21"/>
            <w:szCs w:val="21"/>
          </w:rPr>
          <w:delText>)</w:delText>
        </w:r>
        <w:r w:rsidR="00483387" w:rsidRPr="00BE0232" w:rsidDel="002867E7">
          <w:rPr>
            <w:rFonts w:ascii="Arial" w:hAnsi="Arial" w:cs="Arial"/>
            <w:i/>
            <w:iCs/>
            <w:color w:val="000000" w:themeColor="text1"/>
            <w:sz w:val="21"/>
            <w:szCs w:val="21"/>
          </w:rPr>
          <w:delText>.</w:delText>
        </w:r>
      </w:del>
    </w:p>
    <w:p w14:paraId="37A739A1" w14:textId="655BE43E" w:rsidR="00CA195C" w:rsidRPr="00BE0232" w:rsidDel="002867E7" w:rsidRDefault="00CA195C" w:rsidP="00704BB9">
      <w:pPr>
        <w:shd w:val="clear" w:color="auto" w:fill="FFFFFF"/>
        <w:spacing w:line="360" w:lineRule="auto"/>
        <w:jc w:val="both"/>
        <w:rPr>
          <w:del w:id="544" w:author="Pamidi,Sushma" w:date="2025-12-08T09:36:00Z" w16du:dateUtc="2025-12-08T15:36:00Z"/>
          <w:rFonts w:ascii="Arial" w:hAnsi="Arial" w:cs="Arial"/>
          <w:i/>
          <w:iCs/>
          <w:color w:val="000000" w:themeColor="text1"/>
          <w:sz w:val="21"/>
          <w:szCs w:val="21"/>
        </w:rPr>
      </w:pPr>
    </w:p>
    <w:p w14:paraId="2B636CD2" w14:textId="35D5DC46" w:rsidR="00CA195C" w:rsidRPr="00BE0232" w:rsidDel="002867E7" w:rsidRDefault="00CA195C" w:rsidP="00CA19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45" w:author="Pamidi,Sushma" w:date="2025-12-08T09:36:00Z" w16du:dateUtc="2025-12-08T15:36:00Z"/>
          <w:rFonts w:ascii="Arial" w:hAnsi="Arial" w:cs="Arial"/>
          <w:b/>
          <w:bCs/>
          <w:color w:val="833C0B" w:themeColor="accent2" w:themeShade="80"/>
        </w:rPr>
      </w:pPr>
      <w:del w:id="546" w:author="Pamidi,Sushma" w:date="2025-12-08T09:36:00Z" w16du:dateUtc="2025-12-08T15:36:00Z">
        <w:r w:rsidRPr="00BE0232" w:rsidDel="002867E7">
          <w:rPr>
            <w:rFonts w:ascii="Arial" w:hAnsi="Arial" w:cs="Arial"/>
            <w:b/>
            <w:bCs/>
            <w:color w:val="833C0B" w:themeColor="accent2" w:themeShade="80"/>
          </w:rPr>
          <w:delText>Petitioner´s Appreciation Email – Ashwani Kaura, Senior IT Manager at RxC Development – November 20, 2019 (</w:delText>
        </w:r>
        <w:r w:rsidR="006D72CF" w:rsidRPr="00BE0232" w:rsidDel="002867E7">
          <w:rPr>
            <w:rFonts w:ascii="Arial" w:hAnsi="Arial" w:cs="Arial"/>
            <w:b/>
            <w:bCs/>
            <w:color w:val="833C0B" w:themeColor="accent2" w:themeShade="80"/>
          </w:rPr>
          <w:delText>2</w:delText>
        </w:r>
        <w:r w:rsidRPr="00BE0232" w:rsidDel="002867E7">
          <w:rPr>
            <w:rFonts w:ascii="Arial" w:hAnsi="Arial" w:cs="Arial"/>
            <w:b/>
            <w:bCs/>
            <w:color w:val="833C0B" w:themeColor="accent2" w:themeShade="80"/>
          </w:rPr>
          <w:delText>/7)</w:delText>
        </w:r>
      </w:del>
    </w:p>
    <w:p w14:paraId="32DAB3BA" w14:textId="6A113736" w:rsidR="004F448F" w:rsidRPr="00BE0232" w:rsidDel="002867E7" w:rsidRDefault="00CA195C" w:rsidP="004F448F">
      <w:pPr>
        <w:shd w:val="clear" w:color="auto" w:fill="FFFFFF"/>
        <w:spacing w:line="360" w:lineRule="auto"/>
        <w:jc w:val="both"/>
        <w:rPr>
          <w:del w:id="547" w:author="Pamidi,Sushma" w:date="2025-12-08T09:36:00Z" w16du:dateUtc="2025-12-08T15:36:00Z"/>
          <w:rFonts w:ascii="Arial" w:hAnsi="Arial" w:cs="Arial"/>
          <w:i/>
          <w:iCs/>
          <w:color w:val="000000" w:themeColor="text1"/>
          <w:sz w:val="21"/>
          <w:szCs w:val="21"/>
        </w:rPr>
      </w:pPr>
      <w:del w:id="548" w:author="Pamidi,Sushma" w:date="2025-12-08T09:36:00Z" w16du:dateUtc="2025-12-08T15:36:00Z">
        <w:r w:rsidRPr="00BE0232" w:rsidDel="002867E7">
          <w:rPr>
            <w:rFonts w:ascii="Arial" w:hAnsi="Arial" w:cs="Arial"/>
            <w:sz w:val="21"/>
            <w:szCs w:val="21"/>
          </w:rPr>
          <w:delText>Counsel submits an email sent to the Petitioner</w:delText>
        </w:r>
        <w:r w:rsidR="00EB3981" w:rsidRPr="00BE0232" w:rsidDel="002867E7">
          <w:rPr>
            <w:rFonts w:ascii="Arial" w:hAnsi="Arial" w:cs="Arial"/>
            <w:sz w:val="21"/>
            <w:szCs w:val="21"/>
          </w:rPr>
          <w:delText>´s team</w:delText>
        </w:r>
        <w:r w:rsidRPr="00BE0232" w:rsidDel="002867E7">
          <w:rPr>
            <w:rFonts w:ascii="Arial" w:hAnsi="Arial" w:cs="Arial"/>
            <w:sz w:val="21"/>
            <w:szCs w:val="21"/>
          </w:rPr>
          <w:delText xml:space="preserve"> by </w:delText>
        </w:r>
        <w:r w:rsidRPr="00BE0232" w:rsidDel="002867E7">
          <w:rPr>
            <w:rFonts w:ascii="Arial" w:hAnsi="Arial" w:cs="Arial"/>
            <w:b/>
            <w:bCs/>
            <w:sz w:val="21"/>
            <w:szCs w:val="21"/>
          </w:rPr>
          <w:delText>Ashwani Kaura, a Senior IT Manager at RxC Development</w:delText>
        </w:r>
        <w:r w:rsidRPr="00BE0232" w:rsidDel="002867E7">
          <w:rPr>
            <w:rFonts w:ascii="Arial" w:hAnsi="Arial" w:cs="Arial"/>
            <w:sz w:val="21"/>
            <w:szCs w:val="21"/>
          </w:rPr>
          <w:delText xml:space="preserve">, as evidence of Mr. Ashwani´s appreciation of the Petitioner´s central role in pushing the program pretty hard. He </w:delText>
        </w:r>
        <w:r w:rsidR="004F448F" w:rsidRPr="00BE0232" w:rsidDel="002867E7">
          <w:rPr>
            <w:rFonts w:ascii="Arial" w:hAnsi="Arial" w:cs="Arial"/>
            <w:sz w:val="21"/>
            <w:szCs w:val="21"/>
          </w:rPr>
          <w:delText>praises</w:delText>
        </w:r>
        <w:r w:rsidRPr="00BE0232" w:rsidDel="002867E7">
          <w:rPr>
            <w:rFonts w:ascii="Arial" w:hAnsi="Arial" w:cs="Arial"/>
            <w:sz w:val="21"/>
            <w:szCs w:val="21"/>
          </w:rPr>
          <w:delText xml:space="preserve"> the Petitioner</w:delText>
        </w:r>
        <w:r w:rsidR="00EB3981" w:rsidRPr="00BE0232" w:rsidDel="002867E7">
          <w:rPr>
            <w:rFonts w:ascii="Arial" w:hAnsi="Arial" w:cs="Arial"/>
            <w:sz w:val="21"/>
            <w:szCs w:val="21"/>
          </w:rPr>
          <w:delText>'s</w:delText>
        </w:r>
        <w:r w:rsidRPr="00BE0232" w:rsidDel="002867E7">
          <w:rPr>
            <w:rFonts w:ascii="Arial" w:hAnsi="Arial" w:cs="Arial"/>
            <w:sz w:val="21"/>
            <w:szCs w:val="21"/>
          </w:rPr>
          <w:delText xml:space="preserve"> </w:delText>
        </w:r>
        <w:r w:rsidR="004F448F" w:rsidRPr="00BE0232" w:rsidDel="002867E7">
          <w:rPr>
            <w:rFonts w:ascii="Arial" w:hAnsi="Arial" w:cs="Arial"/>
            <w:sz w:val="21"/>
            <w:szCs w:val="21"/>
          </w:rPr>
          <w:delText>handling o</w:delText>
        </w:r>
        <w:r w:rsidR="00EB3981" w:rsidRPr="00BE0232" w:rsidDel="002867E7">
          <w:rPr>
            <w:rFonts w:ascii="Arial" w:hAnsi="Arial" w:cs="Arial"/>
            <w:sz w:val="21"/>
            <w:szCs w:val="21"/>
          </w:rPr>
          <w:delText>f</w:delText>
        </w:r>
        <w:r w:rsidR="004F448F" w:rsidRPr="00BE0232" w:rsidDel="002867E7">
          <w:rPr>
            <w:rFonts w:ascii="Arial" w:hAnsi="Arial" w:cs="Arial"/>
            <w:sz w:val="21"/>
            <w:szCs w:val="21"/>
          </w:rPr>
          <w:delText xml:space="preserve"> all the things which were brought to his notice. He also describes the Petitioner as hardworking, focused, creditable, </w:delText>
        </w:r>
        <w:r w:rsidR="00EB3981" w:rsidRPr="00BE0232" w:rsidDel="002867E7">
          <w:rPr>
            <w:rFonts w:ascii="Arial" w:hAnsi="Arial" w:cs="Arial"/>
            <w:sz w:val="21"/>
            <w:szCs w:val="21"/>
          </w:rPr>
          <w:delText xml:space="preserve">capable of </w:delText>
        </w:r>
        <w:r w:rsidR="004F448F" w:rsidRPr="00BE0232" w:rsidDel="002867E7">
          <w:rPr>
            <w:rFonts w:ascii="Arial" w:hAnsi="Arial" w:cs="Arial"/>
            <w:sz w:val="21"/>
            <w:szCs w:val="21"/>
          </w:rPr>
          <w:delText>articulat</w:delText>
        </w:r>
        <w:r w:rsidR="00EB3981" w:rsidRPr="00BE0232" w:rsidDel="002867E7">
          <w:rPr>
            <w:rFonts w:ascii="Arial" w:hAnsi="Arial" w:cs="Arial"/>
            <w:sz w:val="21"/>
            <w:szCs w:val="21"/>
          </w:rPr>
          <w:delText>ing</w:delText>
        </w:r>
        <w:r w:rsidR="004F448F" w:rsidRPr="00BE0232" w:rsidDel="002867E7">
          <w:rPr>
            <w:rFonts w:ascii="Arial" w:hAnsi="Arial" w:cs="Arial"/>
            <w:sz w:val="21"/>
            <w:szCs w:val="21"/>
          </w:rPr>
          <w:delText xml:space="preserve"> well and understand</w:delText>
        </w:r>
        <w:r w:rsidR="00EB3981" w:rsidRPr="00BE0232" w:rsidDel="002867E7">
          <w:rPr>
            <w:rFonts w:ascii="Arial" w:hAnsi="Arial" w:cs="Arial"/>
            <w:sz w:val="21"/>
            <w:szCs w:val="21"/>
          </w:rPr>
          <w:delText>ing</w:delText>
        </w:r>
        <w:r w:rsidR="004F448F" w:rsidRPr="00BE0232" w:rsidDel="002867E7">
          <w:rPr>
            <w:rFonts w:ascii="Arial" w:hAnsi="Arial" w:cs="Arial"/>
            <w:sz w:val="21"/>
            <w:szCs w:val="21"/>
          </w:rPr>
          <w:delText xml:space="preserve"> </w:delText>
        </w:r>
        <w:r w:rsidR="00EB3981" w:rsidRPr="00BE0232" w:rsidDel="002867E7">
          <w:rPr>
            <w:rFonts w:ascii="Arial" w:hAnsi="Arial" w:cs="Arial"/>
            <w:sz w:val="21"/>
            <w:szCs w:val="21"/>
          </w:rPr>
          <w:delText>every</w:delText>
        </w:r>
        <w:r w:rsidR="004F448F" w:rsidRPr="00BE0232" w:rsidDel="002867E7">
          <w:rPr>
            <w:rFonts w:ascii="Arial" w:hAnsi="Arial" w:cs="Arial"/>
            <w:sz w:val="21"/>
            <w:szCs w:val="21"/>
          </w:rPr>
          <w:delText xml:space="preserve">thing </w:delText>
        </w:r>
        <w:r w:rsidR="00EB3981" w:rsidRPr="00BE0232" w:rsidDel="002867E7">
          <w:rPr>
            <w:rFonts w:ascii="Arial" w:hAnsi="Arial" w:cs="Arial"/>
            <w:sz w:val="21"/>
            <w:szCs w:val="21"/>
          </w:rPr>
          <w:delText>t</w:delText>
        </w:r>
        <w:r w:rsidR="004F448F" w:rsidRPr="00BE0232" w:rsidDel="002867E7">
          <w:rPr>
            <w:rFonts w:ascii="Arial" w:hAnsi="Arial" w:cs="Arial"/>
            <w:sz w:val="21"/>
            <w:szCs w:val="21"/>
          </w:rPr>
          <w:delText>h</w:delText>
        </w:r>
        <w:r w:rsidR="00EB3981" w:rsidRPr="00BE0232" w:rsidDel="002867E7">
          <w:rPr>
            <w:rFonts w:ascii="Arial" w:hAnsi="Arial" w:cs="Arial"/>
            <w:sz w:val="21"/>
            <w:szCs w:val="21"/>
          </w:rPr>
          <w:delText>at</w:delText>
        </w:r>
        <w:r w:rsidR="004F448F" w:rsidRPr="00BE0232" w:rsidDel="002867E7">
          <w:rPr>
            <w:rFonts w:ascii="Arial" w:hAnsi="Arial" w:cs="Arial"/>
            <w:sz w:val="21"/>
            <w:szCs w:val="21"/>
          </w:rPr>
          <w:delText xml:space="preserve"> need</w:delText>
        </w:r>
        <w:r w:rsidR="00EB3981" w:rsidRPr="00BE0232" w:rsidDel="002867E7">
          <w:rPr>
            <w:rFonts w:ascii="Arial" w:hAnsi="Arial" w:cs="Arial"/>
            <w:sz w:val="21"/>
            <w:szCs w:val="21"/>
          </w:rPr>
          <w:delText>s</w:delText>
        </w:r>
        <w:r w:rsidR="004F448F" w:rsidRPr="00BE0232" w:rsidDel="002867E7">
          <w:rPr>
            <w:rFonts w:ascii="Arial" w:hAnsi="Arial" w:cs="Arial"/>
            <w:sz w:val="21"/>
            <w:szCs w:val="21"/>
          </w:rPr>
          <w:delText xml:space="preserve"> attention. The author admits that the Petitioner r</w:delText>
        </w:r>
        <w:r w:rsidR="00EB3981" w:rsidRPr="00BE0232" w:rsidDel="002867E7">
          <w:rPr>
            <w:rFonts w:ascii="Arial" w:hAnsi="Arial" w:cs="Arial"/>
            <w:sz w:val="21"/>
            <w:szCs w:val="21"/>
          </w:rPr>
          <w:delText>a</w:delText>
        </w:r>
        <w:r w:rsidR="004F448F" w:rsidRPr="00BE0232" w:rsidDel="002867E7">
          <w:rPr>
            <w:rFonts w:ascii="Arial" w:hAnsi="Arial" w:cs="Arial"/>
            <w:sz w:val="21"/>
            <w:szCs w:val="21"/>
          </w:rPr>
          <w:delText>n the program with t</w:delText>
        </w:r>
        <w:r w:rsidR="00EB3981" w:rsidRPr="00BE0232" w:rsidDel="002867E7">
          <w:rPr>
            <w:rFonts w:ascii="Arial" w:hAnsi="Arial" w:cs="Arial"/>
            <w:sz w:val="21"/>
            <w:szCs w:val="21"/>
          </w:rPr>
          <w:delText>he</w:delText>
        </w:r>
        <w:r w:rsidR="004F448F" w:rsidRPr="00BE0232" w:rsidDel="002867E7">
          <w:rPr>
            <w:rFonts w:ascii="Arial" w:hAnsi="Arial" w:cs="Arial"/>
            <w:sz w:val="21"/>
            <w:szCs w:val="21"/>
          </w:rPr>
          <w:delText xml:space="preserve"> most focused, strong will, conviction</w:delText>
        </w:r>
        <w:r w:rsidR="00EB3981" w:rsidRPr="00BE0232" w:rsidDel="002867E7">
          <w:rPr>
            <w:rFonts w:ascii="Arial" w:hAnsi="Arial" w:cs="Arial"/>
            <w:sz w:val="21"/>
            <w:szCs w:val="21"/>
          </w:rPr>
          <w:delText>,</w:delText>
        </w:r>
        <w:r w:rsidR="004F448F" w:rsidRPr="00BE0232" w:rsidDel="002867E7">
          <w:rPr>
            <w:rFonts w:ascii="Arial" w:hAnsi="Arial" w:cs="Arial"/>
            <w:sz w:val="21"/>
            <w:szCs w:val="21"/>
          </w:rPr>
          <w:delText xml:space="preserve"> and can-do attitude. </w:delText>
        </w:r>
        <w:r w:rsidR="004F448F" w:rsidRPr="00BE0232" w:rsidDel="002867E7">
          <w:rPr>
            <w:rFonts w:ascii="Arial" w:hAnsi="Arial" w:cs="Arial"/>
            <w:color w:val="000000" w:themeColor="text1"/>
            <w:sz w:val="21"/>
            <w:szCs w:val="21"/>
          </w:rPr>
          <w:delText>(</w:delText>
        </w:r>
        <w:r w:rsidR="004F448F" w:rsidRPr="00BE0232" w:rsidDel="002867E7">
          <w:rPr>
            <w:rFonts w:ascii="Arial" w:hAnsi="Arial" w:cs="Arial"/>
            <w:i/>
            <w:iCs/>
            <w:color w:val="000000" w:themeColor="text1"/>
            <w:sz w:val="21"/>
            <w:szCs w:val="21"/>
          </w:rPr>
          <w:delText>Leading and Critical Role, Exhibit 9A: Petitioner´s Appreciation Email – Ashwani Kaura).</w:delText>
        </w:r>
      </w:del>
    </w:p>
    <w:p w14:paraId="6EDC51F5" w14:textId="317FFAD8" w:rsidR="00CA195C" w:rsidRPr="00BE0232" w:rsidDel="002867E7" w:rsidRDefault="00CA195C" w:rsidP="00704BB9">
      <w:pPr>
        <w:shd w:val="clear" w:color="auto" w:fill="FFFFFF"/>
        <w:spacing w:line="360" w:lineRule="auto"/>
        <w:jc w:val="both"/>
        <w:rPr>
          <w:del w:id="549" w:author="Pamidi,Sushma" w:date="2025-12-08T09:36:00Z" w16du:dateUtc="2025-12-08T15:36:00Z"/>
          <w:rFonts w:ascii="Arial" w:hAnsi="Arial" w:cs="Arial"/>
          <w:i/>
          <w:iCs/>
          <w:color w:val="000000" w:themeColor="text1"/>
          <w:sz w:val="21"/>
          <w:szCs w:val="21"/>
        </w:rPr>
      </w:pPr>
    </w:p>
    <w:p w14:paraId="5B118158" w14:textId="409A9D15" w:rsidR="00EF7548" w:rsidRPr="00BE0232" w:rsidDel="002867E7" w:rsidRDefault="00EF7548" w:rsidP="00EF75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50" w:author="Pamidi,Sushma" w:date="2025-12-08T09:36:00Z" w16du:dateUtc="2025-12-08T15:36:00Z"/>
          <w:rFonts w:ascii="Arial" w:hAnsi="Arial" w:cs="Arial"/>
          <w:b/>
          <w:bCs/>
          <w:color w:val="833C0B" w:themeColor="accent2" w:themeShade="80"/>
        </w:rPr>
      </w:pPr>
      <w:del w:id="551" w:author="Pamidi,Sushma" w:date="2025-12-08T09:36:00Z" w16du:dateUtc="2025-12-08T15:36:00Z">
        <w:r w:rsidRPr="00BE0232" w:rsidDel="002867E7">
          <w:rPr>
            <w:rFonts w:ascii="Arial" w:hAnsi="Arial" w:cs="Arial"/>
            <w:b/>
            <w:bCs/>
            <w:color w:val="833C0B" w:themeColor="accent2" w:themeShade="80"/>
          </w:rPr>
          <w:delText xml:space="preserve">Petitioner´s Appreciation Email – Shrivastava Dhiresh, Senior Manager at PDM-EPPD – Enterprise Portfolio and Program Delivery – </w:delText>
        </w:r>
        <w:bookmarkStart w:id="552" w:name="_Hlk180018364"/>
        <w:r w:rsidR="0087297D" w:rsidRPr="00BE0232" w:rsidDel="002867E7">
          <w:rPr>
            <w:rFonts w:ascii="Arial" w:hAnsi="Arial" w:cs="Arial"/>
            <w:b/>
            <w:bCs/>
            <w:color w:val="833C0B" w:themeColor="accent2" w:themeShade="80"/>
          </w:rPr>
          <w:delText xml:space="preserve">CVS/Pharmacy </w:delText>
        </w:r>
        <w:bookmarkEnd w:id="552"/>
        <w:r w:rsidR="0087297D" w:rsidRPr="00BE0232" w:rsidDel="002867E7">
          <w:rPr>
            <w:rFonts w:ascii="Arial" w:hAnsi="Arial" w:cs="Arial"/>
            <w:b/>
            <w:bCs/>
            <w:color w:val="833C0B" w:themeColor="accent2" w:themeShade="80"/>
          </w:rPr>
          <w:delText>- December 1</w:delText>
        </w:r>
        <w:r w:rsidRPr="00BE0232" w:rsidDel="002867E7">
          <w:rPr>
            <w:rFonts w:ascii="Arial" w:hAnsi="Arial" w:cs="Arial"/>
            <w:b/>
            <w:bCs/>
            <w:color w:val="833C0B" w:themeColor="accent2" w:themeShade="80"/>
          </w:rPr>
          <w:delText>4, 20</w:delText>
        </w:r>
        <w:r w:rsidR="0087297D" w:rsidRPr="00BE0232" w:rsidDel="002867E7">
          <w:rPr>
            <w:rFonts w:ascii="Arial" w:hAnsi="Arial" w:cs="Arial"/>
            <w:b/>
            <w:bCs/>
            <w:color w:val="833C0B" w:themeColor="accent2" w:themeShade="80"/>
          </w:rPr>
          <w:delText>18 (</w:delText>
        </w:r>
        <w:r w:rsidR="006D72CF" w:rsidRPr="00BE0232" w:rsidDel="002867E7">
          <w:rPr>
            <w:rFonts w:ascii="Arial" w:hAnsi="Arial" w:cs="Arial"/>
            <w:b/>
            <w:bCs/>
            <w:color w:val="833C0B" w:themeColor="accent2" w:themeShade="80"/>
          </w:rPr>
          <w:delText>3</w:delText>
        </w:r>
        <w:r w:rsidR="0087297D"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0087297D" w:rsidRPr="00BE0232" w:rsidDel="002867E7">
          <w:rPr>
            <w:rFonts w:ascii="Arial" w:hAnsi="Arial" w:cs="Arial"/>
            <w:b/>
            <w:bCs/>
            <w:color w:val="833C0B" w:themeColor="accent2" w:themeShade="80"/>
          </w:rPr>
          <w:delText>)</w:delText>
        </w:r>
      </w:del>
    </w:p>
    <w:p w14:paraId="499BE6A8" w14:textId="4DAAD828" w:rsidR="00EF7548" w:rsidRPr="00BE0232" w:rsidDel="002867E7" w:rsidRDefault="00EF7548" w:rsidP="00EF7548">
      <w:pPr>
        <w:shd w:val="clear" w:color="auto" w:fill="FFFFFF"/>
        <w:spacing w:line="360" w:lineRule="auto"/>
        <w:jc w:val="both"/>
        <w:rPr>
          <w:del w:id="553" w:author="Pamidi,Sushma" w:date="2025-12-08T09:36:00Z" w16du:dateUtc="2025-12-08T15:36:00Z"/>
          <w:rFonts w:ascii="Arial" w:hAnsi="Arial" w:cs="Arial"/>
          <w:i/>
          <w:iCs/>
          <w:color w:val="000000" w:themeColor="text1"/>
          <w:sz w:val="21"/>
          <w:szCs w:val="21"/>
        </w:rPr>
      </w:pPr>
      <w:del w:id="554"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0087297D" w:rsidRPr="00BE0232" w:rsidDel="002867E7">
          <w:rPr>
            <w:rFonts w:ascii="Arial" w:hAnsi="Arial" w:cs="Arial"/>
            <w:b/>
            <w:bCs/>
            <w:sz w:val="21"/>
            <w:szCs w:val="21"/>
          </w:rPr>
          <w:delText>Shrivastava Dhiresh, Senior Manager at PDM-EPPD – Enterprise Portfolio and Program Delivery</w:delText>
        </w:r>
        <w:r w:rsidR="005A43B3" w:rsidRPr="00BE0232" w:rsidDel="002867E7">
          <w:rPr>
            <w:rFonts w:ascii="Arial" w:hAnsi="Arial" w:cs="Arial"/>
            <w:b/>
            <w:bCs/>
            <w:sz w:val="21"/>
            <w:szCs w:val="21"/>
          </w:rPr>
          <w:delText>_ CVS/Pharmacy</w:delText>
        </w:r>
        <w:r w:rsidRPr="00BE0232" w:rsidDel="002867E7">
          <w:rPr>
            <w:rFonts w:ascii="Arial" w:hAnsi="Arial" w:cs="Arial"/>
            <w:sz w:val="21"/>
            <w:szCs w:val="21"/>
          </w:rPr>
          <w:delText xml:space="preserve">, </w:delText>
        </w:r>
        <w:r w:rsidR="0087297D" w:rsidRPr="00BE0232" w:rsidDel="002867E7">
          <w:rPr>
            <w:rFonts w:ascii="Arial" w:hAnsi="Arial" w:cs="Arial"/>
            <w:sz w:val="21"/>
            <w:szCs w:val="21"/>
          </w:rPr>
          <w:delText xml:space="preserve">as evidence of his </w:delText>
        </w:r>
        <w:r w:rsidRPr="00BE0232" w:rsidDel="002867E7">
          <w:rPr>
            <w:rFonts w:ascii="Arial" w:hAnsi="Arial" w:cs="Arial"/>
            <w:sz w:val="21"/>
            <w:szCs w:val="21"/>
          </w:rPr>
          <w:delText xml:space="preserve">expressed gratitude for </w:delText>
        </w:r>
        <w:r w:rsidR="0087297D" w:rsidRPr="00BE0232" w:rsidDel="002867E7">
          <w:rPr>
            <w:rFonts w:ascii="Arial" w:hAnsi="Arial" w:cs="Arial"/>
            <w:sz w:val="21"/>
            <w:szCs w:val="21"/>
          </w:rPr>
          <w:delText>the successful completion of the project.</w:delText>
        </w:r>
        <w:r w:rsidRPr="00BE0232" w:rsidDel="002867E7">
          <w:rPr>
            <w:rFonts w:ascii="Arial" w:hAnsi="Arial" w:cs="Arial"/>
            <w:sz w:val="21"/>
            <w:szCs w:val="21"/>
          </w:rPr>
          <w:delText xml:space="preserv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 xml:space="preserve">Leading and Critical Role, Exhibit </w:delText>
        </w:r>
        <w:r w:rsidR="0087297D" w:rsidRPr="00BE0232" w:rsidDel="002867E7">
          <w:rPr>
            <w:rFonts w:ascii="Arial" w:hAnsi="Arial" w:cs="Arial"/>
            <w:i/>
            <w:iCs/>
            <w:color w:val="000000" w:themeColor="text1"/>
            <w:sz w:val="21"/>
            <w:szCs w:val="21"/>
          </w:rPr>
          <w:delText>10</w:delText>
        </w:r>
        <w:r w:rsidRPr="00BE0232" w:rsidDel="002867E7">
          <w:rPr>
            <w:rFonts w:ascii="Arial" w:hAnsi="Arial" w:cs="Arial"/>
            <w:i/>
            <w:iCs/>
            <w:color w:val="000000" w:themeColor="text1"/>
            <w:sz w:val="21"/>
            <w:szCs w:val="21"/>
          </w:rPr>
          <w:delText>: Petitioner´s Appreciation Email –</w:delText>
        </w:r>
        <w:r w:rsidR="0087297D" w:rsidRPr="00BE0232" w:rsidDel="002867E7">
          <w:rPr>
            <w:rFonts w:ascii="Arial" w:hAnsi="Arial" w:cs="Arial"/>
            <w:i/>
            <w:iCs/>
            <w:color w:val="000000" w:themeColor="text1"/>
            <w:sz w:val="21"/>
            <w:szCs w:val="21"/>
          </w:rPr>
          <w:delText xml:space="preserve"> Shrivastava Dhiresh</w:delText>
        </w:r>
        <w:r w:rsidRPr="00BE0232" w:rsidDel="002867E7">
          <w:rPr>
            <w:rFonts w:ascii="Arial" w:hAnsi="Arial" w:cs="Arial"/>
            <w:i/>
            <w:iCs/>
            <w:color w:val="000000" w:themeColor="text1"/>
            <w:sz w:val="21"/>
            <w:szCs w:val="21"/>
          </w:rPr>
          <w:delText>).</w:delText>
        </w:r>
      </w:del>
    </w:p>
    <w:p w14:paraId="1D1443DD" w14:textId="2E3346EE" w:rsidR="00EF7548" w:rsidRPr="00BE0232" w:rsidDel="002867E7" w:rsidRDefault="00EF7548" w:rsidP="00704BB9">
      <w:pPr>
        <w:shd w:val="clear" w:color="auto" w:fill="FFFFFF"/>
        <w:spacing w:line="360" w:lineRule="auto"/>
        <w:jc w:val="both"/>
        <w:rPr>
          <w:del w:id="555" w:author="Pamidi,Sushma" w:date="2025-12-08T09:36:00Z" w16du:dateUtc="2025-12-08T15:36:00Z"/>
          <w:rFonts w:ascii="Arial" w:hAnsi="Arial" w:cs="Arial"/>
          <w:i/>
          <w:iCs/>
          <w:color w:val="000000" w:themeColor="text1"/>
          <w:sz w:val="21"/>
          <w:szCs w:val="21"/>
        </w:rPr>
      </w:pPr>
    </w:p>
    <w:bookmarkEnd w:id="539"/>
    <w:p w14:paraId="139AB225" w14:textId="684D07E1" w:rsidR="0087297D" w:rsidRPr="00BE0232" w:rsidDel="002867E7" w:rsidRDefault="0087297D" w:rsidP="008729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56" w:author="Pamidi,Sushma" w:date="2025-12-08T09:36:00Z" w16du:dateUtc="2025-12-08T15:36:00Z"/>
          <w:rFonts w:ascii="Arial" w:hAnsi="Arial" w:cs="Arial"/>
          <w:b/>
          <w:bCs/>
          <w:color w:val="833C0B" w:themeColor="accent2" w:themeShade="80"/>
        </w:rPr>
      </w:pPr>
      <w:del w:id="557" w:author="Pamidi,Sushma" w:date="2025-12-08T09:36:00Z" w16du:dateUtc="2025-12-08T15:36:00Z">
        <w:r w:rsidRPr="00BE0232" w:rsidDel="002867E7">
          <w:rPr>
            <w:rFonts w:ascii="Arial" w:hAnsi="Arial" w:cs="Arial"/>
            <w:b/>
            <w:bCs/>
            <w:color w:val="833C0B" w:themeColor="accent2" w:themeShade="80"/>
          </w:rPr>
          <w:delText xml:space="preserve">Petitioner´s Appreciation Email – </w:delText>
        </w:r>
        <w:bookmarkStart w:id="558" w:name="_Hlk180018534"/>
        <w:r w:rsidRPr="00BE0232" w:rsidDel="002867E7">
          <w:rPr>
            <w:rFonts w:ascii="Arial" w:hAnsi="Arial" w:cs="Arial"/>
            <w:b/>
            <w:bCs/>
            <w:color w:val="833C0B" w:themeColor="accent2" w:themeShade="80"/>
          </w:rPr>
          <w:delText>Javlekar Dhananjay</w:delText>
        </w:r>
        <w:bookmarkEnd w:id="558"/>
        <w:r w:rsidRPr="00BE0232" w:rsidDel="002867E7">
          <w:rPr>
            <w:rFonts w:ascii="Arial" w:hAnsi="Arial" w:cs="Arial"/>
            <w:b/>
            <w:bCs/>
            <w:color w:val="833C0B" w:themeColor="accent2" w:themeShade="80"/>
          </w:rPr>
          <w:delText>, Senior Manager at PDM-EPPD – Enterprise Portfolio and Program Delivery - CVS/Pharmacy – December 14, 2018 (</w:delText>
        </w:r>
        <w:r w:rsidR="006D72CF" w:rsidRPr="00BE0232" w:rsidDel="002867E7">
          <w:rPr>
            <w:rFonts w:ascii="Arial" w:hAnsi="Arial" w:cs="Arial"/>
            <w:b/>
            <w:bCs/>
            <w:color w:val="833C0B" w:themeColor="accent2" w:themeShade="80"/>
          </w:rPr>
          <w:delText>4</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56A3328B" w14:textId="32E2BCF3" w:rsidR="00044050" w:rsidRPr="00BE0232" w:rsidDel="002867E7" w:rsidRDefault="0087297D" w:rsidP="0087297D">
      <w:pPr>
        <w:shd w:val="clear" w:color="auto" w:fill="FFFFFF"/>
        <w:spacing w:line="360" w:lineRule="auto"/>
        <w:jc w:val="both"/>
        <w:rPr>
          <w:del w:id="559" w:author="Pamidi,Sushma" w:date="2025-12-08T09:36:00Z" w16du:dateUtc="2025-12-08T15:36:00Z"/>
          <w:rFonts w:ascii="Arial" w:hAnsi="Arial" w:cs="Arial"/>
          <w:i/>
          <w:iCs/>
          <w:color w:val="000000" w:themeColor="text1"/>
          <w:sz w:val="21"/>
          <w:szCs w:val="21"/>
        </w:rPr>
      </w:pPr>
      <w:bookmarkStart w:id="560" w:name="_Hlk180021094"/>
      <w:del w:id="561"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Javlekar Dhananjay, Senior Manager at PDM-EPPD – Enterprise Portfolio and Program Delivery</w:delText>
        </w:r>
        <w:r w:rsidR="005A43B3" w:rsidRPr="00BE0232" w:rsidDel="002867E7">
          <w:rPr>
            <w:rFonts w:ascii="Arial" w:hAnsi="Arial" w:cs="Arial"/>
            <w:b/>
            <w:bCs/>
            <w:sz w:val="21"/>
            <w:szCs w:val="21"/>
          </w:rPr>
          <w:delText xml:space="preserve"> – CVS/Pharmacy</w:delText>
        </w:r>
        <w:r w:rsidRPr="00BE0232" w:rsidDel="002867E7">
          <w:rPr>
            <w:rFonts w:ascii="Arial" w:hAnsi="Arial" w:cs="Arial"/>
            <w:b/>
            <w:bCs/>
            <w:sz w:val="21"/>
            <w:szCs w:val="21"/>
          </w:rPr>
          <w:delText>,</w:delText>
        </w:r>
        <w:r w:rsidRPr="00BE0232" w:rsidDel="002867E7">
          <w:rPr>
            <w:rFonts w:ascii="Arial" w:hAnsi="Arial" w:cs="Arial"/>
            <w:sz w:val="21"/>
            <w:szCs w:val="21"/>
          </w:rPr>
          <w:delText xml:space="preserve"> as evidence of his expressed </w:delText>
        </w:r>
        <w:r w:rsidR="005A43B3" w:rsidRPr="00BE0232" w:rsidDel="002867E7">
          <w:rPr>
            <w:rFonts w:ascii="Arial" w:hAnsi="Arial" w:cs="Arial"/>
            <w:sz w:val="21"/>
            <w:szCs w:val="21"/>
          </w:rPr>
          <w:delText xml:space="preserve">appreciation to the Petitioner´s hard work and attention to detail. </w:delText>
        </w:r>
        <w:r w:rsidRPr="00BE0232" w:rsidDel="002867E7">
          <w:rPr>
            <w:rFonts w:ascii="Arial" w:hAnsi="Arial" w:cs="Arial"/>
            <w:sz w:val="21"/>
            <w:szCs w:val="21"/>
          </w:rPr>
          <w:delText xml:space="preserv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5A43B3" w:rsidRPr="00BE0232" w:rsidDel="002867E7">
          <w:rPr>
            <w:rFonts w:ascii="Arial" w:hAnsi="Arial" w:cs="Arial"/>
            <w:i/>
            <w:iCs/>
            <w:color w:val="000000" w:themeColor="text1"/>
            <w:sz w:val="21"/>
            <w:szCs w:val="21"/>
          </w:rPr>
          <w:delText>1</w:delText>
        </w:r>
        <w:r w:rsidRPr="00BE0232" w:rsidDel="002867E7">
          <w:rPr>
            <w:rFonts w:ascii="Arial" w:hAnsi="Arial" w:cs="Arial"/>
            <w:i/>
            <w:iCs/>
            <w:color w:val="000000" w:themeColor="text1"/>
            <w:sz w:val="21"/>
            <w:szCs w:val="21"/>
          </w:rPr>
          <w:delText>: Petitioner´s Appreciation Email –</w:delText>
        </w:r>
        <w:r w:rsidR="005A43B3" w:rsidRPr="00BE0232" w:rsidDel="002867E7">
          <w:rPr>
            <w:rFonts w:ascii="Arial" w:hAnsi="Arial" w:cs="Arial"/>
            <w:i/>
            <w:iCs/>
            <w:color w:val="000000" w:themeColor="text1"/>
            <w:sz w:val="21"/>
            <w:szCs w:val="21"/>
          </w:rPr>
          <w:delText>Javlekar Dhananjay</w:delText>
        </w:r>
        <w:r w:rsidR="00C828BB" w:rsidRPr="00BE0232" w:rsidDel="002867E7">
          <w:rPr>
            <w:rFonts w:ascii="Arial" w:hAnsi="Arial" w:cs="Arial"/>
            <w:i/>
            <w:iCs/>
            <w:color w:val="000000" w:themeColor="text1"/>
            <w:sz w:val="21"/>
            <w:szCs w:val="21"/>
          </w:rPr>
          <w:delText>).</w:delText>
        </w:r>
      </w:del>
    </w:p>
    <w:bookmarkEnd w:id="560"/>
    <w:p w14:paraId="1FB9E92E" w14:textId="3F77925D" w:rsidR="00AD29EC" w:rsidRPr="00BE0232" w:rsidDel="002867E7" w:rsidRDefault="00AD29EC" w:rsidP="0087297D">
      <w:pPr>
        <w:shd w:val="clear" w:color="auto" w:fill="FFFFFF"/>
        <w:spacing w:line="360" w:lineRule="auto"/>
        <w:jc w:val="both"/>
        <w:rPr>
          <w:del w:id="562" w:author="Pamidi,Sushma" w:date="2025-12-08T09:36:00Z" w16du:dateUtc="2025-12-08T15:36:00Z"/>
          <w:rFonts w:ascii="Arial" w:hAnsi="Arial" w:cs="Arial"/>
          <w:i/>
          <w:iCs/>
          <w:color w:val="000000" w:themeColor="text1"/>
          <w:sz w:val="21"/>
          <w:szCs w:val="21"/>
        </w:rPr>
      </w:pPr>
    </w:p>
    <w:p w14:paraId="3F2CD03B" w14:textId="379CFFCF" w:rsidR="00C828BB" w:rsidRPr="00BE0232" w:rsidDel="002867E7" w:rsidRDefault="00C828BB" w:rsidP="00C828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63" w:author="Pamidi,Sushma" w:date="2025-12-08T09:36:00Z" w16du:dateUtc="2025-12-08T15:36:00Z"/>
          <w:rFonts w:ascii="Arial" w:hAnsi="Arial" w:cs="Arial"/>
          <w:b/>
          <w:bCs/>
          <w:color w:val="833C0B" w:themeColor="accent2" w:themeShade="80"/>
        </w:rPr>
      </w:pPr>
      <w:del w:id="564" w:author="Pamidi,Sushma" w:date="2025-12-08T09:36:00Z" w16du:dateUtc="2025-12-08T15:36:00Z">
        <w:r w:rsidRPr="00BE0232" w:rsidDel="002867E7">
          <w:rPr>
            <w:rFonts w:ascii="Arial" w:hAnsi="Arial" w:cs="Arial"/>
            <w:b/>
            <w:bCs/>
            <w:color w:val="833C0B" w:themeColor="accent2" w:themeShade="80"/>
          </w:rPr>
          <w:delText>Petitioner´s Appreciation Email – Ravishankar Vijay, Senior Manager at PDM-EPPD – CVS/Pharmacy – December 14, 2018 (</w:delText>
        </w:r>
        <w:r w:rsidR="006D72CF" w:rsidRPr="00BE0232" w:rsidDel="002867E7">
          <w:rPr>
            <w:rFonts w:ascii="Arial" w:hAnsi="Arial" w:cs="Arial"/>
            <w:b/>
            <w:bCs/>
            <w:color w:val="833C0B" w:themeColor="accent2" w:themeShade="80"/>
          </w:rPr>
          <w:delText>5</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7B7D4198" w14:textId="12BC5ABA" w:rsidR="00C828BB" w:rsidRPr="00BE0232" w:rsidDel="002867E7" w:rsidRDefault="00C828BB" w:rsidP="00C828BB">
      <w:pPr>
        <w:shd w:val="clear" w:color="auto" w:fill="FFFFFF"/>
        <w:spacing w:line="360" w:lineRule="auto"/>
        <w:jc w:val="both"/>
        <w:rPr>
          <w:del w:id="565" w:author="Pamidi,Sushma" w:date="2025-12-08T09:36:00Z" w16du:dateUtc="2025-12-08T15:36:00Z"/>
          <w:rFonts w:ascii="Arial" w:hAnsi="Arial" w:cs="Arial"/>
          <w:i/>
          <w:iCs/>
          <w:color w:val="000000" w:themeColor="text1"/>
          <w:sz w:val="21"/>
          <w:szCs w:val="21"/>
        </w:rPr>
      </w:pPr>
      <w:bookmarkStart w:id="566" w:name="_Hlk180072544"/>
      <w:del w:id="567"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Ravishankar Vijay, a Senior Manager at PDM-EPPD – CVS/Pharmacy</w:delText>
        </w:r>
        <w:r w:rsidRPr="00BE0232" w:rsidDel="002867E7">
          <w:rPr>
            <w:rFonts w:ascii="Arial" w:hAnsi="Arial" w:cs="Arial"/>
            <w:sz w:val="21"/>
            <w:szCs w:val="21"/>
          </w:rPr>
          <w:delText xml:space="preserve">, as evidence of his appreciation </w:delText>
        </w:r>
        <w:r w:rsidR="00553A7B" w:rsidRPr="00BE0232" w:rsidDel="002867E7">
          <w:rPr>
            <w:rFonts w:ascii="Arial" w:hAnsi="Arial" w:cs="Arial"/>
            <w:sz w:val="21"/>
            <w:szCs w:val="21"/>
          </w:rPr>
          <w:delText>f</w:delText>
        </w:r>
        <w:r w:rsidRPr="00BE0232" w:rsidDel="002867E7">
          <w:rPr>
            <w:rFonts w:ascii="Arial" w:hAnsi="Arial" w:cs="Arial"/>
            <w:sz w:val="21"/>
            <w:szCs w:val="21"/>
          </w:rPr>
          <w:delText>o</w:delText>
        </w:r>
        <w:r w:rsidR="00553A7B" w:rsidRPr="00BE0232" w:rsidDel="002867E7">
          <w:rPr>
            <w:rFonts w:ascii="Arial" w:hAnsi="Arial" w:cs="Arial"/>
            <w:sz w:val="21"/>
            <w:szCs w:val="21"/>
          </w:rPr>
          <w:delText>r</w:delText>
        </w:r>
        <w:r w:rsidRPr="00BE0232" w:rsidDel="002867E7">
          <w:rPr>
            <w:rFonts w:ascii="Arial" w:hAnsi="Arial" w:cs="Arial"/>
            <w:sz w:val="21"/>
            <w:szCs w:val="21"/>
          </w:rPr>
          <w:delText xml:space="preserve"> the Petitioner´s hard</w:delText>
        </w:r>
        <w:r w:rsidR="00553A7B" w:rsidRPr="00BE0232" w:rsidDel="002867E7">
          <w:rPr>
            <w:rFonts w:ascii="Arial" w:hAnsi="Arial" w:cs="Arial"/>
            <w:sz w:val="21"/>
            <w:szCs w:val="21"/>
          </w:rPr>
          <w:delText xml:space="preserve"> </w:delText>
        </w:r>
        <w:r w:rsidR="00BB444B" w:rsidRPr="00BE0232" w:rsidDel="002867E7">
          <w:rPr>
            <w:rFonts w:ascii="Arial" w:hAnsi="Arial" w:cs="Arial"/>
            <w:sz w:val="21"/>
            <w:szCs w:val="21"/>
          </w:rPr>
          <w:delText xml:space="preserve">work </w:delText>
        </w:r>
        <w:r w:rsidR="00553A7B" w:rsidRPr="00BE0232" w:rsidDel="002867E7">
          <w:rPr>
            <w:rFonts w:ascii="Arial" w:hAnsi="Arial" w:cs="Arial"/>
            <w:sz w:val="21"/>
            <w:szCs w:val="21"/>
          </w:rPr>
          <w:delText xml:space="preserve">in R29.1. Mr. Ravishankar acknowledges the project's complexity during its release and the Petitioner's great performance.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553A7B" w:rsidRPr="00BE0232" w:rsidDel="002867E7">
          <w:rPr>
            <w:rFonts w:ascii="Arial" w:hAnsi="Arial" w:cs="Arial"/>
            <w:i/>
            <w:iCs/>
            <w:color w:val="000000" w:themeColor="text1"/>
            <w:sz w:val="21"/>
            <w:szCs w:val="21"/>
          </w:rPr>
          <w:delText>2</w:delText>
        </w:r>
        <w:r w:rsidRPr="00BE0232" w:rsidDel="002867E7">
          <w:rPr>
            <w:rFonts w:ascii="Arial" w:hAnsi="Arial" w:cs="Arial"/>
            <w:i/>
            <w:iCs/>
            <w:color w:val="000000" w:themeColor="text1"/>
            <w:sz w:val="21"/>
            <w:szCs w:val="21"/>
          </w:rPr>
          <w:delText>: Petitioner´s Appreciation Email –</w:delText>
        </w:r>
        <w:r w:rsidR="00553A7B" w:rsidRPr="00BE0232" w:rsidDel="002867E7">
          <w:rPr>
            <w:rFonts w:ascii="Arial" w:hAnsi="Arial" w:cs="Arial"/>
            <w:i/>
            <w:iCs/>
            <w:color w:val="000000" w:themeColor="text1"/>
            <w:sz w:val="21"/>
            <w:szCs w:val="21"/>
          </w:rPr>
          <w:delText>Ravishankar Vijay</w:delText>
        </w:r>
        <w:r w:rsidRPr="00BE0232" w:rsidDel="002867E7">
          <w:rPr>
            <w:rFonts w:ascii="Arial" w:hAnsi="Arial" w:cs="Arial"/>
            <w:i/>
            <w:iCs/>
            <w:color w:val="000000" w:themeColor="text1"/>
            <w:sz w:val="21"/>
            <w:szCs w:val="21"/>
          </w:rPr>
          <w:delText>).</w:delText>
        </w:r>
      </w:del>
    </w:p>
    <w:bookmarkEnd w:id="566"/>
    <w:p w14:paraId="5F4877DC" w14:textId="5EF15CA6" w:rsidR="00AD29EC" w:rsidRPr="00BE0232" w:rsidDel="002867E7" w:rsidRDefault="00AD29EC" w:rsidP="0087297D">
      <w:pPr>
        <w:shd w:val="clear" w:color="auto" w:fill="FFFFFF"/>
        <w:spacing w:line="360" w:lineRule="auto"/>
        <w:jc w:val="both"/>
        <w:rPr>
          <w:del w:id="568" w:author="Pamidi,Sushma" w:date="2025-12-08T09:36:00Z" w16du:dateUtc="2025-12-08T15:36:00Z"/>
          <w:rFonts w:ascii="Arial" w:hAnsi="Arial" w:cs="Arial"/>
          <w:i/>
          <w:iCs/>
          <w:color w:val="000000" w:themeColor="text1"/>
          <w:sz w:val="21"/>
          <w:szCs w:val="21"/>
        </w:rPr>
      </w:pPr>
    </w:p>
    <w:p w14:paraId="036D0655" w14:textId="498760F6" w:rsidR="001C2E57" w:rsidRPr="00BE0232" w:rsidDel="002867E7" w:rsidRDefault="001C2E57" w:rsidP="001C2E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69" w:author="Pamidi,Sushma" w:date="2025-12-08T09:36:00Z" w16du:dateUtc="2025-12-08T15:36:00Z"/>
          <w:rFonts w:ascii="Arial" w:hAnsi="Arial" w:cs="Arial"/>
          <w:b/>
          <w:bCs/>
          <w:color w:val="833C0B" w:themeColor="accent2" w:themeShade="80"/>
        </w:rPr>
      </w:pPr>
      <w:del w:id="570" w:author="Pamidi,Sushma" w:date="2025-12-08T09:36:00Z" w16du:dateUtc="2025-12-08T15:36:00Z">
        <w:r w:rsidRPr="00BE0232" w:rsidDel="002867E7">
          <w:rPr>
            <w:rFonts w:ascii="Arial" w:hAnsi="Arial" w:cs="Arial"/>
            <w:b/>
            <w:bCs/>
            <w:color w:val="833C0B" w:themeColor="accent2" w:themeShade="80"/>
          </w:rPr>
          <w:delText>Petitioner´s Appreciation Email – Lalit Koul, Director at EPPD - CVS/Pharmacy – December 14, 2018 (</w:delText>
        </w:r>
        <w:r w:rsidR="006D72CF" w:rsidRPr="00BE0232" w:rsidDel="002867E7">
          <w:rPr>
            <w:rFonts w:ascii="Arial" w:hAnsi="Arial" w:cs="Arial"/>
            <w:b/>
            <w:bCs/>
            <w:color w:val="833C0B" w:themeColor="accent2" w:themeShade="80"/>
          </w:rPr>
          <w:delText>6</w:delText>
        </w:r>
        <w:r w:rsidR="00BB444B"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1F175756" w14:textId="5DD11339" w:rsidR="001C2E57" w:rsidRPr="00BE0232" w:rsidDel="002867E7" w:rsidRDefault="00BB444B" w:rsidP="00CA195C">
      <w:pPr>
        <w:shd w:val="clear" w:color="auto" w:fill="FFFFFF"/>
        <w:spacing w:line="360" w:lineRule="auto"/>
        <w:jc w:val="both"/>
        <w:rPr>
          <w:del w:id="571" w:author="Pamidi,Sushma" w:date="2025-12-08T09:36:00Z" w16du:dateUtc="2025-12-08T15:36:00Z"/>
          <w:rFonts w:ascii="Arial" w:hAnsi="Arial" w:cs="Arial"/>
          <w:i/>
          <w:iCs/>
          <w:color w:val="000000" w:themeColor="text1"/>
          <w:sz w:val="21"/>
          <w:szCs w:val="21"/>
        </w:rPr>
      </w:pPr>
      <w:del w:id="572" w:author="Pamidi,Sushma" w:date="2025-12-08T09:36:00Z" w16du:dateUtc="2025-12-08T15:36:00Z">
        <w:r w:rsidRPr="00BE0232" w:rsidDel="002867E7">
          <w:rPr>
            <w:rFonts w:ascii="Arial" w:hAnsi="Arial" w:cs="Arial"/>
            <w:sz w:val="21"/>
            <w:szCs w:val="21"/>
          </w:rPr>
          <w:delText xml:space="preserve">Counsel submits an email sent to the Petitioner by </w:delText>
        </w:r>
        <w:r w:rsidRPr="00BE0232" w:rsidDel="002867E7">
          <w:rPr>
            <w:rFonts w:ascii="Arial" w:hAnsi="Arial" w:cs="Arial"/>
            <w:b/>
            <w:bCs/>
            <w:sz w:val="21"/>
            <w:szCs w:val="21"/>
          </w:rPr>
          <w:delText>Lalit Koul, Director at EPPD - CVS/Pharmacy</w:delText>
        </w:r>
        <w:r w:rsidRPr="00BE0232" w:rsidDel="002867E7">
          <w:rPr>
            <w:rFonts w:ascii="Arial" w:hAnsi="Arial" w:cs="Arial"/>
            <w:sz w:val="21"/>
            <w:szCs w:val="21"/>
          </w:rPr>
          <w:delText>, as evidence of his appreciation</w:delText>
        </w:r>
        <w:r w:rsidR="00765899" w:rsidRPr="00BE0232" w:rsidDel="002867E7">
          <w:rPr>
            <w:rFonts w:ascii="Arial" w:hAnsi="Arial" w:cs="Arial"/>
            <w:sz w:val="21"/>
            <w:szCs w:val="21"/>
          </w:rPr>
          <w:delText xml:space="preserve"> of</w:delText>
        </w:r>
        <w:r w:rsidRPr="00BE0232" w:rsidDel="002867E7">
          <w:rPr>
            <w:rFonts w:ascii="Arial" w:hAnsi="Arial" w:cs="Arial"/>
            <w:sz w:val="21"/>
            <w:szCs w:val="21"/>
          </w:rPr>
          <w:delText xml:space="preserve"> the Petitioner´s hard work.  </w:delText>
        </w:r>
        <w:r w:rsidRPr="00BE0232" w:rsidDel="002867E7">
          <w:rPr>
            <w:rFonts w:ascii="Arial" w:hAnsi="Arial" w:cs="Arial"/>
            <w:color w:val="000000" w:themeColor="text1"/>
            <w:sz w:val="21"/>
            <w:szCs w:val="21"/>
          </w:rPr>
          <w:delText>(</w:delText>
        </w:r>
        <w:r w:rsidRPr="00BE0232" w:rsidDel="002867E7">
          <w:rPr>
            <w:rFonts w:ascii="Arial" w:hAnsi="Arial" w:cs="Arial"/>
            <w:i/>
            <w:iCs/>
            <w:color w:val="000000" w:themeColor="text1"/>
            <w:sz w:val="21"/>
            <w:szCs w:val="21"/>
          </w:rPr>
          <w:delText>Leading and Critical Role, Exhibit 1</w:delText>
        </w:r>
        <w:r w:rsidR="00AD3F6A" w:rsidRPr="00BE0232" w:rsidDel="002867E7">
          <w:rPr>
            <w:rFonts w:ascii="Arial" w:hAnsi="Arial" w:cs="Arial"/>
            <w:i/>
            <w:iCs/>
            <w:color w:val="000000" w:themeColor="text1"/>
            <w:sz w:val="21"/>
            <w:szCs w:val="21"/>
          </w:rPr>
          <w:delText>3</w:delText>
        </w:r>
        <w:r w:rsidRPr="00BE0232" w:rsidDel="002867E7">
          <w:rPr>
            <w:rFonts w:ascii="Arial" w:hAnsi="Arial" w:cs="Arial"/>
            <w:i/>
            <w:iCs/>
            <w:color w:val="000000" w:themeColor="text1"/>
            <w:sz w:val="21"/>
            <w:szCs w:val="21"/>
          </w:rPr>
          <w:delText>: Petitioner´s Appreciation Email –</w:delText>
        </w:r>
        <w:r w:rsidR="00AD3F6A" w:rsidRPr="00BE0232" w:rsidDel="002867E7">
          <w:rPr>
            <w:rFonts w:ascii="Arial" w:hAnsi="Arial" w:cs="Arial"/>
            <w:i/>
            <w:iCs/>
            <w:color w:val="000000" w:themeColor="text1"/>
            <w:sz w:val="21"/>
            <w:szCs w:val="21"/>
          </w:rPr>
          <w:delText>Lalit Koul</w:delText>
        </w:r>
        <w:r w:rsidRPr="00BE0232" w:rsidDel="002867E7">
          <w:rPr>
            <w:rFonts w:ascii="Arial" w:hAnsi="Arial" w:cs="Arial"/>
            <w:i/>
            <w:iCs/>
            <w:color w:val="000000" w:themeColor="text1"/>
            <w:sz w:val="21"/>
            <w:szCs w:val="21"/>
          </w:rPr>
          <w:delText>).</w:delText>
        </w:r>
      </w:del>
    </w:p>
    <w:p w14:paraId="75F32AC9" w14:textId="38DB53CA" w:rsidR="00CA195C" w:rsidRPr="00BE0232" w:rsidDel="002867E7" w:rsidRDefault="00CA195C" w:rsidP="00CA195C">
      <w:pPr>
        <w:shd w:val="clear" w:color="auto" w:fill="FFFFFF"/>
        <w:spacing w:line="360" w:lineRule="auto"/>
        <w:jc w:val="both"/>
        <w:rPr>
          <w:del w:id="573" w:author="Pamidi,Sushma" w:date="2025-12-08T09:36:00Z" w16du:dateUtc="2025-12-08T15:36:00Z"/>
          <w:rFonts w:ascii="Arial" w:hAnsi="Arial" w:cs="Arial"/>
          <w:i/>
          <w:iCs/>
          <w:color w:val="000000" w:themeColor="text1"/>
          <w:sz w:val="21"/>
          <w:szCs w:val="21"/>
        </w:rPr>
      </w:pPr>
    </w:p>
    <w:p w14:paraId="6F03E848" w14:textId="57C9F422" w:rsidR="001C2E57" w:rsidRPr="00BE0232" w:rsidDel="002867E7" w:rsidRDefault="001C2E57" w:rsidP="001C2E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360" w:lineRule="auto"/>
        <w:jc w:val="center"/>
        <w:rPr>
          <w:del w:id="574" w:author="Pamidi,Sushma" w:date="2025-12-08T09:36:00Z" w16du:dateUtc="2025-12-08T15:36:00Z"/>
          <w:rFonts w:ascii="Arial" w:hAnsi="Arial" w:cs="Arial"/>
          <w:b/>
          <w:bCs/>
          <w:color w:val="833C0B" w:themeColor="accent2" w:themeShade="80"/>
        </w:rPr>
      </w:pPr>
      <w:bookmarkStart w:id="575" w:name="_Hlk180070780"/>
      <w:del w:id="576" w:author="Pamidi,Sushma" w:date="2025-12-08T09:36:00Z" w16du:dateUtc="2025-12-08T15:36:00Z">
        <w:r w:rsidRPr="00BE0232" w:rsidDel="002867E7">
          <w:rPr>
            <w:rFonts w:ascii="Arial" w:hAnsi="Arial" w:cs="Arial"/>
            <w:b/>
            <w:bCs/>
            <w:color w:val="833C0B" w:themeColor="accent2" w:themeShade="80"/>
          </w:rPr>
          <w:delText xml:space="preserve">Petitioner´s Appreciation Email – </w:delText>
        </w:r>
        <w:bookmarkStart w:id="577" w:name="_Hlk180072579"/>
        <w:r w:rsidRPr="00BE0232" w:rsidDel="002867E7">
          <w:rPr>
            <w:rFonts w:ascii="Arial" w:hAnsi="Arial" w:cs="Arial"/>
            <w:b/>
            <w:bCs/>
            <w:color w:val="833C0B" w:themeColor="accent2" w:themeShade="80"/>
          </w:rPr>
          <w:delText xml:space="preserve">Vikram Dave, </w:delText>
        </w:r>
        <w:r w:rsidR="00765899" w:rsidRPr="00BE0232" w:rsidDel="002867E7">
          <w:rPr>
            <w:rFonts w:ascii="Arial" w:hAnsi="Arial" w:cs="Arial"/>
            <w:b/>
            <w:bCs/>
            <w:color w:val="833C0B" w:themeColor="accent2" w:themeShade="80"/>
          </w:rPr>
          <w:delText>Advisor PM - Enterprise Portfolio &amp; Program Delivery - CVS/pharmacy</w:delText>
        </w:r>
        <w:bookmarkEnd w:id="577"/>
        <w:r w:rsidRPr="00BE0232" w:rsidDel="002867E7">
          <w:rPr>
            <w:rFonts w:ascii="Arial" w:hAnsi="Arial" w:cs="Arial"/>
            <w:b/>
            <w:bCs/>
            <w:color w:val="833C0B" w:themeColor="accent2" w:themeShade="80"/>
          </w:rPr>
          <w:delText xml:space="preserve"> – </w:delText>
        </w:r>
        <w:r w:rsidR="00765899" w:rsidRPr="00BE0232" w:rsidDel="002867E7">
          <w:rPr>
            <w:rFonts w:ascii="Arial" w:hAnsi="Arial" w:cs="Arial"/>
            <w:b/>
            <w:bCs/>
            <w:color w:val="833C0B" w:themeColor="accent2" w:themeShade="80"/>
          </w:rPr>
          <w:delText>June</w:delText>
        </w:r>
        <w:r w:rsidRPr="00BE0232" w:rsidDel="002867E7">
          <w:rPr>
            <w:rFonts w:ascii="Arial" w:hAnsi="Arial" w:cs="Arial"/>
            <w:b/>
            <w:bCs/>
            <w:color w:val="833C0B" w:themeColor="accent2" w:themeShade="80"/>
          </w:rPr>
          <w:delText xml:space="preserve"> </w:delText>
        </w:r>
        <w:r w:rsidR="00765899" w:rsidRPr="00BE0232" w:rsidDel="002867E7">
          <w:rPr>
            <w:rFonts w:ascii="Arial" w:hAnsi="Arial" w:cs="Arial"/>
            <w:b/>
            <w:bCs/>
            <w:color w:val="833C0B" w:themeColor="accent2" w:themeShade="80"/>
          </w:rPr>
          <w:delText>29</w:delText>
        </w:r>
        <w:r w:rsidRPr="00BE0232" w:rsidDel="002867E7">
          <w:rPr>
            <w:rFonts w:ascii="Arial" w:hAnsi="Arial" w:cs="Arial"/>
            <w:b/>
            <w:bCs/>
            <w:color w:val="833C0B" w:themeColor="accent2" w:themeShade="80"/>
          </w:rPr>
          <w:delText>, 201</w:delText>
        </w:r>
        <w:r w:rsidR="00765899"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 xml:space="preserve"> (</w:delText>
        </w:r>
        <w:r w:rsidR="006D72CF"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r w:rsidR="00296998"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bookmarkEnd w:id="575"/>
    <w:p w14:paraId="3ADCD653" w14:textId="00EB896D" w:rsidR="00445E26" w:rsidRPr="00BE0232" w:rsidDel="002867E7" w:rsidRDefault="00765899" w:rsidP="004F448F">
      <w:pPr>
        <w:shd w:val="clear" w:color="auto" w:fill="FFFFFF"/>
        <w:spacing w:line="360" w:lineRule="auto"/>
        <w:jc w:val="both"/>
        <w:rPr>
          <w:del w:id="578" w:author="Pamidi,Sushma" w:date="2025-12-08T09:36:00Z" w16du:dateUtc="2025-12-08T15:36:00Z"/>
          <w:rFonts w:ascii="Arial" w:hAnsi="Arial" w:cs="Arial"/>
          <w:i/>
          <w:iCs/>
          <w:color w:val="000000" w:themeColor="text1"/>
          <w:sz w:val="21"/>
          <w:szCs w:val="21"/>
        </w:rPr>
      </w:pPr>
      <w:del w:id="579" w:author="Pamidi,Sushma" w:date="2025-12-08T09:36:00Z" w16du:dateUtc="2025-12-08T15:36:00Z">
        <w:r w:rsidRPr="00BE0232" w:rsidDel="002867E7">
          <w:rPr>
            <w:rFonts w:ascii="Arial" w:hAnsi="Arial" w:cs="Arial"/>
            <w:color w:val="000000" w:themeColor="text1"/>
            <w:sz w:val="21"/>
            <w:szCs w:val="21"/>
          </w:rPr>
          <w:delText xml:space="preserve">Counsel submits an email sent to the Petitioner by </w:delText>
        </w:r>
        <w:r w:rsidRPr="00BE0232" w:rsidDel="002867E7">
          <w:rPr>
            <w:rFonts w:ascii="Arial" w:hAnsi="Arial" w:cs="Arial"/>
            <w:b/>
            <w:bCs/>
            <w:color w:val="000000" w:themeColor="text1"/>
            <w:sz w:val="21"/>
            <w:szCs w:val="21"/>
          </w:rPr>
          <w:delText>Vikram Dave, Advisor PM - Enterprise Portfolio &amp; Program Delivery - CVS/pharmacy</w:delText>
        </w:r>
        <w:r w:rsidRPr="00BE0232" w:rsidDel="002867E7">
          <w:rPr>
            <w:rFonts w:ascii="Arial" w:hAnsi="Arial" w:cs="Arial"/>
            <w:color w:val="000000" w:themeColor="text1"/>
            <w:sz w:val="21"/>
            <w:szCs w:val="21"/>
          </w:rPr>
          <w:delText xml:space="preserve">, as evidence of his great appreciation of the Petitioner´s </w:delText>
        </w:r>
        <w:r w:rsidR="0004347F" w:rsidRPr="00BE0232" w:rsidDel="002867E7">
          <w:rPr>
            <w:rFonts w:ascii="Arial" w:hAnsi="Arial" w:cs="Arial"/>
            <w:color w:val="000000" w:themeColor="text1"/>
            <w:sz w:val="21"/>
            <w:szCs w:val="21"/>
          </w:rPr>
          <w:delText>great job managing his projects as part of R23.1. Mr. Vikram states</w:delText>
        </w:r>
        <w:r w:rsidR="00EB3981" w:rsidRPr="00BE0232" w:rsidDel="002867E7">
          <w:rPr>
            <w:rFonts w:ascii="Arial" w:hAnsi="Arial" w:cs="Arial"/>
            <w:color w:val="000000" w:themeColor="text1"/>
            <w:sz w:val="21"/>
            <w:szCs w:val="21"/>
          </w:rPr>
          <w:delText> that both Petitioner´s projects had a fair number of challenges,</w:delText>
        </w:r>
        <w:r w:rsidR="0004347F" w:rsidRPr="00BE0232" w:rsidDel="002867E7">
          <w:rPr>
            <w:rFonts w:ascii="Arial" w:hAnsi="Arial" w:cs="Arial"/>
            <w:color w:val="000000" w:themeColor="text1"/>
            <w:sz w:val="21"/>
            <w:szCs w:val="21"/>
          </w:rPr>
          <w:delText xml:space="preserve"> but he managed them well. The author expresses his special gratitude for taking care of some budget hours for the release. </w:delText>
        </w:r>
        <w:r w:rsidRPr="00BE0232" w:rsidDel="002867E7">
          <w:rPr>
            <w:rFonts w:ascii="Arial" w:hAnsi="Arial" w:cs="Arial"/>
            <w:i/>
            <w:iCs/>
            <w:color w:val="000000" w:themeColor="text1"/>
            <w:sz w:val="21"/>
            <w:szCs w:val="21"/>
          </w:rPr>
          <w:delText>(Leading and Critical Role, Exhibit 1</w:delText>
        </w:r>
        <w:r w:rsidR="0004347F" w:rsidRPr="00BE0232" w:rsidDel="002867E7">
          <w:rPr>
            <w:rFonts w:ascii="Arial" w:hAnsi="Arial" w:cs="Arial"/>
            <w:i/>
            <w:iCs/>
            <w:color w:val="000000" w:themeColor="text1"/>
            <w:sz w:val="21"/>
            <w:szCs w:val="21"/>
          </w:rPr>
          <w:delText>4</w:delText>
        </w:r>
        <w:r w:rsidRPr="00BE0232" w:rsidDel="002867E7">
          <w:rPr>
            <w:rFonts w:ascii="Arial" w:hAnsi="Arial" w:cs="Arial"/>
            <w:i/>
            <w:iCs/>
            <w:color w:val="000000" w:themeColor="text1"/>
            <w:sz w:val="21"/>
            <w:szCs w:val="21"/>
          </w:rPr>
          <w:delText>: Petitioner´s Appreciation Emai</w:delText>
        </w:r>
        <w:r w:rsidR="0004347F" w:rsidRPr="00BE0232" w:rsidDel="002867E7">
          <w:rPr>
            <w:rFonts w:ascii="Arial" w:hAnsi="Arial" w:cs="Arial"/>
            <w:i/>
            <w:iCs/>
            <w:color w:val="000000" w:themeColor="text1"/>
            <w:sz w:val="21"/>
            <w:szCs w:val="21"/>
          </w:rPr>
          <w:delText xml:space="preserve"> – Vikram Dave</w:delText>
        </w:r>
        <w:r w:rsidRPr="00BE0232" w:rsidDel="002867E7">
          <w:rPr>
            <w:rFonts w:ascii="Arial" w:hAnsi="Arial" w:cs="Arial"/>
            <w:i/>
            <w:iCs/>
            <w:color w:val="000000" w:themeColor="text1"/>
            <w:sz w:val="21"/>
            <w:szCs w:val="21"/>
          </w:rPr>
          <w:delText>).</w:delText>
        </w:r>
      </w:del>
    </w:p>
    <w:p w14:paraId="0B15A92E" w14:textId="159B7C62" w:rsidR="003B4494" w:rsidRPr="00BE0232" w:rsidDel="002867E7" w:rsidRDefault="00445E26" w:rsidP="00BA6469">
      <w:pPr>
        <w:spacing w:after="160" w:line="259" w:lineRule="auto"/>
        <w:rPr>
          <w:del w:id="580" w:author="Pamidi,Sushma" w:date="2025-12-08T09:36:00Z" w16du:dateUtc="2025-12-08T15:36:00Z"/>
          <w:rFonts w:ascii="Arial" w:hAnsi="Arial" w:cs="Arial"/>
          <w:i/>
          <w:iCs/>
          <w:color w:val="000000" w:themeColor="text1"/>
          <w:sz w:val="21"/>
          <w:szCs w:val="21"/>
        </w:rPr>
      </w:pPr>
      <w:del w:id="581" w:author="Pamidi,Sushma" w:date="2025-12-08T09:36:00Z" w16du:dateUtc="2025-12-08T15:36:00Z">
        <w:r w:rsidRPr="00BE0232" w:rsidDel="002867E7">
          <w:rPr>
            <w:rFonts w:ascii="Arial" w:hAnsi="Arial" w:cs="Arial"/>
            <w:i/>
            <w:iCs/>
            <w:color w:val="000000" w:themeColor="text1"/>
            <w:sz w:val="21"/>
            <w:szCs w:val="21"/>
          </w:rPr>
          <w:br w:type="page"/>
        </w:r>
      </w:del>
    </w:p>
    <w:bookmarkEnd w:id="540"/>
    <w:p w14:paraId="36E6897C" w14:textId="202BDAFA" w:rsidR="004C5287" w:rsidRPr="00BE0232" w:rsidDel="002867E7" w:rsidRDefault="004C5287" w:rsidP="004C5287">
      <w:pPr>
        <w:spacing w:after="160" w:line="259" w:lineRule="auto"/>
        <w:jc w:val="center"/>
        <w:rPr>
          <w:del w:id="582" w:author="Pamidi,Sushma" w:date="2025-12-08T09:36:00Z" w16du:dateUtc="2025-12-08T15:36:00Z"/>
          <w:rFonts w:ascii="Arial" w:hAnsi="Arial" w:cs="Arial"/>
          <w:b/>
          <w:bCs/>
          <w:color w:val="833C0B" w:themeColor="accent2" w:themeShade="80"/>
          <w:sz w:val="28"/>
          <w:szCs w:val="21"/>
        </w:rPr>
      </w:pPr>
      <w:del w:id="583" w:author="Pamidi,Sushma" w:date="2025-12-08T09:36:00Z" w16du:dateUtc="2025-12-08T15:36:00Z">
        <w:r w:rsidRPr="00BE0232" w:rsidDel="002867E7">
          <w:rPr>
            <w:rFonts w:ascii="Arial" w:hAnsi="Arial" w:cs="Arial"/>
            <w:b/>
            <w:bCs/>
            <w:color w:val="833C0B" w:themeColor="accent2" w:themeShade="80"/>
            <w:sz w:val="28"/>
            <w:szCs w:val="21"/>
          </w:rPr>
          <w:delText>Distinguished Reputation</w:delText>
        </w:r>
      </w:del>
    </w:p>
    <w:p w14:paraId="45352607" w14:textId="4707FB3E" w:rsidR="004C5287" w:rsidRPr="00BE0232" w:rsidDel="002867E7" w:rsidRDefault="004C5287" w:rsidP="004C5287">
      <w:pPr>
        <w:spacing w:after="160" w:line="360" w:lineRule="auto"/>
        <w:ind w:left="360" w:hanging="360"/>
        <w:rPr>
          <w:del w:id="584" w:author="Pamidi,Sushma" w:date="2025-12-08T09:36:00Z" w16du:dateUtc="2025-12-08T15:36:00Z"/>
          <w:rFonts w:ascii="Arial" w:hAnsi="Arial" w:cs="Arial"/>
          <w:color w:val="833C0B" w:themeColor="accent2" w:themeShade="80"/>
          <w:sz w:val="21"/>
          <w:szCs w:val="21"/>
        </w:rPr>
      </w:pPr>
      <w:del w:id="585" w:author="Pamidi,Sushma" w:date="2025-12-08T09:36:00Z" w16du:dateUtc="2025-12-08T15:36:00Z">
        <w:r w:rsidRPr="00BE0232" w:rsidDel="002867E7">
          <w:rPr>
            <w:rFonts w:ascii="Arial" w:hAnsi="Arial" w:cs="Arial"/>
            <w:color w:val="833C0B" w:themeColor="accent2" w:themeShade="80"/>
            <w:sz w:val="21"/>
            <w:szCs w:val="21"/>
          </w:rPr>
          <w:br/>
          <w:delText>(2)</w:delText>
        </w:r>
        <w:r w:rsidRPr="00BE0232" w:rsidDel="002867E7">
          <w:rPr>
            <w:rFonts w:ascii="Arial" w:hAnsi="Arial" w:cs="Arial"/>
            <w:color w:val="833C0B" w:themeColor="accent2" w:themeShade="80"/>
            <w:sz w:val="21"/>
            <w:szCs w:val="21"/>
          </w:rPr>
          <w:tab/>
          <w:delText>Determine whether the organization or establishment or the department or division for which the person holds or held a leading or critical role has a distinguished reputation:</w:delText>
        </w:r>
      </w:del>
    </w:p>
    <w:p w14:paraId="2300AC11" w14:textId="2BDFB3A3" w:rsidR="004C5287" w:rsidRPr="00BE0232" w:rsidDel="002867E7" w:rsidRDefault="004C5287" w:rsidP="004C5287">
      <w:pPr>
        <w:pStyle w:val="ListParagraph"/>
        <w:numPr>
          <w:ilvl w:val="0"/>
          <w:numId w:val="24"/>
        </w:numPr>
        <w:spacing w:after="160" w:line="360" w:lineRule="auto"/>
        <w:rPr>
          <w:del w:id="586" w:author="Pamidi,Sushma" w:date="2025-12-08T09:36:00Z" w16du:dateUtc="2025-12-08T15:36:00Z"/>
          <w:rFonts w:cs="Arial"/>
          <w:color w:val="833C0B" w:themeColor="accent2" w:themeShade="80"/>
          <w:szCs w:val="21"/>
        </w:rPr>
      </w:pPr>
      <w:del w:id="587" w:author="Pamidi,Sushma" w:date="2025-12-08T09:36:00Z" w16du:dateUtc="2025-12-08T15:36:00Z">
        <w:r w:rsidRPr="00BE0232" w:rsidDel="002867E7">
          <w:rPr>
            <w:rFonts w:cs="Arial"/>
            <w:color w:val="833C0B" w:themeColor="accent2" w:themeShade="80"/>
            <w:szCs w:val="21"/>
          </w:rPr>
          <w:delText>Press Discussing the Company’s Distinguished Reputation.</w:delText>
        </w:r>
      </w:del>
    </w:p>
    <w:p w14:paraId="0AED1F5B" w14:textId="252AF510" w:rsidR="004C5287" w:rsidRPr="00BE0232" w:rsidDel="002867E7" w:rsidRDefault="004C5287" w:rsidP="004C5287">
      <w:pPr>
        <w:pStyle w:val="ListParagraph"/>
        <w:numPr>
          <w:ilvl w:val="0"/>
          <w:numId w:val="24"/>
        </w:numPr>
        <w:spacing w:after="160" w:line="360" w:lineRule="auto"/>
        <w:rPr>
          <w:del w:id="588" w:author="Pamidi,Sushma" w:date="2025-12-08T09:36:00Z" w16du:dateUtc="2025-12-08T15:36:00Z"/>
          <w:rFonts w:cs="Arial"/>
          <w:color w:val="833C0B" w:themeColor="accent2" w:themeShade="80"/>
          <w:szCs w:val="21"/>
        </w:rPr>
      </w:pPr>
      <w:del w:id="589" w:author="Pamidi,Sushma" w:date="2025-12-08T09:36:00Z" w16du:dateUtc="2025-12-08T15:36:00Z">
        <w:r w:rsidRPr="00BE0232" w:rsidDel="002867E7">
          <w:rPr>
            <w:rFonts w:cs="Arial"/>
            <w:color w:val="833C0B" w:themeColor="accent2" w:themeShade="80"/>
            <w:szCs w:val="21"/>
          </w:rPr>
          <w:delText>Awards or Industry Recognition Received by the Company/Organization.</w:delText>
        </w:r>
      </w:del>
    </w:p>
    <w:p w14:paraId="57BF2190" w14:textId="7C083B07" w:rsidR="008C67B7" w:rsidRPr="00BE0232" w:rsidDel="002867E7" w:rsidRDefault="008C67B7" w:rsidP="008C67B7">
      <w:pPr>
        <w:pStyle w:val="ListParagraph"/>
        <w:spacing w:after="160" w:line="360" w:lineRule="auto"/>
        <w:ind w:left="1080"/>
        <w:rPr>
          <w:del w:id="590" w:author="Pamidi,Sushma" w:date="2025-12-08T09:36:00Z" w16du:dateUtc="2025-12-08T15:36:00Z"/>
          <w:rFonts w:cs="Arial"/>
          <w:color w:val="833C0B" w:themeColor="accent2" w:themeShade="80"/>
          <w:szCs w:val="21"/>
        </w:rPr>
      </w:pPr>
    </w:p>
    <w:p w14:paraId="1E6A6163" w14:textId="5B255786" w:rsidR="00405AA0" w:rsidRPr="00BE0232" w:rsidDel="002867E7" w:rsidRDefault="004C5287" w:rsidP="00405AA0">
      <w:pPr>
        <w:spacing w:after="240" w:line="360" w:lineRule="auto"/>
        <w:jc w:val="center"/>
        <w:rPr>
          <w:del w:id="591" w:author="Pamidi,Sushma" w:date="2025-12-08T09:36:00Z" w16du:dateUtc="2025-12-08T15:36:00Z"/>
          <w:rFonts w:ascii="Arial" w:hAnsi="Arial" w:cs="Arial"/>
          <w:b/>
          <w:bCs/>
          <w:color w:val="833C0B" w:themeColor="accent2" w:themeShade="80"/>
        </w:rPr>
      </w:pPr>
      <w:del w:id="592" w:author="Pamidi,Sushma" w:date="2025-12-08T09:36:00Z" w16du:dateUtc="2025-12-08T15:36:00Z">
        <w:r w:rsidRPr="00BE0232" w:rsidDel="002867E7">
          <w:rPr>
            <w:rFonts w:ascii="Arial" w:hAnsi="Arial" w:cs="Arial"/>
            <w:b/>
            <w:bCs/>
            <w:color w:val="833C0B" w:themeColor="accent2" w:themeShade="80"/>
          </w:rPr>
          <w:delText xml:space="preserve">About </w:delText>
        </w:r>
        <w:r w:rsidR="00DC4A8C" w:rsidRPr="00BE0232" w:rsidDel="002867E7">
          <w:rPr>
            <w:rFonts w:ascii="Arial" w:hAnsi="Arial" w:cs="Arial"/>
            <w:b/>
            <w:bCs/>
            <w:color w:val="833C0B" w:themeColor="accent2" w:themeShade="80"/>
          </w:rPr>
          <w:delText xml:space="preserve">CVS Health® </w:delText>
        </w:r>
      </w:del>
    </w:p>
    <w:p w14:paraId="21A727AB" w14:textId="57F4E70D" w:rsidR="00DC4A8C" w:rsidRPr="00BE0232" w:rsidDel="002867E7" w:rsidRDefault="00DC4A8C" w:rsidP="00DC4A8C">
      <w:pPr>
        <w:spacing w:after="240" w:line="360" w:lineRule="auto"/>
        <w:jc w:val="both"/>
        <w:rPr>
          <w:del w:id="593" w:author="Pamidi,Sushma" w:date="2025-12-08T09:36:00Z" w16du:dateUtc="2025-12-08T15:36:00Z"/>
          <w:rFonts w:ascii="Arial" w:hAnsi="Arial" w:cs="Arial"/>
          <w:color w:val="000000" w:themeColor="text1"/>
          <w:sz w:val="21"/>
          <w:szCs w:val="21"/>
        </w:rPr>
      </w:pPr>
      <w:del w:id="594" w:author="Pamidi,Sushma" w:date="2025-12-08T09:36:00Z" w16du:dateUtc="2025-12-08T15:36:00Z">
        <w:r w:rsidRPr="00BE0232" w:rsidDel="002867E7">
          <w:rPr>
            <w:rFonts w:ascii="Arial" w:hAnsi="Arial" w:cs="Arial"/>
            <w:b/>
            <w:bCs/>
            <w:color w:val="000000" w:themeColor="text1"/>
            <w:sz w:val="21"/>
            <w:szCs w:val="21"/>
          </w:rPr>
          <w:delText xml:space="preserve">CVS Health® </w:delText>
        </w:r>
        <w:r w:rsidRPr="00BE0232" w:rsidDel="002867E7">
          <w:rPr>
            <w:rFonts w:ascii="Arial" w:hAnsi="Arial" w:cs="Arial"/>
            <w:color w:val="000000" w:themeColor="text1"/>
            <w:sz w:val="21"/>
            <w:szCs w:val="21"/>
          </w:rPr>
          <w:delText>is a leading American healthcare company known for its integrated approach to delivering health services. It operates in several segments, including pharmacy services, retail health clinics, and health insurance. CVS Health owns CVS Pharmacy, one of the largest pharmacy chains in the U.S., and MinuteClinic, a network of retail health clinics that offer basic medical services. In 2018, CVS expanded significantly by acquiring Aetna, one of the largest health insurers, positioning itself as a major player in healthcare delivery and insurance.</w:delText>
        </w:r>
      </w:del>
    </w:p>
    <w:p w14:paraId="4764D090" w14:textId="2DF02170" w:rsidR="00E269EE" w:rsidRPr="00BE0232" w:rsidDel="002867E7" w:rsidRDefault="00E269EE" w:rsidP="00E269EE">
      <w:pPr>
        <w:spacing w:after="240" w:line="360" w:lineRule="auto"/>
        <w:jc w:val="center"/>
        <w:rPr>
          <w:del w:id="595" w:author="Pamidi,Sushma" w:date="2025-12-08T09:36:00Z" w16du:dateUtc="2025-12-08T15:36:00Z"/>
          <w:rFonts w:ascii="Arial" w:hAnsi="Arial" w:cs="Arial"/>
          <w:color w:val="000000" w:themeColor="text1"/>
          <w:sz w:val="21"/>
          <w:szCs w:val="21"/>
        </w:rPr>
      </w:pPr>
      <w:del w:id="596" w:author="Pamidi,Sushma" w:date="2025-12-08T09:36:00Z" w16du:dateUtc="2025-12-08T15:36:00Z">
        <w:r w:rsidRPr="00BE0232" w:rsidDel="002867E7">
          <w:rPr>
            <w:rFonts w:ascii="Arial" w:hAnsi="Arial" w:cs="Arial"/>
            <w:noProof/>
            <w:color w:val="000000" w:themeColor="text1"/>
            <w:sz w:val="21"/>
            <w:szCs w:val="21"/>
          </w:rPr>
          <w:drawing>
            <wp:inline distT="0" distB="0" distL="0" distR="0" wp14:anchorId="411E1321" wp14:editId="686DD5F3">
              <wp:extent cx="3114675" cy="1524000"/>
              <wp:effectExtent l="57150" t="0" r="66675" b="114300"/>
              <wp:docPr id="20135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675" cy="1524000"/>
                      </a:xfrm>
                      <a:prstGeom prst="rect">
                        <a:avLst/>
                      </a:prstGeom>
                      <a:noFill/>
                      <a:effectLst>
                        <a:outerShdw blurRad="50800" dist="50800" dir="5400000" algn="ctr" rotWithShape="0">
                          <a:srgbClr val="000000">
                            <a:alpha val="50000"/>
                          </a:srgbClr>
                        </a:outerShdw>
                      </a:effectLst>
                    </pic:spPr>
                  </pic:pic>
                </a:graphicData>
              </a:graphic>
            </wp:inline>
          </w:drawing>
        </w:r>
      </w:del>
    </w:p>
    <w:p w14:paraId="1630DC55" w14:textId="521D23A1" w:rsidR="00DC4A8C" w:rsidRPr="00BE0232" w:rsidDel="002867E7" w:rsidRDefault="00DC4A8C" w:rsidP="00DC4A8C">
      <w:pPr>
        <w:spacing w:after="240" w:line="360" w:lineRule="auto"/>
        <w:jc w:val="both"/>
        <w:rPr>
          <w:del w:id="597" w:author="Pamidi,Sushma" w:date="2025-12-08T09:36:00Z" w16du:dateUtc="2025-12-08T15:36:00Z"/>
          <w:rFonts w:ascii="Arial" w:hAnsi="Arial" w:cs="Arial"/>
          <w:color w:val="000000" w:themeColor="text1"/>
          <w:sz w:val="21"/>
          <w:szCs w:val="21"/>
        </w:rPr>
      </w:pPr>
      <w:del w:id="598" w:author="Pamidi,Sushma" w:date="2025-12-08T09:36:00Z" w16du:dateUtc="2025-12-08T15:36:00Z">
        <w:r w:rsidRPr="00BE0232" w:rsidDel="002867E7">
          <w:rPr>
            <w:rFonts w:ascii="Arial" w:hAnsi="Arial" w:cs="Arial"/>
            <w:color w:val="000000" w:themeColor="text1"/>
            <w:sz w:val="21"/>
            <w:szCs w:val="21"/>
          </w:rPr>
          <w:delText>The company focuses on providing affordable healthcare solutions, offering prescription drugs, over-the-counter medications, and wellness products through its retail stores and online platforms. CVS Health is also involved in managing pharmacy benefits for insurance companies and employers through CVS Caremark. Its approach aims to make healthcare more accessible, convenient, and cost-effective, leveraging its extensive retail presence and insurance capabilities to improve patient outcomes.</w:delText>
        </w:r>
      </w:del>
    </w:p>
    <w:p w14:paraId="090218AD" w14:textId="40BB6075" w:rsidR="00C97F5A" w:rsidRPr="00BE0232" w:rsidDel="002867E7" w:rsidRDefault="00DC4A8C" w:rsidP="00DC4A8C">
      <w:pPr>
        <w:spacing w:after="240" w:line="360" w:lineRule="auto"/>
        <w:jc w:val="both"/>
        <w:rPr>
          <w:del w:id="599" w:author="Pamidi,Sushma" w:date="2025-12-08T09:36:00Z" w16du:dateUtc="2025-12-08T15:36:00Z"/>
          <w:rFonts w:ascii="Arial" w:hAnsi="Arial" w:cs="Arial"/>
          <w:i/>
          <w:iCs/>
          <w:sz w:val="21"/>
          <w:szCs w:val="21"/>
        </w:rPr>
      </w:pPr>
      <w:del w:id="600" w:author="Pamidi,Sushma" w:date="2025-12-08T09:36:00Z" w16du:dateUtc="2025-12-08T15:36:00Z">
        <w:r w:rsidRPr="00BE0232" w:rsidDel="002867E7">
          <w:rPr>
            <w:rFonts w:ascii="Arial" w:hAnsi="Arial" w:cs="Arial"/>
            <w:color w:val="000000" w:themeColor="text1"/>
            <w:sz w:val="21"/>
            <w:szCs w:val="21"/>
          </w:rPr>
          <w:delText xml:space="preserve">In recent years, CVS Health has also been actively involved in public health efforts, such as providing COVID-19 vaccinations and testing. </w:delText>
        </w:r>
        <w:r w:rsidRPr="00BE0232" w:rsidDel="002867E7">
          <w:rPr>
            <w:rFonts w:ascii="Arial" w:hAnsi="Arial" w:cs="Arial"/>
            <w:i/>
            <w:iCs/>
            <w:color w:val="000000" w:themeColor="text1"/>
            <w:sz w:val="21"/>
            <w:szCs w:val="21"/>
          </w:rPr>
          <w:delText>(</w:delText>
        </w:r>
        <w:r w:rsidR="00893A9E" w:rsidRPr="00BE0232" w:rsidDel="002867E7">
          <w:rPr>
            <w:rFonts w:ascii="Arial" w:hAnsi="Arial" w:cs="Arial"/>
            <w:i/>
            <w:iCs/>
            <w:color w:val="000000" w:themeColor="text1"/>
            <w:sz w:val="21"/>
            <w:szCs w:val="21"/>
          </w:rPr>
          <w:delText xml:space="preserve">Leading and Critical Role, </w:delText>
        </w:r>
        <w:r w:rsidRPr="00BE0232" w:rsidDel="002867E7">
          <w:rPr>
            <w:rFonts w:ascii="Arial" w:hAnsi="Arial" w:cs="Arial"/>
            <w:i/>
            <w:iCs/>
            <w:color w:val="000000" w:themeColor="text1"/>
            <w:sz w:val="21"/>
            <w:szCs w:val="21"/>
          </w:rPr>
          <w:delText xml:space="preserve">Exhibit 15: About </w:delText>
        </w:r>
        <w:r w:rsidR="00C97F5A" w:rsidRPr="00BE0232" w:rsidDel="002867E7">
          <w:rPr>
            <w:rFonts w:ascii="Arial" w:hAnsi="Arial" w:cs="Arial"/>
            <w:i/>
            <w:iCs/>
            <w:color w:val="000000" w:themeColor="text1"/>
            <w:sz w:val="21"/>
            <w:szCs w:val="21"/>
          </w:rPr>
          <w:delText>CVS Health®</w:delText>
        </w:r>
        <w:r w:rsidRPr="00BE0232" w:rsidDel="002867E7">
          <w:rPr>
            <w:rFonts w:ascii="Arial" w:hAnsi="Arial" w:cs="Arial"/>
            <w:i/>
            <w:iCs/>
            <w:color w:val="000000" w:themeColor="text1"/>
            <w:sz w:val="21"/>
            <w:szCs w:val="21"/>
          </w:rPr>
          <w:delText>)</w:delText>
        </w:r>
        <w:r w:rsidRPr="00BE0232" w:rsidDel="002867E7">
          <w:rPr>
            <w:rFonts w:ascii="Arial" w:hAnsi="Arial" w:cs="Arial"/>
            <w:i/>
            <w:iCs/>
            <w:sz w:val="21"/>
            <w:szCs w:val="21"/>
          </w:rPr>
          <w:delText>.</w:delText>
        </w:r>
      </w:del>
    </w:p>
    <w:p w14:paraId="0333A9E9" w14:textId="6F703321" w:rsidR="000F7EE6" w:rsidRPr="00BE0232" w:rsidDel="002867E7" w:rsidRDefault="000F7EE6" w:rsidP="00C97F5A">
      <w:pPr>
        <w:spacing w:after="160" w:line="259" w:lineRule="auto"/>
        <w:rPr>
          <w:del w:id="601" w:author="Pamidi,Sushma" w:date="2025-12-08T09:36:00Z" w16du:dateUtc="2025-12-08T15:36:00Z"/>
          <w:rFonts w:ascii="Arial" w:hAnsi="Arial" w:cs="Arial"/>
          <w:i/>
          <w:iCs/>
          <w:sz w:val="21"/>
          <w:szCs w:val="21"/>
        </w:rPr>
      </w:pPr>
    </w:p>
    <w:p w14:paraId="424C363F" w14:textId="1DA15BF8" w:rsidR="004C5287" w:rsidRPr="00BE0232" w:rsidDel="002867E7" w:rsidRDefault="004C5287" w:rsidP="004C5287">
      <w:pPr>
        <w:spacing w:line="360" w:lineRule="auto"/>
        <w:jc w:val="center"/>
        <w:rPr>
          <w:del w:id="602" w:author="Pamidi,Sushma" w:date="2025-12-08T09:36:00Z" w16du:dateUtc="2025-12-08T15:36:00Z"/>
          <w:rFonts w:ascii="Arial" w:hAnsi="Arial" w:cs="Arial"/>
          <w:b/>
          <w:bCs/>
          <w:color w:val="833C0B" w:themeColor="accent2" w:themeShade="80"/>
        </w:rPr>
      </w:pPr>
      <w:del w:id="603" w:author="Pamidi,Sushma" w:date="2025-12-08T09:36:00Z" w16du:dateUtc="2025-12-08T15:36:00Z">
        <w:r w:rsidRPr="00BE0232" w:rsidDel="002867E7">
          <w:rPr>
            <w:rFonts w:ascii="Arial" w:hAnsi="Arial" w:cs="Arial"/>
            <w:b/>
            <w:bCs/>
            <w:color w:val="833C0B" w:themeColor="accent2" w:themeShade="80"/>
          </w:rPr>
          <w:delText>Press About</w:delText>
        </w:r>
        <w:r w:rsidR="00443E0F" w:rsidRPr="00BE0232" w:rsidDel="002867E7">
          <w:rPr>
            <w:rFonts w:ascii="Arial" w:hAnsi="Arial" w:cs="Arial"/>
            <w:b/>
            <w:bCs/>
            <w:color w:val="833C0B" w:themeColor="accent2" w:themeShade="80"/>
          </w:rPr>
          <w:delText xml:space="preserve"> </w:delText>
        </w:r>
        <w:r w:rsidR="00C97F5A" w:rsidRPr="00BE0232" w:rsidDel="002867E7">
          <w:rPr>
            <w:rFonts w:ascii="Arial" w:hAnsi="Arial" w:cs="Arial"/>
            <w:b/>
            <w:bCs/>
            <w:color w:val="833C0B" w:themeColor="accent2" w:themeShade="80"/>
          </w:rPr>
          <w:delText xml:space="preserve">CVS Health® </w:delText>
        </w:r>
        <w:r w:rsidRPr="00BE0232" w:rsidDel="002867E7">
          <w:rPr>
            <w:rFonts w:ascii="Arial" w:hAnsi="Arial" w:cs="Arial"/>
            <w:b/>
            <w:bCs/>
            <w:color w:val="833C0B" w:themeColor="accent2" w:themeShade="80"/>
          </w:rPr>
          <w:delText>(1</w:delText>
        </w:r>
        <w:r w:rsidR="000F4CFD" w:rsidRPr="00BE0232" w:rsidDel="002867E7">
          <w:rPr>
            <w:rFonts w:ascii="Arial" w:hAnsi="Arial" w:cs="Arial"/>
            <w:b/>
            <w:bCs/>
            <w:color w:val="833C0B" w:themeColor="accent2" w:themeShade="80"/>
          </w:rPr>
          <w:delText>/</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27B470A9" w14:textId="11593164" w:rsidR="00C97F5A" w:rsidRPr="00BE0232" w:rsidDel="002867E7" w:rsidRDefault="00C97F5A" w:rsidP="00C97F5A">
      <w:pPr>
        <w:spacing w:line="360" w:lineRule="auto"/>
        <w:jc w:val="center"/>
        <w:rPr>
          <w:del w:id="604" w:author="Pamidi,Sushma" w:date="2025-12-08T09:36:00Z" w16du:dateUtc="2025-12-08T15:36:00Z"/>
          <w:rFonts w:ascii="Arial" w:hAnsi="Arial" w:cs="Arial"/>
          <w:b/>
          <w:bCs/>
          <w:color w:val="833C0B" w:themeColor="accent2" w:themeShade="80"/>
        </w:rPr>
      </w:pPr>
      <w:del w:id="605" w:author="Pamidi,Sushma" w:date="2025-12-08T09:36:00Z" w16du:dateUtc="2025-12-08T15:36:00Z">
        <w:r w:rsidRPr="00BE0232" w:rsidDel="002867E7">
          <w:rPr>
            <w:rFonts w:ascii="Arial" w:hAnsi="Arial" w:cs="Arial"/>
            <w:b/>
            <w:bCs/>
            <w:color w:val="833C0B" w:themeColor="accent2" w:themeShade="80"/>
          </w:rPr>
          <w:delText>U.S. Department of Labor – Excellence in Disability Inclusion Awards - CVS Health® - Government News</w:delText>
        </w:r>
        <w:r w:rsidR="00893A9E" w:rsidRPr="00BE0232" w:rsidDel="002867E7">
          <w:rPr>
            <w:rFonts w:ascii="Arial" w:hAnsi="Arial" w:cs="Arial"/>
            <w:b/>
            <w:bCs/>
            <w:color w:val="833C0B" w:themeColor="accent2" w:themeShade="80"/>
          </w:rPr>
          <w:delText>room Release</w:delText>
        </w:r>
      </w:del>
    </w:p>
    <w:p w14:paraId="3D4F9DF6" w14:textId="13AC4048" w:rsidR="00443E0F" w:rsidRPr="00BE0232" w:rsidDel="002867E7" w:rsidRDefault="004C5287" w:rsidP="00443E0F">
      <w:pPr>
        <w:shd w:val="clear" w:color="auto" w:fill="FFFFFF"/>
        <w:spacing w:line="360" w:lineRule="auto"/>
        <w:jc w:val="both"/>
        <w:rPr>
          <w:del w:id="606" w:author="Pamidi,Sushma" w:date="2025-12-08T09:36:00Z" w16du:dateUtc="2025-12-08T15:36:00Z"/>
          <w:rFonts w:ascii="Arial" w:hAnsi="Arial" w:cs="Arial"/>
          <w:i/>
          <w:sz w:val="21"/>
          <w:szCs w:val="21"/>
        </w:rPr>
      </w:pPr>
      <w:del w:id="607" w:author="Pamidi,Sushma" w:date="2025-12-08T09:36:00Z" w16du:dateUtc="2025-12-08T15:36:00Z">
        <w:r w:rsidRPr="00BE0232" w:rsidDel="002867E7">
          <w:rPr>
            <w:rFonts w:ascii="Arial" w:hAnsi="Arial" w:cs="Arial"/>
            <w:sz w:val="21"/>
            <w:szCs w:val="21"/>
          </w:rPr>
          <w:delText xml:space="preserve">Counsel submits </w:delText>
        </w:r>
        <w:r w:rsidR="00C97F5A" w:rsidRPr="00BE0232" w:rsidDel="002867E7">
          <w:rPr>
            <w:rFonts w:ascii="Arial" w:hAnsi="Arial" w:cs="Arial"/>
            <w:sz w:val="21"/>
            <w:szCs w:val="21"/>
          </w:rPr>
          <w:delText xml:space="preserve">the U.S. Department of Labor News Release, announcing that CVS Health received the Gold Award for Excellence in Disability Inclusion (EDI) as evidence of the company´s </w:delText>
        </w:r>
        <w:r w:rsidR="00893A9E" w:rsidRPr="00BE0232" w:rsidDel="002867E7">
          <w:rPr>
            <w:rFonts w:ascii="Arial" w:hAnsi="Arial" w:cs="Arial"/>
            <w:sz w:val="21"/>
            <w:szCs w:val="21"/>
          </w:rPr>
          <w:delText>recognition at the Governmental level</w:delText>
        </w:r>
        <w:r w:rsidR="00246840" w:rsidRPr="00BE0232" w:rsidDel="002867E7">
          <w:rPr>
            <w:rFonts w:ascii="Arial" w:hAnsi="Arial" w:cs="Arial"/>
            <w:sz w:val="21"/>
            <w:szCs w:val="21"/>
          </w:rPr>
          <w:delText xml:space="preserve"> and in compliance with Criterion 2 (b) of the Policy Manual</w:delText>
        </w:r>
        <w:r w:rsidR="00893A9E" w:rsidRPr="00BE0232" w:rsidDel="002867E7">
          <w:rPr>
            <w:rFonts w:ascii="Arial" w:hAnsi="Arial" w:cs="Arial"/>
            <w:sz w:val="21"/>
            <w:szCs w:val="21"/>
          </w:rPr>
          <w:delText>. </w:delText>
        </w:r>
        <w:r w:rsidR="00C97F5A" w:rsidRPr="00BE0232" w:rsidDel="002867E7">
          <w:rPr>
            <w:rFonts w:ascii="Arial" w:hAnsi="Arial" w:cs="Arial"/>
            <w:sz w:val="21"/>
            <w:szCs w:val="21"/>
          </w:rPr>
          <w:delText xml:space="preserve">The Gold Award for Excellence in Disability Inclusion (EDI) recognizes organizations demonstrating outstanding commitment to creating inclusive workplaces for people with disabilities. This award highlights companies implementing best practices in disability hiring, retention, accessibility, and accommodations. It is often part of larger initiatives or programs that promote equal opportunities for individuals with disabilities, ensuring they have access to meaningful employment and thrive in supportive, barrier-free environments. </w:delText>
        </w:r>
        <w:r w:rsidR="004E45BE" w:rsidRPr="00BE0232" w:rsidDel="002867E7">
          <w:rPr>
            <w:rFonts w:ascii="Arial" w:hAnsi="Arial" w:cs="Arial"/>
            <w:i/>
            <w:sz w:val="21"/>
            <w:szCs w:val="21"/>
          </w:rPr>
          <w:delText>(</w:delText>
        </w:r>
        <w:r w:rsidR="00893A9E" w:rsidRPr="00BE0232" w:rsidDel="002867E7">
          <w:rPr>
            <w:rFonts w:ascii="Arial" w:hAnsi="Arial" w:cs="Arial"/>
            <w:i/>
            <w:sz w:val="21"/>
            <w:szCs w:val="21"/>
          </w:rPr>
          <w:delText xml:space="preserve">Leading and Critical Role, </w:delText>
        </w:r>
        <w:r w:rsidR="004E45BE" w:rsidRPr="00BE0232" w:rsidDel="002867E7">
          <w:rPr>
            <w:rFonts w:ascii="Arial" w:hAnsi="Arial" w:cs="Arial"/>
            <w:i/>
            <w:sz w:val="21"/>
            <w:szCs w:val="21"/>
          </w:rPr>
          <w:delText>Exhibit 1</w:delText>
        </w:r>
        <w:r w:rsidR="00D370DD" w:rsidRPr="00BE0232" w:rsidDel="002867E7">
          <w:rPr>
            <w:rFonts w:ascii="Arial" w:hAnsi="Arial" w:cs="Arial"/>
            <w:i/>
            <w:sz w:val="21"/>
            <w:szCs w:val="21"/>
          </w:rPr>
          <w:delText>6</w:delText>
        </w:r>
        <w:r w:rsidR="004E45BE" w:rsidRPr="00BE0232" w:rsidDel="002867E7">
          <w:rPr>
            <w:rFonts w:ascii="Arial" w:hAnsi="Arial" w:cs="Arial"/>
            <w:i/>
            <w:sz w:val="21"/>
            <w:szCs w:val="21"/>
          </w:rPr>
          <w:delText>:</w:delText>
        </w:r>
        <w:r w:rsidR="00F67A6C" w:rsidRPr="00BE0232" w:rsidDel="002867E7">
          <w:rPr>
            <w:rFonts w:ascii="Arial" w:hAnsi="Arial" w:cs="Arial"/>
            <w:i/>
            <w:sz w:val="21"/>
            <w:szCs w:val="21"/>
          </w:rPr>
          <w:delText xml:space="preserve"> </w:delText>
        </w:r>
        <w:r w:rsidR="009804C3" w:rsidRPr="00BE0232" w:rsidDel="002867E7">
          <w:rPr>
            <w:rFonts w:ascii="Arial" w:hAnsi="Arial" w:cs="Arial"/>
            <w:i/>
            <w:sz w:val="21"/>
            <w:szCs w:val="21"/>
          </w:rPr>
          <w:delText xml:space="preserve"> Press About </w:delText>
        </w:r>
        <w:r w:rsidR="00893A9E" w:rsidRPr="00BE0232" w:rsidDel="002867E7">
          <w:rPr>
            <w:rFonts w:ascii="Arial" w:hAnsi="Arial" w:cs="Arial"/>
            <w:i/>
            <w:sz w:val="21"/>
            <w:szCs w:val="21"/>
          </w:rPr>
          <w:delText>CVS Health</w:delText>
        </w:r>
        <w:r w:rsidR="009804C3" w:rsidRPr="00BE0232" w:rsidDel="002867E7">
          <w:rPr>
            <w:rFonts w:ascii="Arial" w:hAnsi="Arial" w:cs="Arial"/>
            <w:i/>
            <w:sz w:val="21"/>
            <w:szCs w:val="21"/>
          </w:rPr>
          <w:delText xml:space="preserve"> _</w:delText>
        </w:r>
        <w:r w:rsidR="00893A9E" w:rsidRPr="00BE0232" w:rsidDel="002867E7">
          <w:rPr>
            <w:rFonts w:ascii="Arial" w:hAnsi="Arial" w:cs="Arial"/>
            <w:i/>
            <w:sz w:val="21"/>
            <w:szCs w:val="21"/>
          </w:rPr>
          <w:delText>Government Newsroom Release</w:delText>
        </w:r>
        <w:r w:rsidR="004E45BE" w:rsidRPr="00BE0232" w:rsidDel="002867E7">
          <w:rPr>
            <w:rFonts w:ascii="Arial" w:hAnsi="Arial" w:cs="Arial"/>
            <w:i/>
            <w:sz w:val="21"/>
            <w:szCs w:val="21"/>
          </w:rPr>
          <w:delText>).</w:delText>
        </w:r>
      </w:del>
    </w:p>
    <w:p w14:paraId="51F95154" w14:textId="333FE915" w:rsidR="00F67A6C" w:rsidRPr="00BE0232" w:rsidDel="002867E7" w:rsidRDefault="00F67A6C" w:rsidP="00F67A6C">
      <w:pPr>
        <w:shd w:val="clear" w:color="auto" w:fill="FFFFFF"/>
        <w:spacing w:line="360" w:lineRule="auto"/>
        <w:jc w:val="center"/>
        <w:rPr>
          <w:del w:id="608" w:author="Pamidi,Sushma" w:date="2025-12-08T09:36:00Z" w16du:dateUtc="2025-12-08T15:36:00Z"/>
          <w:rFonts w:ascii="Arial" w:hAnsi="Arial" w:cs="Arial"/>
          <w:iCs/>
          <w:sz w:val="16"/>
          <w:szCs w:val="16"/>
        </w:rPr>
      </w:pPr>
      <w:del w:id="609" w:author="Pamidi,Sushma" w:date="2025-12-08T09:36:00Z" w16du:dateUtc="2025-12-08T15:36:00Z">
        <w:r w:rsidRPr="00BE0232" w:rsidDel="002867E7">
          <w:rPr>
            <w:rFonts w:ascii="Arial" w:hAnsi="Arial" w:cs="Arial"/>
            <w:iCs/>
            <w:sz w:val="16"/>
            <w:szCs w:val="16"/>
          </w:rPr>
          <w:delText xml:space="preserve">Source: </w:delText>
        </w:r>
        <w:r w:rsidDel="002867E7">
          <w:fldChar w:fldCharType="begin"/>
        </w:r>
        <w:r w:rsidDel="002867E7">
          <w:delInstrText>HYPERLINK "https://www.dol.gov/newsroom/releases/odep/odep20200311"</w:delInstrText>
        </w:r>
        <w:r w:rsidDel="002867E7">
          <w:fldChar w:fldCharType="separate"/>
        </w:r>
        <w:r w:rsidRPr="00BE0232" w:rsidDel="002867E7">
          <w:rPr>
            <w:rStyle w:val="Hyperlink"/>
            <w:rFonts w:ascii="Arial" w:hAnsi="Arial" w:cs="Arial"/>
            <w:iCs/>
            <w:sz w:val="16"/>
            <w:szCs w:val="16"/>
          </w:rPr>
          <w:delText>https://www.dol.gov/newsroom/releases/odep/odep20200311</w:delText>
        </w:r>
        <w:r w:rsidDel="002867E7">
          <w:fldChar w:fldCharType="end"/>
        </w:r>
      </w:del>
    </w:p>
    <w:p w14:paraId="28BBF840" w14:textId="35DD9110" w:rsidR="004C5287" w:rsidRPr="00BE0232" w:rsidDel="002867E7" w:rsidRDefault="004C5287" w:rsidP="004C5287">
      <w:pPr>
        <w:shd w:val="clear" w:color="auto" w:fill="FFFFFF"/>
        <w:spacing w:line="360" w:lineRule="auto"/>
        <w:jc w:val="both"/>
        <w:rPr>
          <w:del w:id="610" w:author="Pamidi,Sushma" w:date="2025-12-08T09:36:00Z" w16du:dateUtc="2025-12-08T15:36:00Z"/>
          <w:rFonts w:ascii="Arial" w:hAnsi="Arial" w:cs="Arial"/>
          <w:i/>
          <w:iCs/>
          <w:color w:val="000000" w:themeColor="text1"/>
          <w:sz w:val="21"/>
          <w:szCs w:val="21"/>
        </w:rPr>
      </w:pPr>
    </w:p>
    <w:p w14:paraId="4AADFF83" w14:textId="026FA756" w:rsidR="00EB44EC" w:rsidRPr="00BE0232" w:rsidDel="002867E7" w:rsidRDefault="00F67A6C" w:rsidP="00EB44EC">
      <w:pPr>
        <w:spacing w:line="360" w:lineRule="auto"/>
        <w:jc w:val="center"/>
        <w:rPr>
          <w:del w:id="611" w:author="Pamidi,Sushma" w:date="2025-12-08T09:36:00Z" w16du:dateUtc="2025-12-08T15:36:00Z"/>
          <w:rFonts w:ascii="Arial" w:hAnsi="Arial" w:cs="Arial"/>
          <w:b/>
          <w:bCs/>
          <w:color w:val="833C0B" w:themeColor="accent2" w:themeShade="80"/>
        </w:rPr>
      </w:pPr>
      <w:del w:id="612" w:author="Pamidi,Sushma" w:date="2025-12-08T09:36:00Z" w16du:dateUtc="2025-12-08T15:36:00Z">
        <w:r w:rsidRPr="00BE0232" w:rsidDel="002867E7">
          <w:rPr>
            <w:rFonts w:ascii="Arial" w:hAnsi="Arial" w:cs="Arial"/>
            <w:b/>
            <w:bCs/>
            <w:color w:val="833C0B" w:themeColor="accent2" w:themeShade="80"/>
          </w:rPr>
          <w:delText>Press About CVS Health® (2</w:delText>
        </w:r>
        <w:r w:rsidR="000F4CFD" w:rsidRPr="00BE0232" w:rsidDel="002867E7">
          <w:rPr>
            <w:rFonts w:ascii="Arial" w:hAnsi="Arial" w:cs="Arial"/>
            <w:b/>
            <w:bCs/>
            <w:color w:val="833C0B" w:themeColor="accent2" w:themeShade="80"/>
          </w:rPr>
          <w:delText>/</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12BBF2CE" w14:textId="74397C6F" w:rsidR="00F67A6C" w:rsidRPr="00BE0232" w:rsidDel="002867E7" w:rsidRDefault="00EB44EC" w:rsidP="00C258EB">
      <w:pPr>
        <w:spacing w:line="360" w:lineRule="auto"/>
        <w:jc w:val="center"/>
        <w:rPr>
          <w:del w:id="613" w:author="Pamidi,Sushma" w:date="2025-12-08T09:36:00Z" w16du:dateUtc="2025-12-08T15:36:00Z"/>
          <w:rFonts w:ascii="Arial" w:hAnsi="Arial" w:cs="Arial"/>
          <w:b/>
          <w:bCs/>
          <w:color w:val="833C0B" w:themeColor="accent2" w:themeShade="80"/>
        </w:rPr>
      </w:pPr>
      <w:del w:id="614" w:author="Pamidi,Sushma" w:date="2025-12-08T09:36:00Z" w16du:dateUtc="2025-12-08T15:36:00Z">
        <w:r w:rsidRPr="00BE0232" w:rsidDel="002867E7">
          <w:rPr>
            <w:rFonts w:ascii="Arial" w:hAnsi="Arial" w:cs="Arial"/>
            <w:b/>
            <w:bCs/>
            <w:color w:val="833C0B" w:themeColor="accent2" w:themeShade="80"/>
          </w:rPr>
          <w:delText>CVS Health Keeps Getting Bigger and Bigger – Managed Healthcare Executive</w:delText>
        </w:r>
        <w:r w:rsidR="00C258EB" w:rsidRPr="00BE0232" w:rsidDel="002867E7">
          <w:rPr>
            <w:rFonts w:ascii="Arial" w:hAnsi="Arial" w:cs="Arial"/>
            <w:b/>
            <w:bCs/>
            <w:color w:val="833C0B" w:themeColor="accent2" w:themeShade="80"/>
          </w:rPr>
          <w:delText xml:space="preserve"> Article </w:delText>
        </w:r>
        <w:r w:rsidRPr="00BE0232" w:rsidDel="002867E7">
          <w:rPr>
            <w:rFonts w:ascii="Arial" w:hAnsi="Arial" w:cs="Arial"/>
            <w:b/>
            <w:bCs/>
            <w:color w:val="833C0B" w:themeColor="accent2" w:themeShade="80"/>
          </w:rPr>
          <w:delText xml:space="preserve"> </w:delText>
        </w:r>
      </w:del>
    </w:p>
    <w:p w14:paraId="18D8CE6D" w14:textId="1243959D" w:rsidR="00C258EB" w:rsidRPr="00BE0232" w:rsidDel="002867E7" w:rsidRDefault="00AE39FD" w:rsidP="00FA040A">
      <w:pPr>
        <w:shd w:val="clear" w:color="auto" w:fill="FFFFFF"/>
        <w:spacing w:line="360" w:lineRule="auto"/>
        <w:jc w:val="both"/>
        <w:rPr>
          <w:del w:id="615" w:author="Pamidi,Sushma" w:date="2025-12-08T09:36:00Z" w16du:dateUtc="2025-12-08T15:36:00Z"/>
          <w:rFonts w:ascii="Arial" w:hAnsi="Arial" w:cs="Arial"/>
          <w:sz w:val="21"/>
          <w:szCs w:val="21"/>
        </w:rPr>
      </w:pPr>
      <w:del w:id="616" w:author="Pamidi,Sushma" w:date="2025-12-08T09:36:00Z" w16du:dateUtc="2025-12-08T15:36:00Z">
        <w:r w:rsidRPr="00BE0232" w:rsidDel="002867E7">
          <w:rPr>
            <w:rFonts w:ascii="Arial" w:hAnsi="Arial" w:cs="Arial"/>
            <w:sz w:val="21"/>
            <w:szCs w:val="21"/>
          </w:rPr>
          <w:delText>Counsel submits a</w:delText>
        </w:r>
        <w:r w:rsidR="00EB44EC" w:rsidRPr="00BE0232" w:rsidDel="002867E7">
          <w:rPr>
            <w:rFonts w:ascii="Arial" w:hAnsi="Arial" w:cs="Arial"/>
            <w:sz w:val="21"/>
            <w:szCs w:val="21"/>
          </w:rPr>
          <w:delText xml:space="preserve">n article a Managed Healthcare Executive published as evidence of the company´s success and growing significance in the healthcare and pharmaceutical fields. </w:delText>
        </w:r>
        <w:r w:rsidR="00C258EB" w:rsidRPr="00BE0232" w:rsidDel="002867E7">
          <w:rPr>
            <w:rFonts w:ascii="Arial" w:hAnsi="Arial" w:cs="Arial"/>
            <w:sz w:val="21"/>
            <w:szCs w:val="21"/>
          </w:rPr>
          <w:delText>Managed Healthcare Executive is a publication providing insights and analysis for healthcare leaders and decision-makers. It covers key topics such as healthcare management, policy, technology, and industry trends. The publication offers expert commentary, case studies, and strategies to improve healthcare systems' efficiency and effectiveness. It serves executives in health plans, hospital systems, and other healthcare organizations, helping them navigate challenges and opportunities in managed care.</w:delText>
        </w:r>
        <w:r w:rsidR="00EB44EC" w:rsidRPr="00BE0232" w:rsidDel="002867E7">
          <w:rPr>
            <w:rFonts w:ascii="Arial" w:hAnsi="Arial" w:cs="Arial"/>
            <w:sz w:val="21"/>
            <w:szCs w:val="21"/>
          </w:rPr>
          <w:delText xml:space="preserve"> </w:delText>
        </w:r>
        <w:r w:rsidR="00C258EB" w:rsidRPr="00BE0232" w:rsidDel="002867E7">
          <w:rPr>
            <w:rFonts w:ascii="Arial" w:hAnsi="Arial" w:cs="Arial"/>
            <w:sz w:val="21"/>
            <w:szCs w:val="21"/>
          </w:rPr>
          <w:delText xml:space="preserve">The article discusses the acquisition of OAK Street by CVS Health., providing different experts’ opinions.  </w:delText>
        </w:r>
      </w:del>
    </w:p>
    <w:p w14:paraId="0FDD7AC3" w14:textId="5990A913" w:rsidR="00FA040A" w:rsidRPr="00BE0232" w:rsidDel="002867E7" w:rsidRDefault="00FA040A" w:rsidP="00FA040A">
      <w:pPr>
        <w:shd w:val="clear" w:color="auto" w:fill="FFFFFF"/>
        <w:spacing w:line="360" w:lineRule="auto"/>
        <w:jc w:val="both"/>
        <w:rPr>
          <w:del w:id="617" w:author="Pamidi,Sushma" w:date="2025-12-08T09:36:00Z" w16du:dateUtc="2025-12-08T15:36:00Z"/>
          <w:rFonts w:ascii="Arial" w:hAnsi="Arial" w:cs="Arial"/>
          <w:i/>
          <w:sz w:val="21"/>
          <w:szCs w:val="21"/>
        </w:rPr>
      </w:pPr>
      <w:del w:id="618" w:author="Pamidi,Sushma" w:date="2025-12-08T09:36:00Z" w16du:dateUtc="2025-12-08T15:36:00Z">
        <w:r w:rsidRPr="00BE0232" w:rsidDel="002867E7">
          <w:rPr>
            <w:rFonts w:ascii="Arial" w:hAnsi="Arial" w:cs="Arial"/>
            <w:i/>
            <w:sz w:val="21"/>
            <w:szCs w:val="21"/>
          </w:rPr>
          <w:delText>(</w:delText>
        </w:r>
        <w:r w:rsidR="00C258EB" w:rsidRPr="00BE0232" w:rsidDel="002867E7">
          <w:rPr>
            <w:rFonts w:ascii="Arial" w:hAnsi="Arial" w:cs="Arial"/>
            <w:i/>
            <w:sz w:val="21"/>
            <w:szCs w:val="21"/>
          </w:rPr>
          <w:delText xml:space="preserve">Leading and Critical Role, </w:delText>
        </w:r>
        <w:r w:rsidRPr="00BE0232" w:rsidDel="002867E7">
          <w:rPr>
            <w:rFonts w:ascii="Arial" w:hAnsi="Arial" w:cs="Arial"/>
            <w:i/>
            <w:sz w:val="21"/>
            <w:szCs w:val="21"/>
          </w:rPr>
          <w:delText>Exhibit 1</w:delText>
        </w:r>
        <w:r w:rsidR="00D370DD" w:rsidRPr="00BE0232" w:rsidDel="002867E7">
          <w:rPr>
            <w:rFonts w:ascii="Arial" w:hAnsi="Arial" w:cs="Arial"/>
            <w:i/>
            <w:sz w:val="21"/>
            <w:szCs w:val="21"/>
          </w:rPr>
          <w:delText>7</w:delText>
        </w:r>
        <w:r w:rsidRPr="00BE0232" w:rsidDel="002867E7">
          <w:rPr>
            <w:rFonts w:ascii="Arial" w:hAnsi="Arial" w:cs="Arial"/>
            <w:i/>
            <w:sz w:val="21"/>
            <w:szCs w:val="21"/>
          </w:rPr>
          <w:delText xml:space="preserve">: </w:delText>
        </w:r>
        <w:r w:rsidR="00C258EB" w:rsidRPr="00BE0232" w:rsidDel="002867E7">
          <w:rPr>
            <w:rFonts w:ascii="Arial" w:hAnsi="Arial" w:cs="Arial"/>
            <w:i/>
            <w:sz w:val="21"/>
            <w:szCs w:val="21"/>
          </w:rPr>
          <w:delText>Managed Healthcare Executive article</w:delText>
        </w:r>
        <w:r w:rsidRPr="00BE0232" w:rsidDel="002867E7">
          <w:rPr>
            <w:rFonts w:ascii="Arial" w:hAnsi="Arial" w:cs="Arial"/>
            <w:i/>
            <w:sz w:val="21"/>
            <w:szCs w:val="21"/>
          </w:rPr>
          <w:delText>).</w:delText>
        </w:r>
      </w:del>
    </w:p>
    <w:p w14:paraId="170B8EEC" w14:textId="5E2C8772" w:rsidR="00C258EB" w:rsidRPr="00BE0232" w:rsidDel="002867E7" w:rsidRDefault="00C258EB" w:rsidP="00C258EB">
      <w:pPr>
        <w:spacing w:after="160" w:line="259" w:lineRule="auto"/>
        <w:jc w:val="center"/>
        <w:rPr>
          <w:del w:id="619" w:author="Pamidi,Sushma" w:date="2025-12-08T09:36:00Z" w16du:dateUtc="2025-12-08T15:36:00Z"/>
          <w:rFonts w:ascii="Arial" w:hAnsi="Arial" w:cs="Arial"/>
          <w:i/>
          <w:sz w:val="16"/>
          <w:szCs w:val="16"/>
        </w:rPr>
      </w:pPr>
      <w:del w:id="620" w:author="Pamidi,Sushma" w:date="2025-12-08T09:36:00Z" w16du:dateUtc="2025-12-08T15:36:00Z">
        <w:r w:rsidRPr="00BE0232" w:rsidDel="002867E7">
          <w:rPr>
            <w:rFonts w:ascii="Arial" w:hAnsi="Arial" w:cs="Arial"/>
            <w:i/>
            <w:sz w:val="16"/>
            <w:szCs w:val="16"/>
          </w:rPr>
          <w:delText>Source</w:delText>
        </w:r>
        <w:r w:rsidR="00B67BB0" w:rsidRPr="00BE0232" w:rsidDel="002867E7">
          <w:rPr>
            <w:rFonts w:ascii="Arial" w:hAnsi="Arial" w:cs="Arial"/>
            <w:i/>
            <w:sz w:val="16"/>
            <w:szCs w:val="16"/>
          </w:rPr>
          <w:delText xml:space="preserve">: </w:delText>
        </w:r>
        <w:r w:rsidR="00864344" w:rsidDel="002867E7">
          <w:fldChar w:fldCharType="begin"/>
        </w:r>
        <w:r w:rsidR="00864344" w:rsidDel="002867E7">
          <w:delInstrText>HYPERLINK "https://www.managedhealthcareexecutive.com/view/cvs-health-keeps-getting-bigger-and-bigger"</w:delInstrText>
        </w:r>
        <w:r w:rsidR="00864344" w:rsidDel="002867E7">
          <w:fldChar w:fldCharType="separate"/>
        </w:r>
        <w:r w:rsidR="00864344" w:rsidRPr="00BE0232" w:rsidDel="002867E7">
          <w:rPr>
            <w:rStyle w:val="Hyperlink"/>
            <w:rFonts w:ascii="Arial" w:hAnsi="Arial" w:cs="Arial"/>
            <w:i/>
            <w:sz w:val="16"/>
            <w:szCs w:val="16"/>
          </w:rPr>
          <w:delText>https://www.managedhealthcareexecutive.com/view/cvs-health-keeps-getting-bigger-and-bigger</w:delText>
        </w:r>
        <w:r w:rsidR="00864344" w:rsidDel="002867E7">
          <w:fldChar w:fldCharType="end"/>
        </w:r>
      </w:del>
    </w:p>
    <w:p w14:paraId="5D1EFFB9" w14:textId="747B0E75" w:rsidR="00920E38" w:rsidRPr="00BE0232" w:rsidDel="002867E7" w:rsidRDefault="00FA040A" w:rsidP="00FA040A">
      <w:pPr>
        <w:spacing w:after="160" w:line="259" w:lineRule="auto"/>
        <w:rPr>
          <w:del w:id="621" w:author="Pamidi,Sushma" w:date="2025-12-08T09:36:00Z" w16du:dateUtc="2025-12-08T15:36:00Z"/>
          <w:rFonts w:ascii="Arial" w:hAnsi="Arial" w:cs="Arial"/>
          <w:i/>
          <w:sz w:val="21"/>
          <w:szCs w:val="21"/>
        </w:rPr>
      </w:pPr>
      <w:del w:id="622" w:author="Pamidi,Sushma" w:date="2025-12-08T09:36:00Z" w16du:dateUtc="2025-12-08T15:36:00Z">
        <w:r w:rsidRPr="00BE0232" w:rsidDel="002867E7">
          <w:rPr>
            <w:rFonts w:ascii="Arial" w:hAnsi="Arial" w:cs="Arial"/>
            <w:i/>
            <w:sz w:val="21"/>
            <w:szCs w:val="21"/>
          </w:rPr>
          <w:br w:type="page"/>
        </w:r>
      </w:del>
    </w:p>
    <w:p w14:paraId="3A104F43" w14:textId="31016CDE" w:rsidR="00246840" w:rsidRPr="00BE0232" w:rsidDel="002867E7" w:rsidRDefault="00246840" w:rsidP="00246840">
      <w:pPr>
        <w:spacing w:line="360" w:lineRule="auto"/>
        <w:jc w:val="center"/>
        <w:rPr>
          <w:del w:id="623" w:author="Pamidi,Sushma" w:date="2025-12-08T09:36:00Z" w16du:dateUtc="2025-12-08T15:36:00Z"/>
          <w:rFonts w:ascii="Arial" w:hAnsi="Arial" w:cs="Arial"/>
          <w:b/>
          <w:bCs/>
          <w:color w:val="833C0B" w:themeColor="accent2" w:themeShade="80"/>
        </w:rPr>
      </w:pPr>
      <w:bookmarkStart w:id="624" w:name="_Hlk180096106"/>
      <w:del w:id="625" w:author="Pamidi,Sushma" w:date="2025-12-08T09:36:00Z" w16du:dateUtc="2025-12-08T15:36:00Z">
        <w:r w:rsidRPr="00BE0232" w:rsidDel="002867E7">
          <w:rPr>
            <w:rFonts w:ascii="Arial" w:hAnsi="Arial" w:cs="Arial"/>
            <w:b/>
            <w:bCs/>
            <w:color w:val="833C0B" w:themeColor="accent2" w:themeShade="80"/>
          </w:rPr>
          <w:delText>Press About CVS Health® (</w:delText>
        </w:r>
        <w:r w:rsidR="000F4CFD" w:rsidRPr="00BE0232" w:rsidDel="002867E7">
          <w:rPr>
            <w:rFonts w:ascii="Arial" w:hAnsi="Arial" w:cs="Arial"/>
            <w:b/>
            <w:bCs/>
            <w:color w:val="833C0B" w:themeColor="accent2" w:themeShade="80"/>
          </w:rPr>
          <w:delText>3/</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60877351" w14:textId="441617F0" w:rsidR="00246840" w:rsidRPr="00BE0232" w:rsidDel="002867E7" w:rsidRDefault="00246840" w:rsidP="00C22CF3">
      <w:pPr>
        <w:spacing w:line="360" w:lineRule="auto"/>
        <w:jc w:val="center"/>
        <w:rPr>
          <w:del w:id="626" w:author="Pamidi,Sushma" w:date="2025-12-08T09:36:00Z" w16du:dateUtc="2025-12-08T15:36:00Z"/>
          <w:rFonts w:ascii="Arial" w:hAnsi="Arial" w:cs="Arial"/>
          <w:b/>
          <w:bCs/>
          <w:color w:val="833C0B" w:themeColor="accent2" w:themeShade="80"/>
        </w:rPr>
      </w:pPr>
      <w:del w:id="627" w:author="Pamidi,Sushma" w:date="2025-12-08T09:36:00Z" w16du:dateUtc="2025-12-08T15:36:00Z">
        <w:r w:rsidRPr="00BE0232" w:rsidDel="002867E7">
          <w:rPr>
            <w:rFonts w:ascii="Arial" w:hAnsi="Arial" w:cs="Arial"/>
            <w:b/>
            <w:bCs/>
            <w:color w:val="833C0B" w:themeColor="accent2" w:themeShade="80"/>
          </w:rPr>
          <w:delText xml:space="preserve">CVS Health® </w:delText>
        </w:r>
        <w:bookmarkEnd w:id="624"/>
        <w:r w:rsidRPr="00BE0232" w:rsidDel="002867E7">
          <w:rPr>
            <w:rFonts w:ascii="Arial" w:hAnsi="Arial" w:cs="Arial"/>
            <w:b/>
            <w:bCs/>
            <w:color w:val="833C0B" w:themeColor="accent2" w:themeShade="80"/>
          </w:rPr>
          <w:delText>Takes Best of Show in ANA In-House Excellence Awards – A</w:delText>
        </w:r>
        <w:r w:rsidR="005177BA" w:rsidRPr="00BE0232" w:rsidDel="002867E7">
          <w:rPr>
            <w:rFonts w:ascii="Arial" w:hAnsi="Arial" w:cs="Arial"/>
            <w:b/>
            <w:bCs/>
            <w:color w:val="833C0B" w:themeColor="accent2" w:themeShade="80"/>
          </w:rPr>
          <w:delText>nan</w:delText>
        </w:r>
        <w:r w:rsidRPr="00BE0232" w:rsidDel="002867E7">
          <w:rPr>
            <w:rFonts w:ascii="Arial" w:hAnsi="Arial" w:cs="Arial"/>
            <w:b/>
            <w:bCs/>
            <w:color w:val="833C0B" w:themeColor="accent2" w:themeShade="80"/>
          </w:rPr>
          <w:delText xml:space="preserve">et Article </w:delText>
        </w:r>
      </w:del>
    </w:p>
    <w:p w14:paraId="6A4655D0" w14:textId="1AC4353C" w:rsidR="005177BA" w:rsidRPr="00BE0232" w:rsidDel="002867E7" w:rsidRDefault="00246840" w:rsidP="005177BA">
      <w:pPr>
        <w:shd w:val="clear" w:color="auto" w:fill="FFFFFF"/>
        <w:spacing w:line="360" w:lineRule="auto"/>
        <w:jc w:val="both"/>
        <w:rPr>
          <w:del w:id="628" w:author="Pamidi,Sushma" w:date="2025-12-08T09:36:00Z" w16du:dateUtc="2025-12-08T15:36:00Z"/>
          <w:rFonts w:ascii="Arial" w:hAnsi="Arial" w:cs="Arial"/>
          <w:i/>
          <w:sz w:val="21"/>
          <w:szCs w:val="21"/>
        </w:rPr>
      </w:pPr>
      <w:del w:id="629" w:author="Pamidi,Sushma" w:date="2025-12-08T09:36:00Z" w16du:dateUtc="2025-12-08T15:36:00Z">
        <w:r w:rsidRPr="00BE0232" w:rsidDel="002867E7">
          <w:rPr>
            <w:rFonts w:ascii="Arial" w:hAnsi="Arial" w:cs="Arial"/>
            <w:sz w:val="21"/>
            <w:szCs w:val="21"/>
          </w:rPr>
          <w:delText>Counsel submits the article “CVS Health® Takes Best of Show in ANA In-House Excellence Awards</w:delText>
        </w:r>
        <w:r w:rsidR="005177BA" w:rsidRPr="00BE0232" w:rsidDel="002867E7">
          <w:rPr>
            <w:rFonts w:ascii="Arial" w:hAnsi="Arial" w:cs="Arial"/>
            <w:sz w:val="21"/>
            <w:szCs w:val="21"/>
          </w:rPr>
          <w:delText>,</w:delText>
        </w:r>
        <w:r w:rsidRPr="00BE0232" w:rsidDel="002867E7">
          <w:rPr>
            <w:rFonts w:ascii="Arial" w:hAnsi="Arial" w:cs="Arial"/>
            <w:sz w:val="21"/>
            <w:szCs w:val="21"/>
          </w:rPr>
          <w:delText>” published by A</w:delText>
        </w:r>
        <w:r w:rsidR="005177BA" w:rsidRPr="00BE0232" w:rsidDel="002867E7">
          <w:rPr>
            <w:rFonts w:ascii="Arial" w:hAnsi="Arial" w:cs="Arial"/>
            <w:sz w:val="21"/>
            <w:szCs w:val="21"/>
          </w:rPr>
          <w:delText>nan</w:delText>
        </w:r>
        <w:r w:rsidRPr="00BE0232" w:rsidDel="002867E7">
          <w:rPr>
            <w:rFonts w:ascii="Arial" w:hAnsi="Arial" w:cs="Arial"/>
            <w:sz w:val="21"/>
            <w:szCs w:val="21"/>
          </w:rPr>
          <w:delText xml:space="preserve">et as </w:delText>
        </w:r>
        <w:r w:rsidR="005177BA" w:rsidRPr="00BE0232" w:rsidDel="002867E7">
          <w:rPr>
            <w:rFonts w:ascii="Arial" w:hAnsi="Arial" w:cs="Arial"/>
            <w:sz w:val="21"/>
            <w:szCs w:val="21"/>
          </w:rPr>
          <w:delText>evidence of the company´s</w:delText>
        </w:r>
        <w:r w:rsidR="006D72CF" w:rsidRPr="00BE0232" w:rsidDel="002867E7">
          <w:rPr>
            <w:rFonts w:ascii="Arial" w:hAnsi="Arial" w:cs="Arial"/>
            <w:sz w:val="21"/>
            <w:szCs w:val="21"/>
          </w:rPr>
          <w:delText xml:space="preserve"> </w:delText>
        </w:r>
        <w:r w:rsidR="005177BA" w:rsidRPr="00BE0232" w:rsidDel="002867E7">
          <w:rPr>
            <w:rFonts w:ascii="Arial" w:hAnsi="Arial" w:cs="Arial"/>
            <w:sz w:val="21"/>
            <w:szCs w:val="21"/>
          </w:rPr>
          <w:delText xml:space="preserve">recognition </w:delText>
        </w:r>
        <w:r w:rsidR="006D72CF" w:rsidRPr="00BE0232" w:rsidDel="002867E7">
          <w:rPr>
            <w:rFonts w:ascii="Arial" w:hAnsi="Arial" w:cs="Arial"/>
            <w:sz w:val="21"/>
            <w:szCs w:val="21"/>
          </w:rPr>
          <w:delText xml:space="preserve">of success </w:delText>
        </w:r>
        <w:r w:rsidR="005177BA" w:rsidRPr="00BE0232" w:rsidDel="002867E7">
          <w:rPr>
            <w:rFonts w:ascii="Arial" w:hAnsi="Arial" w:cs="Arial"/>
            <w:sz w:val="21"/>
            <w:szCs w:val="21"/>
          </w:rPr>
          <w:delText xml:space="preserve">in the COVID-19 Vaccination Campaign. The ANA In-House Excellence Awards, presented by the Association of National Advertisers (ANA), celebrate in-house marketing teams' outstanding creativity, strategy, and performance. These awards recognize the achievements of brands bringing their marketing capabilities in-house, showcasing work demonstrating innovation, effectiveness, and business impact. Categories span various marketing aspects, including digital campaigns, branding, content creation, and social media. The awards highlight how in-house teams drive growth and deliver high-quality results, competing with or surpassing external agencies in creativity and execution. Ananet is a digital platform or network provided by ANA that offers members access to resources like research reports, best practices, webinars, and industry insights. Through ANA's network, members can stay informed about trends, standards, and innovations in marketing and advertising while engaging with peers and experts in the field. </w:delText>
        </w:r>
        <w:r w:rsidR="005177BA" w:rsidRPr="00BE0232" w:rsidDel="002867E7">
          <w:rPr>
            <w:rFonts w:ascii="Arial" w:hAnsi="Arial" w:cs="Arial"/>
            <w:i/>
            <w:sz w:val="21"/>
            <w:szCs w:val="21"/>
          </w:rPr>
          <w:delText>(Leading and Critical Role, Exhibit 18: Ananet article).</w:delText>
        </w:r>
      </w:del>
    </w:p>
    <w:p w14:paraId="3CF877DA" w14:textId="7922759C" w:rsidR="00B67BB0" w:rsidRPr="00BE0232" w:rsidDel="002867E7" w:rsidRDefault="005177BA" w:rsidP="00C22CF3">
      <w:pPr>
        <w:spacing w:after="160" w:line="259" w:lineRule="auto"/>
        <w:jc w:val="center"/>
        <w:rPr>
          <w:del w:id="630" w:author="Pamidi,Sushma" w:date="2025-12-08T09:36:00Z" w16du:dateUtc="2025-12-08T15:36:00Z"/>
          <w:rFonts w:ascii="Arial" w:hAnsi="Arial" w:cs="Arial"/>
          <w:i/>
          <w:sz w:val="16"/>
          <w:szCs w:val="16"/>
        </w:rPr>
      </w:pPr>
      <w:del w:id="631" w:author="Pamidi,Sushma" w:date="2025-12-08T09:36:00Z" w16du:dateUtc="2025-12-08T15:36:00Z">
        <w:r w:rsidRPr="00BE0232" w:rsidDel="002867E7">
          <w:rPr>
            <w:rFonts w:ascii="Arial" w:hAnsi="Arial" w:cs="Arial"/>
            <w:i/>
            <w:sz w:val="16"/>
            <w:szCs w:val="16"/>
          </w:rPr>
          <w:delText>Source</w:delText>
        </w:r>
        <w:r w:rsidR="00B67BB0" w:rsidRPr="00BE0232" w:rsidDel="002867E7">
          <w:rPr>
            <w:rFonts w:ascii="Arial" w:hAnsi="Arial" w:cs="Arial"/>
            <w:i/>
            <w:sz w:val="16"/>
            <w:szCs w:val="16"/>
          </w:rPr>
          <w:delText xml:space="preserve">: </w:delText>
        </w:r>
        <w:r w:rsidR="00B67BB0" w:rsidDel="002867E7">
          <w:fldChar w:fldCharType="begin"/>
        </w:r>
        <w:r w:rsidR="00B67BB0" w:rsidDel="002867E7">
          <w:delInstrText>HYPERLINK "https://www.ana.net/content/show/id/74230"</w:delInstrText>
        </w:r>
        <w:r w:rsidR="00B67BB0" w:rsidDel="002867E7">
          <w:fldChar w:fldCharType="separate"/>
        </w:r>
        <w:r w:rsidR="00B67BB0" w:rsidRPr="00BE0232" w:rsidDel="002867E7">
          <w:rPr>
            <w:rStyle w:val="Hyperlink"/>
            <w:rFonts w:ascii="Arial" w:hAnsi="Arial" w:cs="Arial"/>
            <w:i/>
            <w:sz w:val="16"/>
            <w:szCs w:val="16"/>
          </w:rPr>
          <w:delText>https://www.ana.net/content/show/id/74230</w:delText>
        </w:r>
        <w:r w:rsidR="00B67BB0" w:rsidDel="002867E7">
          <w:fldChar w:fldCharType="end"/>
        </w:r>
      </w:del>
    </w:p>
    <w:p w14:paraId="7C68628E" w14:textId="3A06DF67" w:rsidR="00C22CF3" w:rsidRPr="00BE0232" w:rsidDel="002867E7" w:rsidRDefault="00C22CF3" w:rsidP="00C22CF3">
      <w:pPr>
        <w:spacing w:after="160" w:line="259" w:lineRule="auto"/>
        <w:jc w:val="center"/>
        <w:rPr>
          <w:del w:id="632" w:author="Pamidi,Sushma" w:date="2025-12-08T09:36:00Z" w16du:dateUtc="2025-12-08T15:36:00Z"/>
          <w:rFonts w:ascii="Arial" w:hAnsi="Arial" w:cs="Arial"/>
          <w:i/>
          <w:sz w:val="16"/>
          <w:szCs w:val="16"/>
        </w:rPr>
      </w:pPr>
    </w:p>
    <w:p w14:paraId="48BAD4BC" w14:textId="16181366" w:rsidR="00BF6FFF" w:rsidRPr="00BE0232" w:rsidDel="002867E7" w:rsidRDefault="00BF6FFF" w:rsidP="00BF6FFF">
      <w:pPr>
        <w:spacing w:line="360" w:lineRule="auto"/>
        <w:jc w:val="center"/>
        <w:rPr>
          <w:del w:id="633" w:author="Pamidi,Sushma" w:date="2025-12-08T09:36:00Z" w16du:dateUtc="2025-12-08T15:36:00Z"/>
          <w:rFonts w:ascii="Arial" w:hAnsi="Arial" w:cs="Arial"/>
          <w:b/>
          <w:bCs/>
          <w:color w:val="833C0B" w:themeColor="accent2" w:themeShade="80"/>
        </w:rPr>
      </w:pPr>
      <w:del w:id="634" w:author="Pamidi,Sushma" w:date="2025-12-08T09:36:00Z" w16du:dateUtc="2025-12-08T15:36:00Z">
        <w:r w:rsidRPr="00BE0232" w:rsidDel="002867E7">
          <w:rPr>
            <w:rFonts w:ascii="Arial" w:hAnsi="Arial" w:cs="Arial"/>
            <w:b/>
            <w:bCs/>
            <w:color w:val="833C0B" w:themeColor="accent2" w:themeShade="80"/>
          </w:rPr>
          <w:delText>Press About CVS Health® (4/</w:delText>
        </w:r>
        <w:r w:rsidR="00731221"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427FFDD9" w14:textId="76E2435C" w:rsidR="00BF6FFF" w:rsidRPr="00BE0232" w:rsidDel="002867E7" w:rsidRDefault="00BF6FFF" w:rsidP="00BF6FFF">
      <w:pPr>
        <w:spacing w:after="160" w:line="360" w:lineRule="auto"/>
        <w:jc w:val="center"/>
        <w:rPr>
          <w:del w:id="635" w:author="Pamidi,Sushma" w:date="2025-12-08T09:36:00Z" w16du:dateUtc="2025-12-08T15:36:00Z"/>
          <w:rFonts w:ascii="Arial" w:hAnsi="Arial" w:cs="Arial"/>
          <w:i/>
          <w:sz w:val="21"/>
          <w:szCs w:val="21"/>
        </w:rPr>
      </w:pPr>
      <w:del w:id="636" w:author="Pamidi,Sushma" w:date="2025-12-08T09:36:00Z" w16du:dateUtc="2025-12-08T15:36:00Z">
        <w:r w:rsidRPr="00BE0232" w:rsidDel="002867E7">
          <w:rPr>
            <w:rFonts w:ascii="Arial" w:hAnsi="Arial" w:cs="Arial"/>
            <w:b/>
            <w:bCs/>
            <w:color w:val="833C0B" w:themeColor="accent2" w:themeShade="80"/>
          </w:rPr>
          <w:delText>American Lung Association Presents CVS Hea</w:delText>
        </w:r>
        <w:r w:rsidR="00D37195" w:rsidRPr="00BE0232" w:rsidDel="002867E7">
          <w:rPr>
            <w:rFonts w:ascii="Arial" w:hAnsi="Arial" w:cs="Arial"/>
            <w:b/>
            <w:bCs/>
            <w:color w:val="833C0B" w:themeColor="accent2" w:themeShade="80"/>
          </w:rPr>
          <w:delText>lth</w:delText>
        </w:r>
        <w:r w:rsidRPr="00BE0232" w:rsidDel="002867E7">
          <w:rPr>
            <w:rFonts w:ascii="Arial" w:hAnsi="Arial" w:cs="Arial"/>
            <w:b/>
            <w:bCs/>
            <w:color w:val="833C0B" w:themeColor="accent2" w:themeShade="80"/>
          </w:rPr>
          <w:delText xml:space="preserve"> with First-ever Outstanding Corporate Partner of the Year </w:delText>
        </w:r>
        <w:r w:rsidR="00D37195" w:rsidRPr="00BE0232" w:rsidDel="002867E7">
          <w:rPr>
            <w:rFonts w:ascii="Arial" w:hAnsi="Arial" w:cs="Arial"/>
            <w:b/>
            <w:bCs/>
            <w:color w:val="833C0B" w:themeColor="accent2" w:themeShade="80"/>
          </w:rPr>
          <w:delText>- Article</w:delText>
        </w:r>
      </w:del>
    </w:p>
    <w:p w14:paraId="33445042" w14:textId="1BB97343" w:rsidR="00BF6FFF" w:rsidRPr="00BE0232" w:rsidDel="002867E7" w:rsidRDefault="00BF6FFF" w:rsidP="00BF6FFF">
      <w:pPr>
        <w:spacing w:after="160" w:line="360" w:lineRule="auto"/>
        <w:jc w:val="both"/>
        <w:rPr>
          <w:del w:id="637" w:author="Pamidi,Sushma" w:date="2025-12-08T09:36:00Z" w16du:dateUtc="2025-12-08T15:36:00Z"/>
          <w:rFonts w:ascii="Arial" w:hAnsi="Arial" w:cs="Arial"/>
          <w:sz w:val="21"/>
          <w:szCs w:val="21"/>
        </w:rPr>
      </w:pPr>
      <w:del w:id="638" w:author="Pamidi,Sushma" w:date="2025-12-08T09:36:00Z" w16du:dateUtc="2025-12-08T15:36:00Z">
        <w:r w:rsidRPr="00BE0232" w:rsidDel="002867E7">
          <w:rPr>
            <w:rFonts w:ascii="Arial" w:hAnsi="Arial" w:cs="Arial"/>
            <w:sz w:val="21"/>
            <w:szCs w:val="21"/>
          </w:rPr>
          <w:delText xml:space="preserve">Counsel submits the American Lung Association article about CVS Health being rewarded with the First-ever Outstanding Corporate Partner of the Year Award. CVS Health was the first organization signed under the initiative to attract the public´s attention to the lung cancer problem. CVS Health served as the National Presenting Sponsor of LUNG FORCE, the Lung Association's strategic cause, since its launch in the 2014 campaign. </w:delText>
        </w:r>
        <w:r w:rsidRPr="00BE0232" w:rsidDel="002867E7">
          <w:rPr>
            <w:rFonts w:ascii="Arial" w:hAnsi="Arial" w:cs="Arial"/>
            <w:i/>
            <w:sz w:val="21"/>
            <w:szCs w:val="21"/>
          </w:rPr>
          <w:delText>(Leading and Critical Role, Exhibit 18A: American Lung Association article).</w:delText>
        </w:r>
      </w:del>
    </w:p>
    <w:p w14:paraId="1766C5AD" w14:textId="4024D8D2" w:rsidR="00BF6FFF" w:rsidRPr="00BE0232" w:rsidDel="002867E7" w:rsidRDefault="00BF6FFF" w:rsidP="00BF6FFF">
      <w:pPr>
        <w:spacing w:after="160" w:line="259" w:lineRule="auto"/>
        <w:jc w:val="center"/>
        <w:rPr>
          <w:del w:id="639" w:author="Pamidi,Sushma" w:date="2025-12-08T09:36:00Z" w16du:dateUtc="2025-12-08T15:36:00Z"/>
          <w:rFonts w:ascii="Arial" w:hAnsi="Arial" w:cs="Arial"/>
          <w:i/>
          <w:sz w:val="16"/>
          <w:szCs w:val="16"/>
        </w:rPr>
      </w:pPr>
      <w:del w:id="640"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"https://www.lung.org/media/press-releases/cvs-partner-of-the-year"</w:delInstrText>
        </w:r>
        <w:r w:rsidDel="002867E7">
          <w:fldChar w:fldCharType="separate"/>
        </w:r>
        <w:r w:rsidRPr="00BE0232" w:rsidDel="002867E7">
          <w:rPr>
            <w:rStyle w:val="Hyperlink"/>
            <w:rFonts w:ascii="Arial" w:hAnsi="Arial" w:cs="Arial"/>
            <w:i/>
            <w:sz w:val="16"/>
            <w:szCs w:val="16"/>
          </w:rPr>
          <w:delText>https://www.lung.org/media/press-releases/cvs-partner-of-the-year</w:delText>
        </w:r>
        <w:r w:rsidDel="002867E7">
          <w:fldChar w:fldCharType="end"/>
        </w:r>
      </w:del>
    </w:p>
    <w:p w14:paraId="2DAC4C36" w14:textId="609EB6CC" w:rsidR="00BF6FFF" w:rsidRPr="00BE0232" w:rsidDel="002867E7" w:rsidRDefault="00BF6FFF" w:rsidP="00C22CF3">
      <w:pPr>
        <w:spacing w:after="160" w:line="259" w:lineRule="auto"/>
        <w:jc w:val="center"/>
        <w:rPr>
          <w:del w:id="641" w:author="Pamidi,Sushma" w:date="2025-12-08T09:36:00Z" w16du:dateUtc="2025-12-08T15:36:00Z"/>
          <w:rFonts w:ascii="Arial" w:hAnsi="Arial" w:cs="Arial"/>
          <w:i/>
          <w:sz w:val="16"/>
          <w:szCs w:val="16"/>
        </w:rPr>
      </w:pPr>
    </w:p>
    <w:p w14:paraId="62CE8670" w14:textId="63CAED9E" w:rsidR="000F4CFD" w:rsidRPr="00BE0232" w:rsidDel="002867E7" w:rsidRDefault="000F4CFD" w:rsidP="000F4CFD">
      <w:pPr>
        <w:spacing w:line="360" w:lineRule="auto"/>
        <w:jc w:val="center"/>
        <w:rPr>
          <w:del w:id="642" w:author="Pamidi,Sushma" w:date="2025-12-08T09:36:00Z" w16du:dateUtc="2025-12-08T15:36:00Z"/>
          <w:rFonts w:ascii="Arial" w:hAnsi="Arial" w:cs="Arial"/>
          <w:b/>
          <w:bCs/>
          <w:color w:val="833C0B" w:themeColor="accent2" w:themeShade="80"/>
        </w:rPr>
      </w:pPr>
      <w:del w:id="643" w:author="Pamidi,Sushma" w:date="2025-12-08T09:36:00Z" w16du:dateUtc="2025-12-08T15:36:00Z">
        <w:r w:rsidRPr="00BE0232" w:rsidDel="002867E7">
          <w:rPr>
            <w:rFonts w:ascii="Arial" w:hAnsi="Arial" w:cs="Arial"/>
            <w:b/>
            <w:bCs/>
            <w:color w:val="833C0B" w:themeColor="accent2" w:themeShade="80"/>
          </w:rPr>
          <w:delText>Press About CVS Health® (</w:delText>
        </w:r>
        <w:r w:rsidR="00D37195" w:rsidRPr="00BE0232" w:rsidDel="002867E7">
          <w:rPr>
            <w:rFonts w:ascii="Arial" w:hAnsi="Arial" w:cs="Arial"/>
            <w:b/>
            <w:bCs/>
            <w:color w:val="833C0B" w:themeColor="accent2" w:themeShade="80"/>
          </w:rPr>
          <w:delText>5</w:delText>
        </w:r>
        <w:r w:rsidRPr="00BE0232" w:rsidDel="002867E7">
          <w:rPr>
            <w:rFonts w:ascii="Arial" w:hAnsi="Arial" w:cs="Arial"/>
            <w:b/>
            <w:bCs/>
            <w:color w:val="833C0B" w:themeColor="accent2" w:themeShade="80"/>
          </w:rPr>
          <w:delText>/</w:delText>
        </w:r>
        <w:r w:rsidR="00D37195" w:rsidRPr="00BE0232" w:rsidDel="002867E7">
          <w:rPr>
            <w:rFonts w:ascii="Arial" w:hAnsi="Arial" w:cs="Arial"/>
            <w:b/>
            <w:bCs/>
            <w:color w:val="833C0B" w:themeColor="accent2" w:themeShade="80"/>
          </w:rPr>
          <w:delText>7</w:delText>
        </w:r>
        <w:r w:rsidRPr="00BE0232" w:rsidDel="002867E7">
          <w:rPr>
            <w:rFonts w:ascii="Arial" w:hAnsi="Arial" w:cs="Arial"/>
            <w:b/>
            <w:bCs/>
            <w:color w:val="833C0B" w:themeColor="accent2" w:themeShade="80"/>
          </w:rPr>
          <w:delText>)</w:delText>
        </w:r>
      </w:del>
    </w:p>
    <w:p w14:paraId="28085C38" w14:textId="21518C36" w:rsidR="000F4CFD" w:rsidRPr="00BE0232" w:rsidDel="002867E7" w:rsidRDefault="000F4CFD" w:rsidP="000F4CFD">
      <w:pPr>
        <w:spacing w:after="160" w:line="259" w:lineRule="auto"/>
        <w:jc w:val="center"/>
        <w:rPr>
          <w:del w:id="644" w:author="Pamidi,Sushma" w:date="2025-12-08T09:36:00Z" w16du:dateUtc="2025-12-08T15:36:00Z"/>
          <w:rFonts w:ascii="Arial" w:hAnsi="Arial" w:cs="Arial"/>
          <w:i/>
          <w:sz w:val="21"/>
          <w:szCs w:val="21"/>
        </w:rPr>
      </w:pPr>
      <w:del w:id="645" w:author="Pamidi,Sushma" w:date="2025-12-08T09:36:00Z" w16du:dateUtc="2025-12-08T15:36:00Z">
        <w:r w:rsidRPr="00BE0232" w:rsidDel="002867E7">
          <w:rPr>
            <w:rFonts w:ascii="Arial" w:hAnsi="Arial" w:cs="Arial"/>
            <w:b/>
            <w:bCs/>
            <w:color w:val="833C0B" w:themeColor="accent2" w:themeShade="80"/>
          </w:rPr>
          <w:delText>CVS Health® Awards – Comparably</w:delText>
        </w:r>
        <w:r w:rsidR="00C22CF3" w:rsidRPr="00BE0232" w:rsidDel="002867E7">
          <w:rPr>
            <w:rFonts w:ascii="Arial" w:hAnsi="Arial" w:cs="Arial"/>
            <w:b/>
            <w:bCs/>
            <w:color w:val="833C0B" w:themeColor="accent2" w:themeShade="80"/>
          </w:rPr>
          <w:delText>.com</w:delText>
        </w:r>
      </w:del>
    </w:p>
    <w:p w14:paraId="6697E762" w14:textId="6553C492" w:rsidR="00C22CF3" w:rsidRPr="00BE0232" w:rsidDel="002867E7" w:rsidRDefault="000F4CFD" w:rsidP="00C22CF3">
      <w:pPr>
        <w:spacing w:line="360" w:lineRule="auto"/>
        <w:jc w:val="both"/>
        <w:rPr>
          <w:del w:id="646" w:author="Pamidi,Sushma" w:date="2025-12-08T09:36:00Z" w16du:dateUtc="2025-12-08T15:36:00Z"/>
          <w:rFonts w:ascii="Arial" w:hAnsi="Arial" w:cs="Arial"/>
          <w:sz w:val="21"/>
          <w:szCs w:val="21"/>
        </w:rPr>
      </w:pPr>
      <w:bookmarkStart w:id="647" w:name="_Hlk180098169"/>
      <w:del w:id="648" w:author="Pamidi,Sushma" w:date="2025-12-08T09:36:00Z" w16du:dateUtc="2025-12-08T15:36:00Z">
        <w:r w:rsidRPr="00BE0232" w:rsidDel="002867E7">
          <w:rPr>
            <w:rFonts w:ascii="Arial" w:hAnsi="Arial" w:cs="Arial"/>
            <w:sz w:val="21"/>
            <w:szCs w:val="21"/>
          </w:rPr>
          <w:delText xml:space="preserve">Counsel submits </w:delText>
        </w:r>
        <w:bookmarkEnd w:id="647"/>
        <w:r w:rsidRPr="00BE0232" w:rsidDel="002867E7">
          <w:rPr>
            <w:rFonts w:ascii="Arial" w:hAnsi="Arial" w:cs="Arial"/>
            <w:sz w:val="21"/>
            <w:szCs w:val="21"/>
          </w:rPr>
          <w:delText>the names of the awards won by CVS Health® in the years 2020 and 2021 as evidence of the company´s successful recognition as The Best Company Outlook, The Best Places to Work in Boston, The Best Career Growth, The Best Leadership Team, etc.</w:delText>
        </w:r>
        <w:r w:rsidR="00C22CF3" w:rsidRPr="00BE0232" w:rsidDel="002867E7">
          <w:rPr>
            <w:rFonts w:ascii="Arial" w:hAnsi="Arial" w:cs="Arial"/>
            <w:sz w:val="21"/>
            <w:szCs w:val="21"/>
          </w:rPr>
          <w:delText xml:space="preserve"> Comparably.com is a platform designed to offer insights into company culture, salaries, and workplace environments through anonymous employee feedback. It helps users compare compensation packages and workplace experiences across industries, providing job seekers and employees transparency. Companies use it for employer branding and understanding employee sentiment on various workplace aspects such as gender equality, diversity, work-life balance, and job satisfaction.</w:delText>
        </w:r>
      </w:del>
    </w:p>
    <w:p w14:paraId="6690F502" w14:textId="5AC5C664" w:rsidR="00C22CF3" w:rsidRPr="00BE0232" w:rsidDel="002867E7" w:rsidRDefault="00C22CF3" w:rsidP="00C22CF3">
      <w:pPr>
        <w:spacing w:line="360" w:lineRule="auto"/>
        <w:jc w:val="both"/>
        <w:rPr>
          <w:del w:id="649" w:author="Pamidi,Sushma" w:date="2025-12-08T09:36:00Z" w16du:dateUtc="2025-12-08T15:36:00Z"/>
          <w:rFonts w:ascii="Arial" w:hAnsi="Arial" w:cs="Arial"/>
          <w:i/>
          <w:sz w:val="21"/>
          <w:szCs w:val="21"/>
        </w:rPr>
      </w:pPr>
      <w:del w:id="650" w:author="Pamidi,Sushma" w:date="2025-12-08T09:36:00Z" w16du:dateUtc="2025-12-08T15:36:00Z">
        <w:r w:rsidRPr="00BE0232" w:rsidDel="002867E7">
          <w:rPr>
            <w:rFonts w:ascii="Arial" w:hAnsi="Arial" w:cs="Arial"/>
            <w:sz w:val="21"/>
            <w:szCs w:val="21"/>
          </w:rPr>
          <w:delText>The site is known for generating comprehensive data sets, hosting over 15 million ratings from 70,000 companies. It also publishes annual awards for companies, such as "Best Places to Work" and "Best CEOs," based on employee feedback regarding workplace happiness, leadership, and culture.​(</w:delText>
        </w:r>
        <w:r w:rsidRPr="00BE0232" w:rsidDel="002867E7">
          <w:rPr>
            <w:rFonts w:ascii="Arial" w:hAnsi="Arial" w:cs="Arial"/>
            <w:i/>
            <w:sz w:val="21"/>
            <w:szCs w:val="21"/>
          </w:rPr>
          <w:delText>Leading and Critical Role, Exhibit 19: Comapably.com)</w:delText>
        </w:r>
      </w:del>
    </w:p>
    <w:p w14:paraId="24FF3993" w14:textId="7F991D61" w:rsidR="00C22CF3" w:rsidRPr="00BE0232" w:rsidDel="002867E7" w:rsidRDefault="00C22CF3" w:rsidP="00C22CF3">
      <w:pPr>
        <w:spacing w:line="360" w:lineRule="auto"/>
        <w:jc w:val="center"/>
        <w:rPr>
          <w:del w:id="651" w:author="Pamidi,Sushma" w:date="2025-12-08T09:36:00Z" w16du:dateUtc="2025-12-08T15:36:00Z"/>
          <w:rFonts w:ascii="Arial" w:hAnsi="Arial" w:cs="Arial"/>
          <w:i/>
          <w:sz w:val="21"/>
          <w:szCs w:val="21"/>
        </w:rPr>
      </w:pPr>
      <w:del w:id="652"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"https://www.ana.net/content/show/id/74230"</w:delInstrText>
        </w:r>
        <w:r w:rsidDel="002867E7">
          <w:fldChar w:fldCharType="separate"/>
        </w:r>
        <w:r w:rsidRPr="00BE0232" w:rsidDel="002867E7">
          <w:rPr>
            <w:rStyle w:val="Hyperlink"/>
            <w:rFonts w:ascii="Arial" w:hAnsi="Arial" w:cs="Arial"/>
            <w:i/>
            <w:sz w:val="16"/>
            <w:szCs w:val="16"/>
          </w:rPr>
          <w:delText>https://www.ana.net/content/show/id/74230</w:delText>
        </w:r>
        <w:r w:rsidDel="002867E7">
          <w:fldChar w:fldCharType="end"/>
        </w:r>
      </w:del>
    </w:p>
    <w:p w14:paraId="683DCF42" w14:textId="30090302" w:rsidR="00326FD7" w:rsidDel="002867E7" w:rsidRDefault="00326FD7" w:rsidP="00D37195">
      <w:pPr>
        <w:spacing w:line="360" w:lineRule="auto"/>
        <w:jc w:val="center"/>
        <w:rPr>
          <w:del w:id="653" w:author="Pamidi,Sushma" w:date="2025-12-08T09:36:00Z" w16du:dateUtc="2025-12-08T15:36:00Z"/>
          <w:rFonts w:ascii="Arial" w:hAnsi="Arial" w:cs="Arial"/>
          <w:b/>
          <w:bCs/>
          <w:color w:val="833C0B" w:themeColor="accent2" w:themeShade="80"/>
        </w:rPr>
      </w:pPr>
    </w:p>
    <w:p w14:paraId="00A4B20F" w14:textId="7A3A1EFD" w:rsidR="00D37195" w:rsidRPr="00BE0232" w:rsidDel="002867E7" w:rsidRDefault="00D37195" w:rsidP="00D37195">
      <w:pPr>
        <w:spacing w:line="360" w:lineRule="auto"/>
        <w:jc w:val="center"/>
        <w:rPr>
          <w:del w:id="654" w:author="Pamidi,Sushma" w:date="2025-12-08T09:36:00Z" w16du:dateUtc="2025-12-08T15:36:00Z"/>
          <w:rFonts w:ascii="Arial" w:hAnsi="Arial" w:cs="Arial"/>
          <w:b/>
          <w:bCs/>
          <w:color w:val="833C0B" w:themeColor="accent2" w:themeShade="80"/>
        </w:rPr>
      </w:pPr>
      <w:del w:id="655" w:author="Pamidi,Sushma" w:date="2025-12-08T09:36:00Z" w16du:dateUtc="2025-12-08T15:36:00Z">
        <w:r w:rsidRPr="00BE0232" w:rsidDel="002867E7">
          <w:rPr>
            <w:rFonts w:ascii="Arial" w:hAnsi="Arial" w:cs="Arial"/>
            <w:b/>
            <w:bCs/>
            <w:color w:val="833C0B" w:themeColor="accent2" w:themeShade="80"/>
          </w:rPr>
          <w:delText xml:space="preserve">Press About CVS Health® (6/7) </w:delText>
        </w:r>
      </w:del>
    </w:p>
    <w:p w14:paraId="494FA445" w14:textId="4AA6D637" w:rsidR="00D37195" w:rsidRPr="00BE0232" w:rsidDel="002867E7" w:rsidRDefault="00D37195" w:rsidP="00D37195">
      <w:pPr>
        <w:spacing w:after="160" w:line="259" w:lineRule="auto"/>
        <w:jc w:val="center"/>
        <w:rPr>
          <w:del w:id="656" w:author="Pamidi,Sushma" w:date="2025-12-08T09:36:00Z" w16du:dateUtc="2025-12-08T15:36:00Z"/>
          <w:rFonts w:ascii="Arial" w:hAnsi="Arial" w:cs="Arial"/>
          <w:b/>
          <w:bCs/>
          <w:color w:val="833C0B" w:themeColor="accent2" w:themeShade="80"/>
        </w:rPr>
      </w:pPr>
      <w:del w:id="657" w:author="Pamidi,Sushma" w:date="2025-12-08T09:36:00Z" w16du:dateUtc="2025-12-08T15:36:00Z">
        <w:r w:rsidRPr="00BE0232" w:rsidDel="002867E7">
          <w:rPr>
            <w:rFonts w:ascii="Arial" w:hAnsi="Arial" w:cs="Arial"/>
            <w:b/>
            <w:bCs/>
            <w:color w:val="833C0B" w:themeColor="accent2" w:themeShade="80"/>
          </w:rPr>
          <w:delText xml:space="preserve">CVS Health® - FortuneComparably.com – Article </w:delText>
        </w:r>
      </w:del>
    </w:p>
    <w:p w14:paraId="0F5DB51A" w14:textId="7DE06740" w:rsidR="00D37195" w:rsidRPr="00BE0232" w:rsidDel="002867E7" w:rsidRDefault="00D37195" w:rsidP="00D37195">
      <w:pPr>
        <w:spacing w:after="160" w:line="360" w:lineRule="auto"/>
        <w:jc w:val="both"/>
        <w:rPr>
          <w:del w:id="658" w:author="Pamidi,Sushma" w:date="2025-12-08T09:36:00Z" w16du:dateUtc="2025-12-08T15:36:00Z"/>
          <w:rFonts w:ascii="Arial" w:hAnsi="Arial" w:cs="Arial"/>
          <w:i/>
          <w:sz w:val="21"/>
          <w:szCs w:val="21"/>
        </w:rPr>
      </w:pPr>
      <w:del w:id="659" w:author="Pamidi,Sushma" w:date="2025-12-08T09:36:00Z" w16du:dateUtc="2025-12-08T15:36:00Z">
        <w:r w:rsidRPr="00BE0232" w:rsidDel="002867E7">
          <w:rPr>
            <w:rFonts w:ascii="Arial" w:hAnsi="Arial" w:cs="Arial"/>
            <w:iCs/>
            <w:sz w:val="21"/>
            <w:szCs w:val="21"/>
          </w:rPr>
          <w:delText>Counsel submits an article about CVS Health, published by Fortune.com, the digital platform for Fortune magazine. It is a renowned business publication focused on industry trends, leadership, economic analysis, and rankings. The website covers various sectors, including finance, technology, and global business, offering articles, news updates, and expert insights. It is also famous for its annual rankings, such as the Fortune 500, which lists the top U.S. companies by revenue, and the Fortune Global 500, which ranks the world's largest corporations. CVS Health is ranked number 6 on the list of the biggest companies, with its revenue of $357,776M and profit of $8,344M by March 28</w:delText>
        </w:r>
        <w:r w:rsidRPr="00BE0232" w:rsidDel="002867E7">
          <w:rPr>
            <w:rFonts w:ascii="Arial" w:hAnsi="Arial" w:cs="Arial"/>
            <w:iCs/>
            <w:sz w:val="21"/>
            <w:szCs w:val="21"/>
            <w:vertAlign w:val="superscript"/>
          </w:rPr>
          <w:delText>th</w:delText>
        </w:r>
        <w:r w:rsidRPr="00BE0232" w:rsidDel="002867E7">
          <w:rPr>
            <w:rFonts w:ascii="Arial" w:hAnsi="Arial" w:cs="Arial"/>
            <w:iCs/>
            <w:sz w:val="21"/>
            <w:szCs w:val="21"/>
          </w:rPr>
          <w:delText xml:space="preserve">, 2024. </w:delText>
        </w:r>
        <w:r w:rsidRPr="00BE0232" w:rsidDel="002867E7">
          <w:rPr>
            <w:rFonts w:ascii="Arial" w:hAnsi="Arial" w:cs="Arial"/>
            <w:i/>
            <w:sz w:val="21"/>
            <w:szCs w:val="21"/>
          </w:rPr>
          <w:delText>(Leading and Critical Role, Exhibit 20: Fortune.com article).</w:delText>
        </w:r>
      </w:del>
    </w:p>
    <w:p w14:paraId="2F99F451" w14:textId="3C6606EB" w:rsidR="00D37195" w:rsidRPr="00BE0232" w:rsidDel="002867E7" w:rsidRDefault="00D37195" w:rsidP="00D37195">
      <w:pPr>
        <w:spacing w:after="160" w:line="360" w:lineRule="auto"/>
        <w:jc w:val="center"/>
        <w:rPr>
          <w:del w:id="660" w:author="Pamidi,Sushma" w:date="2025-12-08T09:36:00Z" w16du:dateUtc="2025-12-08T15:36:00Z"/>
          <w:rFonts w:ascii="Arial" w:hAnsi="Arial" w:cs="Arial"/>
          <w:i/>
          <w:sz w:val="16"/>
          <w:szCs w:val="16"/>
        </w:rPr>
      </w:pPr>
      <w:del w:id="661"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"https://fortune.com/company/cvs-health/"</w:delInstrText>
        </w:r>
        <w:r w:rsidDel="002867E7">
          <w:fldChar w:fldCharType="separate"/>
        </w:r>
        <w:r w:rsidRPr="00BE0232" w:rsidDel="002867E7">
          <w:rPr>
            <w:rStyle w:val="Hyperlink"/>
            <w:rFonts w:ascii="Arial" w:hAnsi="Arial" w:cs="Arial"/>
            <w:i/>
            <w:sz w:val="16"/>
            <w:szCs w:val="16"/>
          </w:rPr>
          <w:delText>https://fortune.com/company/cvs-health/</w:delText>
        </w:r>
        <w:r w:rsidDel="002867E7">
          <w:fldChar w:fldCharType="end"/>
        </w:r>
      </w:del>
    </w:p>
    <w:p w14:paraId="79FA5A3E" w14:textId="31244CEC" w:rsidR="00D37195" w:rsidRPr="00BE0232" w:rsidDel="002867E7" w:rsidRDefault="00D37195" w:rsidP="00D37195">
      <w:pPr>
        <w:spacing w:after="160" w:line="360" w:lineRule="auto"/>
        <w:jc w:val="center"/>
        <w:rPr>
          <w:del w:id="662" w:author="Pamidi,Sushma" w:date="2025-12-08T09:36:00Z" w16du:dateUtc="2025-12-08T15:36:00Z"/>
          <w:rFonts w:ascii="Arial" w:hAnsi="Arial" w:cs="Arial"/>
          <w:i/>
          <w:sz w:val="16"/>
          <w:szCs w:val="16"/>
        </w:rPr>
      </w:pPr>
    </w:p>
    <w:p w14:paraId="403E829F" w14:textId="3994BE44" w:rsidR="00D37195" w:rsidRPr="00BE0232" w:rsidDel="002867E7" w:rsidRDefault="00D37195" w:rsidP="00D37195">
      <w:pPr>
        <w:spacing w:line="360" w:lineRule="auto"/>
        <w:jc w:val="center"/>
        <w:rPr>
          <w:del w:id="663" w:author="Pamidi,Sushma" w:date="2025-12-08T09:36:00Z" w16du:dateUtc="2025-12-08T15:36:00Z"/>
          <w:rFonts w:ascii="Arial" w:hAnsi="Arial" w:cs="Arial"/>
          <w:b/>
          <w:bCs/>
          <w:color w:val="833C0B" w:themeColor="accent2" w:themeShade="80"/>
        </w:rPr>
      </w:pPr>
      <w:del w:id="664" w:author="Pamidi,Sushma" w:date="2025-12-08T09:36:00Z" w16du:dateUtc="2025-12-08T15:36:00Z">
        <w:r w:rsidRPr="00BE0232" w:rsidDel="002867E7">
          <w:rPr>
            <w:rFonts w:ascii="Arial" w:hAnsi="Arial" w:cs="Arial"/>
            <w:b/>
            <w:bCs/>
            <w:color w:val="833C0B" w:themeColor="accent2" w:themeShade="80"/>
          </w:rPr>
          <w:delText xml:space="preserve">Press About CVS Health® (7/7) </w:delText>
        </w:r>
      </w:del>
    </w:p>
    <w:p w14:paraId="3925D445" w14:textId="23149850" w:rsidR="00D37195" w:rsidRPr="00BE0232" w:rsidDel="002867E7" w:rsidRDefault="00D37195" w:rsidP="00D37195">
      <w:pPr>
        <w:spacing w:after="160" w:line="259" w:lineRule="auto"/>
        <w:jc w:val="center"/>
        <w:rPr>
          <w:del w:id="665" w:author="Pamidi,Sushma" w:date="2025-12-08T09:36:00Z" w16du:dateUtc="2025-12-08T15:36:00Z"/>
          <w:rFonts w:ascii="Arial" w:hAnsi="Arial" w:cs="Arial"/>
          <w:b/>
          <w:bCs/>
          <w:color w:val="833C0B" w:themeColor="accent2" w:themeShade="80"/>
        </w:rPr>
      </w:pPr>
      <w:bookmarkStart w:id="666" w:name="_Hlk180099199"/>
      <w:del w:id="667" w:author="Pamidi,Sushma" w:date="2025-12-08T09:36:00Z" w16du:dateUtc="2025-12-08T15:36:00Z">
        <w:r w:rsidRPr="00BE0232" w:rsidDel="002867E7">
          <w:rPr>
            <w:rFonts w:ascii="Arial" w:hAnsi="Arial" w:cs="Arial"/>
            <w:b/>
            <w:bCs/>
            <w:color w:val="833C0B" w:themeColor="accent2" w:themeShade="80"/>
          </w:rPr>
          <w:delText>How CVS Evolved from Retail Pharmacy into Health Care</w:delText>
        </w:r>
      </w:del>
    </w:p>
    <w:p w14:paraId="7B4D31FB" w14:textId="469C70C9" w:rsidR="00D37195" w:rsidRPr="00BE0232" w:rsidDel="002867E7" w:rsidRDefault="00D37195" w:rsidP="00D37195">
      <w:pPr>
        <w:spacing w:after="160" w:line="259" w:lineRule="auto"/>
        <w:jc w:val="center"/>
        <w:rPr>
          <w:del w:id="668" w:author="Pamidi,Sushma" w:date="2025-12-08T09:36:00Z" w16du:dateUtc="2025-12-08T15:36:00Z"/>
          <w:rFonts w:ascii="Arial" w:hAnsi="Arial" w:cs="Arial"/>
          <w:b/>
          <w:bCs/>
          <w:color w:val="833C0B" w:themeColor="accent2" w:themeShade="80"/>
        </w:rPr>
      </w:pPr>
      <w:del w:id="669" w:author="Pamidi,Sushma" w:date="2025-12-08T09:36:00Z" w16du:dateUtc="2025-12-08T15:36:00Z">
        <w:r w:rsidRPr="00BE0232" w:rsidDel="002867E7">
          <w:rPr>
            <w:rFonts w:ascii="Arial" w:hAnsi="Arial" w:cs="Arial"/>
            <w:b/>
            <w:bCs/>
            <w:color w:val="833C0B" w:themeColor="accent2" w:themeShade="80"/>
          </w:rPr>
          <w:delText xml:space="preserve"> Behemoth – Yahoo Finance Article </w:delText>
        </w:r>
      </w:del>
    </w:p>
    <w:bookmarkEnd w:id="666"/>
    <w:p w14:paraId="5B835EFF" w14:textId="22BC8C89" w:rsidR="00D37195" w:rsidRPr="00BE0232" w:rsidDel="002867E7" w:rsidRDefault="00D37195" w:rsidP="00D37195">
      <w:pPr>
        <w:spacing w:after="160" w:line="360" w:lineRule="auto"/>
        <w:jc w:val="both"/>
        <w:rPr>
          <w:del w:id="670" w:author="Pamidi,Sushma" w:date="2025-12-08T09:36:00Z" w16du:dateUtc="2025-12-08T15:36:00Z"/>
          <w:rFonts w:ascii="Arial" w:hAnsi="Arial" w:cs="Arial"/>
          <w:i/>
          <w:sz w:val="21"/>
          <w:szCs w:val="21"/>
        </w:rPr>
      </w:pPr>
      <w:del w:id="671" w:author="Pamidi,Sushma" w:date="2025-12-08T09:36:00Z" w16du:dateUtc="2025-12-08T15:36:00Z">
        <w:r w:rsidRPr="00BE0232" w:rsidDel="002867E7">
          <w:rPr>
            <w:rFonts w:ascii="Arial" w:hAnsi="Arial" w:cs="Arial"/>
            <w:iCs/>
            <w:sz w:val="21"/>
            <w:szCs w:val="21"/>
          </w:rPr>
          <w:delText xml:space="preserve">Counsel submits an article, “How CVS Evolved from Retail Pharmacy into Health Care Behemoth,” published by Yahoo Finance. The article explains how CVS came to dominate the retail pharmacy industry. </w:delText>
        </w:r>
        <w:r w:rsidRPr="00BE0232" w:rsidDel="002867E7">
          <w:rPr>
            <w:rFonts w:ascii="Arial" w:hAnsi="Arial" w:cs="Arial"/>
            <w:i/>
            <w:sz w:val="21"/>
            <w:szCs w:val="21"/>
          </w:rPr>
          <w:delText>(Leading and Critical Role, Exhibit 21: Yahoo Finance article).</w:delText>
        </w:r>
      </w:del>
    </w:p>
    <w:p w14:paraId="041C9713" w14:textId="2526FB22" w:rsidR="00E00838" w:rsidRPr="00BE0232" w:rsidDel="002867E7" w:rsidRDefault="00E00838" w:rsidP="00E00838">
      <w:pPr>
        <w:spacing w:after="160" w:line="360" w:lineRule="auto"/>
        <w:jc w:val="center"/>
        <w:rPr>
          <w:del w:id="672" w:author="Pamidi,Sushma" w:date="2025-12-08T09:36:00Z" w16du:dateUtc="2025-12-08T15:36:00Z"/>
          <w:rFonts w:ascii="Arial" w:hAnsi="Arial" w:cs="Arial"/>
          <w:i/>
          <w:sz w:val="16"/>
          <w:szCs w:val="16"/>
        </w:rPr>
      </w:pPr>
      <w:del w:id="673" w:author="Pamidi,Sushma" w:date="2025-12-08T09:36:00Z" w16du:dateUtc="2025-12-08T15:36:00Z">
        <w:r w:rsidRPr="00BE0232" w:rsidDel="002867E7">
          <w:rPr>
            <w:rFonts w:ascii="Arial" w:hAnsi="Arial" w:cs="Arial"/>
            <w:i/>
            <w:sz w:val="16"/>
            <w:szCs w:val="16"/>
          </w:rPr>
          <w:delText xml:space="preserve">Source: </w:delText>
        </w:r>
        <w:r w:rsidDel="002867E7">
          <w:fldChar w:fldCharType="begin"/>
        </w:r>
        <w:r w:rsidDel="002867E7">
          <w:delInstrText>HYPERLINK "https://finance.yahoo.com/news/how-cvs-evolved-from-retail-pharmacy-into-health-care-behemoth-130515054.html?guccounter=1&amp;guce_referrer=aHR0cHM6Ly93d3cuZ29vZ2xlLmNvbS8&amp;guce_referrer_sig=AQAAAFVQzar1EZWY0VIPFg3M6sMHwrk07NwDXQ-11M2DlJq9PnNDh7JW8zs3Gu-uIK8RDIpN0hXhxnkGn-nOs1P5uBgqGcR-vL4CMi3iOI4iC0aIDgt8Pl2_JCR6MMOxqv-XcFc5WjNUPoRCl94OrEGmzCo4CEUBzcVBssxhPRyjbnSy"</w:delInstrText>
        </w:r>
        <w:r w:rsidDel="002867E7">
          <w:fldChar w:fldCharType="separate"/>
        </w:r>
        <w:r w:rsidRPr="00BE0232" w:rsidDel="002867E7">
          <w:rPr>
            <w:rStyle w:val="Hyperlink"/>
            <w:rFonts w:ascii="Arial" w:hAnsi="Arial" w:cs="Arial"/>
            <w:i/>
            <w:sz w:val="16"/>
            <w:szCs w:val="16"/>
          </w:rPr>
          <w:delText>https://finance.yahoo.com/news/how-cvs-evolved-from-retail-pharmacy-into-health-care-behemoth-130515054.html?guccounter=1&amp;guce_referrer=aHR0cHM6Ly93d3cuZ29vZ2xlLmNvbS8&amp;guce_referrer_sig=AQAAAFVQzar1EZWY0VIPFg3M6sMHwrk07NwDXQ-11M2DlJq9PnNDh7JW8zs3Gu-uIK8RDIpN0hXhxnkGn-nOs1P5uBgqGcR-vL4CMi3iOI4iC0aIDgt8Pl2_JCR6MMOxqv-XcFc5WjNUPoRCl94OrEGmzCo4CEUBzcVBssxhPRyjbnSy</w:delText>
        </w:r>
        <w:r w:rsidDel="002867E7">
          <w:fldChar w:fldCharType="end"/>
        </w:r>
      </w:del>
    </w:p>
    <w:p w14:paraId="3F9C0758" w14:textId="4CBDC80A" w:rsidR="00D37195" w:rsidRPr="00BE0232" w:rsidDel="002867E7" w:rsidRDefault="00D37195" w:rsidP="00D37195">
      <w:pPr>
        <w:spacing w:after="160" w:line="259" w:lineRule="auto"/>
        <w:jc w:val="center"/>
        <w:rPr>
          <w:del w:id="674" w:author="Pamidi,Sushma" w:date="2025-12-08T09:36:00Z" w16du:dateUtc="2025-12-08T15:36:00Z"/>
          <w:rFonts w:ascii="Arial" w:hAnsi="Arial" w:cs="Arial"/>
          <w:b/>
          <w:color w:val="833C0B" w:themeColor="accent2" w:themeShade="80"/>
          <w:sz w:val="28"/>
          <w:szCs w:val="28"/>
        </w:rPr>
      </w:pPr>
      <w:del w:id="675" w:author="Pamidi,Sushma" w:date="2025-12-08T09:36:00Z" w16du:dateUtc="2025-12-08T15:36:00Z">
        <w:r w:rsidRPr="00BE0232" w:rsidDel="002867E7">
          <w:rPr>
            <w:rFonts w:ascii="Arial" w:hAnsi="Arial" w:cs="Arial"/>
            <w:b/>
            <w:color w:val="833C0B" w:themeColor="accent2" w:themeShade="80"/>
            <w:sz w:val="28"/>
            <w:szCs w:val="28"/>
          </w:rPr>
          <w:delText>Conclusion</w:delText>
        </w:r>
      </w:del>
    </w:p>
    <w:p w14:paraId="5FD2885E" w14:textId="27B012C8" w:rsidR="00D37195" w:rsidRPr="00BE0232" w:rsidDel="002867E7" w:rsidRDefault="00D37195" w:rsidP="00D37195">
      <w:pPr>
        <w:widowControl w:val="0"/>
        <w:autoSpaceDE w:val="0"/>
        <w:autoSpaceDN w:val="0"/>
        <w:adjustRightInd w:val="0"/>
        <w:spacing w:line="360" w:lineRule="auto"/>
        <w:jc w:val="center"/>
        <w:rPr>
          <w:del w:id="676" w:author="Pamidi,Sushma" w:date="2025-12-08T09:36:00Z" w16du:dateUtc="2025-12-08T15:36:00Z"/>
          <w:rFonts w:ascii="Arial" w:hAnsi="Arial" w:cs="Arial"/>
          <w:b/>
          <w:color w:val="833C0B" w:themeColor="accent2" w:themeShade="80"/>
          <w:sz w:val="12"/>
          <w:szCs w:val="12"/>
        </w:rPr>
      </w:pPr>
    </w:p>
    <w:p w14:paraId="2AC67057" w14:textId="7A5B29CD" w:rsidR="00D37195" w:rsidRPr="00BE0232" w:rsidDel="002867E7" w:rsidRDefault="00D37195" w:rsidP="00D37195">
      <w:pPr>
        <w:spacing w:line="360" w:lineRule="auto"/>
        <w:jc w:val="both"/>
        <w:rPr>
          <w:del w:id="677" w:author="Pamidi,Sushma" w:date="2025-12-08T09:36:00Z" w16du:dateUtc="2025-12-08T15:36:00Z"/>
          <w:rFonts w:ascii="Arial" w:hAnsi="Arial" w:cs="Arial"/>
          <w:b/>
          <w:color w:val="262626"/>
          <w:sz w:val="21"/>
          <w:szCs w:val="21"/>
        </w:rPr>
      </w:pPr>
      <w:del w:id="678" w:author="Pamidi,Sushma" w:date="2025-12-08T09:36:00Z" w16du:dateUtc="2025-12-08T15:36:00Z">
        <w:r w:rsidRPr="00BE0232" w:rsidDel="002867E7">
          <w:rPr>
            <w:rFonts w:ascii="Arial" w:hAnsi="Arial" w:cs="Arial"/>
            <w:sz w:val="21"/>
            <w:szCs w:val="21"/>
          </w:rPr>
          <w:delText>8 CFR 204.5(h) (3) (viii) requires that the Petitioner has played a leading or critical role for a company or organization with a distinguished reputation. Counsel has provided evidence establishing that the Petitioner has played diverse critical roles for a highly distinguished company, providing much-needed expertise and abilities as a highly extraordinary and accomplished expert in the field. Thus, Counsel would submit that the Leading/Critical Role category is deemed satisfied based on the preponderance of evidence provided.</w:delText>
        </w:r>
      </w:del>
    </w:p>
    <w:p w14:paraId="19D08C8E" w14:textId="165F87B9" w:rsidR="00D37195" w:rsidRPr="00BE0232" w:rsidDel="002867E7" w:rsidRDefault="00D37195" w:rsidP="00D37195">
      <w:pPr>
        <w:spacing w:line="360" w:lineRule="auto"/>
        <w:jc w:val="both"/>
        <w:rPr>
          <w:del w:id="679" w:author="Pamidi,Sushma" w:date="2025-12-08T09:36:00Z" w16du:dateUtc="2025-12-08T15:36:00Z"/>
          <w:rFonts w:ascii="Arial" w:hAnsi="Arial" w:cs="Arial"/>
          <w:b/>
          <w:color w:val="262626"/>
          <w:sz w:val="21"/>
          <w:szCs w:val="21"/>
        </w:rPr>
      </w:pPr>
    </w:p>
    <w:p w14:paraId="1FB872B7" w14:textId="3FA05F09" w:rsidR="00C22CF3" w:rsidRPr="00BE0232" w:rsidRDefault="00C22CF3" w:rsidP="00326FD7">
      <w:pPr>
        <w:spacing w:after="160" w:line="259" w:lineRule="auto"/>
        <w:rPr>
          <w:rFonts w:ascii="Arial" w:hAnsi="Arial" w:cs="Arial"/>
          <w:i/>
          <w:sz w:val="16"/>
          <w:szCs w:val="16"/>
        </w:rPr>
      </w:pPr>
    </w:p>
    <w:sectPr w:rsidR="00C22CF3" w:rsidRPr="00BE0232" w:rsidSect="008D3AA7">
      <w:headerReference w:type="default" r:id="rId15"/>
      <w:footerReference w:type="even" r:id="rId16"/>
      <w:footerReference w:type="default" r:id="rId17"/>
      <w:pgSz w:w="12240" w:h="15840"/>
      <w:pgMar w:top="1440" w:right="1440" w:bottom="80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9E11" w14:textId="77777777" w:rsidR="00AD63A6" w:rsidRPr="00D47CDD" w:rsidRDefault="00AD63A6">
      <w:r w:rsidRPr="00D47CDD">
        <w:separator/>
      </w:r>
    </w:p>
  </w:endnote>
  <w:endnote w:type="continuationSeparator" w:id="0">
    <w:p w14:paraId="6959C330" w14:textId="77777777" w:rsidR="00AD63A6" w:rsidRPr="00D47CDD" w:rsidRDefault="00AD63A6">
      <w:r w:rsidRPr="00D47C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5710613"/>
      <w:docPartObj>
        <w:docPartGallery w:val="Page Numbers (Bottom of Page)"/>
        <w:docPartUnique/>
      </w:docPartObj>
    </w:sdtPr>
    <w:sdtContent>
      <w:p w14:paraId="3F748D62" w14:textId="77777777" w:rsidR="006E5A37" w:rsidRPr="00D47CDD" w:rsidRDefault="006E5A37" w:rsidP="00571E9B">
        <w:pPr>
          <w:pStyle w:val="Footer"/>
          <w:framePr w:wrap="none" w:vAnchor="text" w:hAnchor="margin" w:xAlign="right" w:y="1"/>
          <w:rPr>
            <w:rStyle w:val="PageNumber"/>
          </w:rPr>
        </w:pPr>
        <w:r w:rsidRPr="00D47CDD">
          <w:rPr>
            <w:rStyle w:val="PageNumber"/>
          </w:rPr>
          <w:fldChar w:fldCharType="begin"/>
        </w:r>
        <w:r w:rsidRPr="00D47CDD">
          <w:rPr>
            <w:rStyle w:val="PageNumber"/>
          </w:rPr>
          <w:instrText xml:space="preserve"> PAGE </w:instrText>
        </w:r>
        <w:r w:rsidRPr="00D47CDD">
          <w:rPr>
            <w:rStyle w:val="PageNumber"/>
          </w:rPr>
          <w:fldChar w:fldCharType="end"/>
        </w:r>
      </w:p>
    </w:sdtContent>
  </w:sdt>
  <w:p w14:paraId="7560B2ED" w14:textId="77777777" w:rsidR="006E5A37" w:rsidRPr="00D47CDD" w:rsidRDefault="006E5A37" w:rsidP="00571E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2722710"/>
      <w:docPartObj>
        <w:docPartGallery w:val="Page Numbers (Bottom of Page)"/>
        <w:docPartUnique/>
      </w:docPartObj>
    </w:sdtPr>
    <w:sdtContent>
      <w:p w14:paraId="0ABA054F" w14:textId="411AF92B" w:rsidR="006E5A37" w:rsidRPr="00D47CDD" w:rsidRDefault="006E5A37" w:rsidP="00571E9B">
        <w:pPr>
          <w:pStyle w:val="Footer"/>
          <w:framePr w:wrap="none" w:vAnchor="text" w:hAnchor="margin" w:xAlign="right" w:y="1"/>
          <w:rPr>
            <w:rStyle w:val="PageNumber"/>
          </w:rPr>
        </w:pPr>
        <w:r w:rsidRPr="00D47CDD">
          <w:rPr>
            <w:rStyle w:val="PageNumber"/>
          </w:rPr>
          <w:fldChar w:fldCharType="begin"/>
        </w:r>
        <w:r w:rsidRPr="00D47CDD">
          <w:rPr>
            <w:rStyle w:val="PageNumber"/>
          </w:rPr>
          <w:instrText xml:space="preserve"> PAGE </w:instrText>
        </w:r>
        <w:r w:rsidRPr="00D47CDD">
          <w:rPr>
            <w:rStyle w:val="PageNumber"/>
          </w:rPr>
          <w:fldChar w:fldCharType="separate"/>
        </w:r>
        <w:r w:rsidR="000C1AA4" w:rsidRPr="00D47CDD">
          <w:rPr>
            <w:rStyle w:val="PageNumber"/>
          </w:rPr>
          <w:t>24</w:t>
        </w:r>
        <w:r w:rsidRPr="00D47CDD">
          <w:rPr>
            <w:rStyle w:val="PageNumber"/>
          </w:rPr>
          <w:fldChar w:fldCharType="end"/>
        </w:r>
      </w:p>
    </w:sdtContent>
  </w:sdt>
  <w:p w14:paraId="1D6A55B5" w14:textId="77777777" w:rsidR="006E5A37" w:rsidRPr="00D47CDD" w:rsidRDefault="006E5A37" w:rsidP="00571E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B9EB" w14:textId="77777777" w:rsidR="00AD63A6" w:rsidRPr="00D47CDD" w:rsidRDefault="00AD63A6">
      <w:r w:rsidRPr="00D47CDD">
        <w:separator/>
      </w:r>
    </w:p>
  </w:footnote>
  <w:footnote w:type="continuationSeparator" w:id="0">
    <w:p w14:paraId="50090986" w14:textId="77777777" w:rsidR="00AD63A6" w:rsidRPr="00D47CDD" w:rsidRDefault="00AD63A6">
      <w:r w:rsidRPr="00D47C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687E" w14:textId="42A8A831" w:rsidR="006E5A37" w:rsidRPr="00D47CDD" w:rsidRDefault="006E5A37" w:rsidP="002867E7">
    <w:pPr>
      <w:pStyle w:val="Header"/>
    </w:pPr>
    <w:del w:id="680" w:author="Pamidi,Sushma" w:date="2025-12-08T09:36:00Z" w16du:dateUtc="2025-12-08T15:36:00Z">
      <w:r w:rsidRPr="00D47CDD" w:rsidDel="002867E7">
        <w:rPr>
          <w:noProof/>
          <w:lang w:eastAsia="es-ES"/>
        </w:rPr>
        <w:drawing>
          <wp:inline distT="0" distB="0" distL="0" distR="0" wp14:anchorId="51D04CAD" wp14:editId="145D2250">
            <wp:extent cx="808938" cy="914400"/>
            <wp:effectExtent l="0" t="0" r="0" b="0"/>
            <wp:docPr id="15" name="Picture 15" descr="Description: Description: si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ig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8938" cy="914400"/>
                    </a:xfrm>
                    <a:prstGeom prst="rect">
                      <a:avLst/>
                    </a:prstGeom>
                    <a:noFill/>
                    <a:ln>
                      <a:noFill/>
                    </a:ln>
                    <a:effectLst/>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DF2FB1C"/>
    <w:lvl w:ilvl="0">
      <w:start w:val="1"/>
      <w:numFmt w:val="bullet"/>
      <w:pStyle w:val="NoteLevel1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Wingdings"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Wingdings"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724F5"/>
    <w:multiLevelType w:val="multilevel"/>
    <w:tmpl w:val="2338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85A"/>
    <w:multiLevelType w:val="multilevel"/>
    <w:tmpl w:val="3DA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505BB"/>
    <w:multiLevelType w:val="hybridMultilevel"/>
    <w:tmpl w:val="F22643CA"/>
    <w:lvl w:ilvl="0" w:tplc="7C5EAE44">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26B03C3"/>
    <w:multiLevelType w:val="multilevel"/>
    <w:tmpl w:val="EFF42D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3EE6227"/>
    <w:multiLevelType w:val="multilevel"/>
    <w:tmpl w:val="651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2629C"/>
    <w:multiLevelType w:val="hybridMultilevel"/>
    <w:tmpl w:val="8850DE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9A066AA"/>
    <w:multiLevelType w:val="hybridMultilevel"/>
    <w:tmpl w:val="B0A40E7A"/>
    <w:lvl w:ilvl="0" w:tplc="02ACED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B6D7EF0"/>
    <w:multiLevelType w:val="hybridMultilevel"/>
    <w:tmpl w:val="B3F40B4A"/>
    <w:lvl w:ilvl="0" w:tplc="5CC2E22C">
      <w:start w:val="1"/>
      <w:numFmt w:val="decimal"/>
      <w:lvlText w:val="%1."/>
      <w:lvlJc w:val="left"/>
      <w:pPr>
        <w:ind w:left="720" w:hanging="360"/>
      </w:pPr>
      <w:rPr>
        <w:rFonts w:hint="default"/>
        <w:color w:val="833C0B"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A80852"/>
    <w:multiLevelType w:val="multilevel"/>
    <w:tmpl w:val="D19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75977"/>
    <w:multiLevelType w:val="multilevel"/>
    <w:tmpl w:val="E5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F5BDB"/>
    <w:multiLevelType w:val="hybridMultilevel"/>
    <w:tmpl w:val="3814E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DE379C"/>
    <w:multiLevelType w:val="multilevel"/>
    <w:tmpl w:val="596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24EDA"/>
    <w:multiLevelType w:val="hybridMultilevel"/>
    <w:tmpl w:val="A500A1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9A04EB7"/>
    <w:multiLevelType w:val="multilevel"/>
    <w:tmpl w:val="2BC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406CD"/>
    <w:multiLevelType w:val="hybridMultilevel"/>
    <w:tmpl w:val="B3F40B4A"/>
    <w:lvl w:ilvl="0" w:tplc="5CC2E22C">
      <w:start w:val="1"/>
      <w:numFmt w:val="decimal"/>
      <w:lvlText w:val="%1."/>
      <w:lvlJc w:val="left"/>
      <w:pPr>
        <w:ind w:left="720" w:hanging="360"/>
      </w:pPr>
      <w:rPr>
        <w:rFonts w:hint="default"/>
        <w:color w:val="833C0B"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053F2A"/>
    <w:multiLevelType w:val="multilevel"/>
    <w:tmpl w:val="F5A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92621"/>
    <w:multiLevelType w:val="multilevel"/>
    <w:tmpl w:val="CE8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E4E54"/>
    <w:multiLevelType w:val="hybridMultilevel"/>
    <w:tmpl w:val="D1844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E70D88"/>
    <w:multiLevelType w:val="multilevel"/>
    <w:tmpl w:val="A9A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67838"/>
    <w:multiLevelType w:val="hybridMultilevel"/>
    <w:tmpl w:val="A468C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621D5D"/>
    <w:multiLevelType w:val="multilevel"/>
    <w:tmpl w:val="779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839C4"/>
    <w:multiLevelType w:val="hybridMultilevel"/>
    <w:tmpl w:val="178469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32B97"/>
    <w:multiLevelType w:val="multilevel"/>
    <w:tmpl w:val="FC0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05834"/>
    <w:multiLevelType w:val="hybridMultilevel"/>
    <w:tmpl w:val="22C095EA"/>
    <w:lvl w:ilvl="0" w:tplc="1AEE79CA">
      <w:start w:val="1"/>
      <w:numFmt w:val="decimal"/>
      <w:lvlText w:val="%1."/>
      <w:lvlJc w:val="left"/>
      <w:pPr>
        <w:ind w:left="720" w:hanging="360"/>
      </w:pPr>
      <w:rPr>
        <w:rFonts w:hint="default"/>
        <w:color w:val="000000" w:themeColor="text1"/>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243E1280"/>
    <w:multiLevelType w:val="multilevel"/>
    <w:tmpl w:val="FDA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A6694"/>
    <w:multiLevelType w:val="multilevel"/>
    <w:tmpl w:val="E5A6BE1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028C0"/>
    <w:multiLevelType w:val="multilevel"/>
    <w:tmpl w:val="089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626D3"/>
    <w:multiLevelType w:val="multilevel"/>
    <w:tmpl w:val="38A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728DF"/>
    <w:multiLevelType w:val="multilevel"/>
    <w:tmpl w:val="410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445DA"/>
    <w:multiLevelType w:val="multilevel"/>
    <w:tmpl w:val="1B8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03535"/>
    <w:multiLevelType w:val="hybridMultilevel"/>
    <w:tmpl w:val="04A0C3BA"/>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2" w15:restartNumberingAfterBreak="0">
    <w:nsid w:val="32354FA8"/>
    <w:multiLevelType w:val="hybridMultilevel"/>
    <w:tmpl w:val="56F086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42A7354"/>
    <w:multiLevelType w:val="multilevel"/>
    <w:tmpl w:val="81E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67D75"/>
    <w:multiLevelType w:val="hybridMultilevel"/>
    <w:tmpl w:val="885A8B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99B308B"/>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A0F0C7D"/>
    <w:multiLevelType w:val="multilevel"/>
    <w:tmpl w:val="7C3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D0EAC"/>
    <w:multiLevelType w:val="multilevel"/>
    <w:tmpl w:val="2DD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637CB"/>
    <w:multiLevelType w:val="hybridMultilevel"/>
    <w:tmpl w:val="70EED7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EFB6EB9"/>
    <w:multiLevelType w:val="multilevel"/>
    <w:tmpl w:val="FAC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91A42"/>
    <w:multiLevelType w:val="multilevel"/>
    <w:tmpl w:val="084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1C0075"/>
    <w:multiLevelType w:val="multilevel"/>
    <w:tmpl w:val="7A6C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5A1547"/>
    <w:multiLevelType w:val="multilevel"/>
    <w:tmpl w:val="00B2F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1946B8"/>
    <w:multiLevelType w:val="multilevel"/>
    <w:tmpl w:val="6AB2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13C03"/>
    <w:multiLevelType w:val="multilevel"/>
    <w:tmpl w:val="F9C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F630E"/>
    <w:multiLevelType w:val="multilevel"/>
    <w:tmpl w:val="DCA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A141A"/>
    <w:multiLevelType w:val="multilevel"/>
    <w:tmpl w:val="98B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B504B"/>
    <w:multiLevelType w:val="hybridMultilevel"/>
    <w:tmpl w:val="3DDC7C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A3173B8"/>
    <w:multiLevelType w:val="multilevel"/>
    <w:tmpl w:val="337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63B69"/>
    <w:multiLevelType w:val="multilevel"/>
    <w:tmpl w:val="F84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54067"/>
    <w:multiLevelType w:val="hybridMultilevel"/>
    <w:tmpl w:val="B594A55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1" w15:restartNumberingAfterBreak="0">
    <w:nsid w:val="51113136"/>
    <w:multiLevelType w:val="hybridMultilevel"/>
    <w:tmpl w:val="E894FAA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2" w15:restartNumberingAfterBreak="0">
    <w:nsid w:val="5183462B"/>
    <w:multiLevelType w:val="multilevel"/>
    <w:tmpl w:val="656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D490A"/>
    <w:multiLevelType w:val="multilevel"/>
    <w:tmpl w:val="A8B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8F405E"/>
    <w:multiLevelType w:val="multilevel"/>
    <w:tmpl w:val="517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1101"/>
    <w:multiLevelType w:val="multilevel"/>
    <w:tmpl w:val="0AC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6574C"/>
    <w:multiLevelType w:val="hybridMultilevel"/>
    <w:tmpl w:val="B54E06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E510FDC"/>
    <w:multiLevelType w:val="hybridMultilevel"/>
    <w:tmpl w:val="3E3A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DC2393"/>
    <w:multiLevelType w:val="hybridMultilevel"/>
    <w:tmpl w:val="C3A4F87C"/>
    <w:lvl w:ilvl="0" w:tplc="1AEE79CA">
      <w:start w:val="1"/>
      <w:numFmt w:val="decimal"/>
      <w:lvlText w:val="%1."/>
      <w:lvlJc w:val="left"/>
      <w:pPr>
        <w:ind w:left="720" w:hanging="360"/>
      </w:pPr>
      <w:rPr>
        <w:rFonts w:hint="default"/>
        <w:color w:val="000000" w:themeColor="text1"/>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9" w15:restartNumberingAfterBreak="0">
    <w:nsid w:val="66F6256A"/>
    <w:multiLevelType w:val="multilevel"/>
    <w:tmpl w:val="0BA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06508"/>
    <w:multiLevelType w:val="multilevel"/>
    <w:tmpl w:val="500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754F32"/>
    <w:multiLevelType w:val="hybridMultilevel"/>
    <w:tmpl w:val="ACE2D49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2" w15:restartNumberingAfterBreak="0">
    <w:nsid w:val="6E3C302E"/>
    <w:multiLevelType w:val="hybridMultilevel"/>
    <w:tmpl w:val="CCF8DF10"/>
    <w:lvl w:ilvl="0" w:tplc="045A6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276B79"/>
    <w:multiLevelType w:val="multilevel"/>
    <w:tmpl w:val="B1D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B3E31"/>
    <w:multiLevelType w:val="hybridMultilevel"/>
    <w:tmpl w:val="2B548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7141DF9"/>
    <w:multiLevelType w:val="hybridMultilevel"/>
    <w:tmpl w:val="0B8EA8A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6" w15:restartNumberingAfterBreak="0">
    <w:nsid w:val="771B1899"/>
    <w:multiLevelType w:val="hybridMultilevel"/>
    <w:tmpl w:val="1C426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7D203BF"/>
    <w:multiLevelType w:val="multilevel"/>
    <w:tmpl w:val="AB5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005396"/>
    <w:multiLevelType w:val="multilevel"/>
    <w:tmpl w:val="BF98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A6F5F"/>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7AA01619"/>
    <w:multiLevelType w:val="multilevel"/>
    <w:tmpl w:val="C19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1D6CD5"/>
    <w:multiLevelType w:val="multilevel"/>
    <w:tmpl w:val="126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F6546"/>
    <w:multiLevelType w:val="hybridMultilevel"/>
    <w:tmpl w:val="1784690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7E6408E2"/>
    <w:multiLevelType w:val="hybridMultilevel"/>
    <w:tmpl w:val="549E910A"/>
    <w:lvl w:ilvl="0" w:tplc="65FA91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EBC4C9F"/>
    <w:multiLevelType w:val="hybridMultilevel"/>
    <w:tmpl w:val="9DCACFB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5" w15:restartNumberingAfterBreak="0">
    <w:nsid w:val="7FAE0E24"/>
    <w:multiLevelType w:val="hybridMultilevel"/>
    <w:tmpl w:val="3B8A7C0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1794598041">
    <w:abstractNumId w:val="0"/>
  </w:num>
  <w:num w:numId="2" w16cid:durableId="164634071">
    <w:abstractNumId w:val="20"/>
  </w:num>
  <w:num w:numId="3" w16cid:durableId="962152676">
    <w:abstractNumId w:val="57"/>
  </w:num>
  <w:num w:numId="4" w16cid:durableId="630750203">
    <w:abstractNumId w:val="22"/>
  </w:num>
  <w:num w:numId="5" w16cid:durableId="1526560654">
    <w:abstractNumId w:val="15"/>
  </w:num>
  <w:num w:numId="6" w16cid:durableId="1112092250">
    <w:abstractNumId w:val="73"/>
  </w:num>
  <w:num w:numId="7" w16cid:durableId="485511225">
    <w:abstractNumId w:val="8"/>
  </w:num>
  <w:num w:numId="8" w16cid:durableId="2065525263">
    <w:abstractNumId w:val="13"/>
  </w:num>
  <w:num w:numId="9" w16cid:durableId="252204504">
    <w:abstractNumId w:val="11"/>
  </w:num>
  <w:num w:numId="10" w16cid:durableId="1346445656">
    <w:abstractNumId w:val="62"/>
  </w:num>
  <w:num w:numId="11" w16cid:durableId="1889024011">
    <w:abstractNumId w:val="4"/>
  </w:num>
  <w:num w:numId="12" w16cid:durableId="1555776804">
    <w:abstractNumId w:val="35"/>
  </w:num>
  <w:num w:numId="13" w16cid:durableId="2137944354">
    <w:abstractNumId w:val="72"/>
  </w:num>
  <w:num w:numId="14" w16cid:durableId="1239094937">
    <w:abstractNumId w:val="50"/>
  </w:num>
  <w:num w:numId="15" w16cid:durableId="1979341165">
    <w:abstractNumId w:val="61"/>
  </w:num>
  <w:num w:numId="16" w16cid:durableId="141508119">
    <w:abstractNumId w:val="74"/>
  </w:num>
  <w:num w:numId="17" w16cid:durableId="898130955">
    <w:abstractNumId w:val="58"/>
  </w:num>
  <w:num w:numId="18" w16cid:durableId="840513385">
    <w:abstractNumId w:val="24"/>
  </w:num>
  <w:num w:numId="19" w16cid:durableId="2029024088">
    <w:abstractNumId w:val="51"/>
  </w:num>
  <w:num w:numId="20" w16cid:durableId="2142962563">
    <w:abstractNumId w:val="38"/>
  </w:num>
  <w:num w:numId="21" w16cid:durableId="963074604">
    <w:abstractNumId w:val="32"/>
  </w:num>
  <w:num w:numId="22" w16cid:durableId="1283418312">
    <w:abstractNumId w:val="47"/>
  </w:num>
  <w:num w:numId="23" w16cid:durableId="400175237">
    <w:abstractNumId w:val="6"/>
  </w:num>
  <w:num w:numId="24" w16cid:durableId="999383817">
    <w:abstractNumId w:val="69"/>
  </w:num>
  <w:num w:numId="25" w16cid:durableId="818232561">
    <w:abstractNumId w:val="64"/>
  </w:num>
  <w:num w:numId="26" w16cid:durableId="1564557369">
    <w:abstractNumId w:val="18"/>
  </w:num>
  <w:num w:numId="27" w16cid:durableId="1513298000">
    <w:abstractNumId w:val="65"/>
  </w:num>
  <w:num w:numId="28" w16cid:durableId="793599529">
    <w:abstractNumId w:val="34"/>
  </w:num>
  <w:num w:numId="29" w16cid:durableId="1092163138">
    <w:abstractNumId w:val="53"/>
  </w:num>
  <w:num w:numId="30" w16cid:durableId="218052560">
    <w:abstractNumId w:val="41"/>
  </w:num>
  <w:num w:numId="31" w16cid:durableId="538977876">
    <w:abstractNumId w:val="66"/>
  </w:num>
  <w:num w:numId="32" w16cid:durableId="1625312565">
    <w:abstractNumId w:val="52"/>
  </w:num>
  <w:num w:numId="33" w16cid:durableId="1867599244">
    <w:abstractNumId w:val="26"/>
  </w:num>
  <w:num w:numId="34" w16cid:durableId="1971546004">
    <w:abstractNumId w:val="39"/>
  </w:num>
  <w:num w:numId="35" w16cid:durableId="393742597">
    <w:abstractNumId w:val="55"/>
  </w:num>
  <w:num w:numId="36" w16cid:durableId="167524243">
    <w:abstractNumId w:val="46"/>
  </w:num>
  <w:num w:numId="37" w16cid:durableId="889994090">
    <w:abstractNumId w:val="44"/>
  </w:num>
  <w:num w:numId="38" w16cid:durableId="1141845826">
    <w:abstractNumId w:val="16"/>
  </w:num>
  <w:num w:numId="39" w16cid:durableId="1748529134">
    <w:abstractNumId w:val="56"/>
  </w:num>
  <w:num w:numId="40" w16cid:durableId="1960136204">
    <w:abstractNumId w:val="1"/>
  </w:num>
  <w:num w:numId="41" w16cid:durableId="1815636838">
    <w:abstractNumId w:val="63"/>
  </w:num>
  <w:num w:numId="42" w16cid:durableId="1721828451">
    <w:abstractNumId w:val="7"/>
  </w:num>
  <w:num w:numId="43" w16cid:durableId="385683966">
    <w:abstractNumId w:val="75"/>
  </w:num>
  <w:num w:numId="44" w16cid:durableId="1671592255">
    <w:abstractNumId w:val="31"/>
  </w:num>
  <w:num w:numId="45" w16cid:durableId="2061709705">
    <w:abstractNumId w:val="45"/>
  </w:num>
  <w:num w:numId="46" w16cid:durableId="1367874400">
    <w:abstractNumId w:val="12"/>
  </w:num>
  <w:num w:numId="47" w16cid:durableId="1098527905">
    <w:abstractNumId w:val="68"/>
  </w:num>
  <w:num w:numId="48" w16cid:durableId="1793130627">
    <w:abstractNumId w:val="33"/>
  </w:num>
  <w:num w:numId="49" w16cid:durableId="974457434">
    <w:abstractNumId w:val="40"/>
  </w:num>
  <w:num w:numId="50" w16cid:durableId="901406162">
    <w:abstractNumId w:val="42"/>
  </w:num>
  <w:num w:numId="51" w16cid:durableId="658728153">
    <w:abstractNumId w:val="59"/>
  </w:num>
  <w:num w:numId="52" w16cid:durableId="494033920">
    <w:abstractNumId w:val="23"/>
  </w:num>
  <w:num w:numId="53" w16cid:durableId="464658305">
    <w:abstractNumId w:val="25"/>
  </w:num>
  <w:num w:numId="54" w16cid:durableId="1940404654">
    <w:abstractNumId w:val="43"/>
  </w:num>
  <w:num w:numId="55" w16cid:durableId="63377785">
    <w:abstractNumId w:val="71"/>
  </w:num>
  <w:num w:numId="56" w16cid:durableId="1876195449">
    <w:abstractNumId w:val="9"/>
  </w:num>
  <w:num w:numId="57" w16cid:durableId="703289344">
    <w:abstractNumId w:val="3"/>
  </w:num>
  <w:num w:numId="58" w16cid:durableId="588730310">
    <w:abstractNumId w:val="28"/>
  </w:num>
  <w:num w:numId="59" w16cid:durableId="1619992996">
    <w:abstractNumId w:val="29"/>
  </w:num>
  <w:num w:numId="60" w16cid:durableId="73669226">
    <w:abstractNumId w:val="54"/>
  </w:num>
  <w:num w:numId="61" w16cid:durableId="1295798072">
    <w:abstractNumId w:val="10"/>
  </w:num>
  <w:num w:numId="62" w16cid:durableId="1880627956">
    <w:abstractNumId w:val="48"/>
  </w:num>
  <w:num w:numId="63" w16cid:durableId="1873299521">
    <w:abstractNumId w:val="30"/>
  </w:num>
  <w:num w:numId="64" w16cid:durableId="1939361124">
    <w:abstractNumId w:val="19"/>
  </w:num>
  <w:num w:numId="65" w16cid:durableId="2052533817">
    <w:abstractNumId w:val="36"/>
  </w:num>
  <w:num w:numId="66" w16cid:durableId="278798578">
    <w:abstractNumId w:val="5"/>
  </w:num>
  <w:num w:numId="67" w16cid:durableId="1601523714">
    <w:abstractNumId w:val="27"/>
  </w:num>
  <w:num w:numId="68" w16cid:durableId="642854469">
    <w:abstractNumId w:val="14"/>
  </w:num>
  <w:num w:numId="69" w16cid:durableId="1246915779">
    <w:abstractNumId w:val="49"/>
  </w:num>
  <w:num w:numId="70" w16cid:durableId="51541732">
    <w:abstractNumId w:val="37"/>
  </w:num>
  <w:num w:numId="71" w16cid:durableId="1928615415">
    <w:abstractNumId w:val="60"/>
  </w:num>
  <w:num w:numId="72" w16cid:durableId="601766935">
    <w:abstractNumId w:val="17"/>
  </w:num>
  <w:num w:numId="73" w16cid:durableId="623194625">
    <w:abstractNumId w:val="67"/>
  </w:num>
  <w:num w:numId="74" w16cid:durableId="482430334">
    <w:abstractNumId w:val="70"/>
  </w:num>
  <w:num w:numId="75" w16cid:durableId="1393961295">
    <w:abstractNumId w:val="21"/>
  </w:num>
  <w:num w:numId="76" w16cid:durableId="156966173">
    <w:abstractNumId w:val="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idi,Sushma">
    <w15:presenceInfo w15:providerId="AD" w15:userId="S::S546195@nwmissouri.edu::74ae047a-a3cb-448e-a038-6098511a7778"/>
  </w15:person>
  <w15:person w15:author="Pavan Poli">
    <w15:presenceInfo w15:providerId="Windows Live" w15:userId="8b4442bfcf41c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2C"/>
    <w:rsid w:val="0000086F"/>
    <w:rsid w:val="00001CCD"/>
    <w:rsid w:val="00001E59"/>
    <w:rsid w:val="00002F63"/>
    <w:rsid w:val="00003BE6"/>
    <w:rsid w:val="0000418F"/>
    <w:rsid w:val="000044C0"/>
    <w:rsid w:val="00004D0B"/>
    <w:rsid w:val="000154FB"/>
    <w:rsid w:val="000164AA"/>
    <w:rsid w:val="00020DD5"/>
    <w:rsid w:val="00021181"/>
    <w:rsid w:val="0002484F"/>
    <w:rsid w:val="000248E7"/>
    <w:rsid w:val="000256F3"/>
    <w:rsid w:val="00025ADE"/>
    <w:rsid w:val="00027CBF"/>
    <w:rsid w:val="00030C0B"/>
    <w:rsid w:val="000310C6"/>
    <w:rsid w:val="0003125B"/>
    <w:rsid w:val="00031551"/>
    <w:rsid w:val="00032B25"/>
    <w:rsid w:val="00037DDD"/>
    <w:rsid w:val="0004283B"/>
    <w:rsid w:val="0004347F"/>
    <w:rsid w:val="00044050"/>
    <w:rsid w:val="00044611"/>
    <w:rsid w:val="00045C5E"/>
    <w:rsid w:val="0004773A"/>
    <w:rsid w:val="000509C7"/>
    <w:rsid w:val="0005337B"/>
    <w:rsid w:val="000553B1"/>
    <w:rsid w:val="00057155"/>
    <w:rsid w:val="0005796E"/>
    <w:rsid w:val="00057B32"/>
    <w:rsid w:val="00060912"/>
    <w:rsid w:val="0006178A"/>
    <w:rsid w:val="000622A3"/>
    <w:rsid w:val="00062D95"/>
    <w:rsid w:val="0006311E"/>
    <w:rsid w:val="00063B84"/>
    <w:rsid w:val="000641A2"/>
    <w:rsid w:val="00064BB0"/>
    <w:rsid w:val="0006633D"/>
    <w:rsid w:val="000669E2"/>
    <w:rsid w:val="0006737B"/>
    <w:rsid w:val="00070B02"/>
    <w:rsid w:val="000729B4"/>
    <w:rsid w:val="00073F80"/>
    <w:rsid w:val="000766CB"/>
    <w:rsid w:val="00076771"/>
    <w:rsid w:val="00076B40"/>
    <w:rsid w:val="0008038C"/>
    <w:rsid w:val="00085BFE"/>
    <w:rsid w:val="00086051"/>
    <w:rsid w:val="00086349"/>
    <w:rsid w:val="00086598"/>
    <w:rsid w:val="00090C2E"/>
    <w:rsid w:val="00092FED"/>
    <w:rsid w:val="00093BEC"/>
    <w:rsid w:val="00094C62"/>
    <w:rsid w:val="00094DB9"/>
    <w:rsid w:val="0009538D"/>
    <w:rsid w:val="000954D4"/>
    <w:rsid w:val="00095A44"/>
    <w:rsid w:val="00096C59"/>
    <w:rsid w:val="00097C72"/>
    <w:rsid w:val="000A06DB"/>
    <w:rsid w:val="000A0850"/>
    <w:rsid w:val="000A14FE"/>
    <w:rsid w:val="000A421D"/>
    <w:rsid w:val="000A504D"/>
    <w:rsid w:val="000B0CB3"/>
    <w:rsid w:val="000B18C3"/>
    <w:rsid w:val="000B2088"/>
    <w:rsid w:val="000B21E9"/>
    <w:rsid w:val="000B2499"/>
    <w:rsid w:val="000B24CA"/>
    <w:rsid w:val="000B362D"/>
    <w:rsid w:val="000B39A8"/>
    <w:rsid w:val="000B5A14"/>
    <w:rsid w:val="000B6373"/>
    <w:rsid w:val="000B6BBC"/>
    <w:rsid w:val="000B7EF4"/>
    <w:rsid w:val="000C0333"/>
    <w:rsid w:val="000C0E68"/>
    <w:rsid w:val="000C11CF"/>
    <w:rsid w:val="000C1AA4"/>
    <w:rsid w:val="000C53BA"/>
    <w:rsid w:val="000C7DAC"/>
    <w:rsid w:val="000D199C"/>
    <w:rsid w:val="000D3F6F"/>
    <w:rsid w:val="000D423E"/>
    <w:rsid w:val="000D4420"/>
    <w:rsid w:val="000D45A9"/>
    <w:rsid w:val="000D4700"/>
    <w:rsid w:val="000D4D9D"/>
    <w:rsid w:val="000D5298"/>
    <w:rsid w:val="000D6F2A"/>
    <w:rsid w:val="000D7560"/>
    <w:rsid w:val="000D7D2C"/>
    <w:rsid w:val="000E1429"/>
    <w:rsid w:val="000E1B37"/>
    <w:rsid w:val="000E299D"/>
    <w:rsid w:val="000E4058"/>
    <w:rsid w:val="000E409B"/>
    <w:rsid w:val="000E47D2"/>
    <w:rsid w:val="000E5A2D"/>
    <w:rsid w:val="000E5A5E"/>
    <w:rsid w:val="000E5B03"/>
    <w:rsid w:val="000E701F"/>
    <w:rsid w:val="000E7447"/>
    <w:rsid w:val="000E7E07"/>
    <w:rsid w:val="000F097C"/>
    <w:rsid w:val="000F108C"/>
    <w:rsid w:val="000F10FF"/>
    <w:rsid w:val="000F12AD"/>
    <w:rsid w:val="000F1989"/>
    <w:rsid w:val="000F19F7"/>
    <w:rsid w:val="000F2523"/>
    <w:rsid w:val="000F278C"/>
    <w:rsid w:val="000F4CFD"/>
    <w:rsid w:val="000F6C89"/>
    <w:rsid w:val="000F78EE"/>
    <w:rsid w:val="000F7C14"/>
    <w:rsid w:val="000F7EE6"/>
    <w:rsid w:val="00100BBE"/>
    <w:rsid w:val="00101FC7"/>
    <w:rsid w:val="00103AAC"/>
    <w:rsid w:val="0010403E"/>
    <w:rsid w:val="001045E4"/>
    <w:rsid w:val="001047AD"/>
    <w:rsid w:val="00104803"/>
    <w:rsid w:val="00104B05"/>
    <w:rsid w:val="00104DE5"/>
    <w:rsid w:val="0010540F"/>
    <w:rsid w:val="00105BC5"/>
    <w:rsid w:val="00106ACF"/>
    <w:rsid w:val="00107F6D"/>
    <w:rsid w:val="001123AD"/>
    <w:rsid w:val="0011293A"/>
    <w:rsid w:val="001131FF"/>
    <w:rsid w:val="00113EF2"/>
    <w:rsid w:val="00114561"/>
    <w:rsid w:val="0011495F"/>
    <w:rsid w:val="001149C4"/>
    <w:rsid w:val="00114F1B"/>
    <w:rsid w:val="00115099"/>
    <w:rsid w:val="0011615B"/>
    <w:rsid w:val="0011677C"/>
    <w:rsid w:val="00116FE7"/>
    <w:rsid w:val="001175ED"/>
    <w:rsid w:val="00117B27"/>
    <w:rsid w:val="00122457"/>
    <w:rsid w:val="00122943"/>
    <w:rsid w:val="00125970"/>
    <w:rsid w:val="00126827"/>
    <w:rsid w:val="00126F74"/>
    <w:rsid w:val="00127D4A"/>
    <w:rsid w:val="00130DA0"/>
    <w:rsid w:val="00132418"/>
    <w:rsid w:val="00132AE0"/>
    <w:rsid w:val="00133297"/>
    <w:rsid w:val="001352BE"/>
    <w:rsid w:val="001363F8"/>
    <w:rsid w:val="00136B24"/>
    <w:rsid w:val="0014064F"/>
    <w:rsid w:val="0014066D"/>
    <w:rsid w:val="0014100D"/>
    <w:rsid w:val="001413E4"/>
    <w:rsid w:val="00142E00"/>
    <w:rsid w:val="00143705"/>
    <w:rsid w:val="0014545F"/>
    <w:rsid w:val="00146119"/>
    <w:rsid w:val="001471E6"/>
    <w:rsid w:val="00152013"/>
    <w:rsid w:val="001521F1"/>
    <w:rsid w:val="00152A3D"/>
    <w:rsid w:val="001538B9"/>
    <w:rsid w:val="00154405"/>
    <w:rsid w:val="00155A1E"/>
    <w:rsid w:val="00156A10"/>
    <w:rsid w:val="001601A0"/>
    <w:rsid w:val="001602F3"/>
    <w:rsid w:val="0016036D"/>
    <w:rsid w:val="00160B0A"/>
    <w:rsid w:val="00160F93"/>
    <w:rsid w:val="00161051"/>
    <w:rsid w:val="00164D48"/>
    <w:rsid w:val="00165E24"/>
    <w:rsid w:val="00167255"/>
    <w:rsid w:val="00167C84"/>
    <w:rsid w:val="0017012D"/>
    <w:rsid w:val="0017031A"/>
    <w:rsid w:val="001724F7"/>
    <w:rsid w:val="00174A0F"/>
    <w:rsid w:val="00175227"/>
    <w:rsid w:val="00175BEB"/>
    <w:rsid w:val="00175E90"/>
    <w:rsid w:val="001761A7"/>
    <w:rsid w:val="00176535"/>
    <w:rsid w:val="00177E86"/>
    <w:rsid w:val="001827DB"/>
    <w:rsid w:val="00183F2A"/>
    <w:rsid w:val="001845B8"/>
    <w:rsid w:val="0019233C"/>
    <w:rsid w:val="00193012"/>
    <w:rsid w:val="0019371B"/>
    <w:rsid w:val="0019403C"/>
    <w:rsid w:val="00194586"/>
    <w:rsid w:val="0019541D"/>
    <w:rsid w:val="00195A5B"/>
    <w:rsid w:val="00197A18"/>
    <w:rsid w:val="001A2421"/>
    <w:rsid w:val="001A3782"/>
    <w:rsid w:val="001A3FF0"/>
    <w:rsid w:val="001A44AC"/>
    <w:rsid w:val="001A4EA0"/>
    <w:rsid w:val="001A54F6"/>
    <w:rsid w:val="001A5A72"/>
    <w:rsid w:val="001A6C7E"/>
    <w:rsid w:val="001B0D02"/>
    <w:rsid w:val="001B0F39"/>
    <w:rsid w:val="001B191E"/>
    <w:rsid w:val="001B1B1B"/>
    <w:rsid w:val="001B1E07"/>
    <w:rsid w:val="001B2073"/>
    <w:rsid w:val="001B23FC"/>
    <w:rsid w:val="001B33DC"/>
    <w:rsid w:val="001B342A"/>
    <w:rsid w:val="001B3CCC"/>
    <w:rsid w:val="001B44D0"/>
    <w:rsid w:val="001B4B24"/>
    <w:rsid w:val="001B59E6"/>
    <w:rsid w:val="001B59EC"/>
    <w:rsid w:val="001B646D"/>
    <w:rsid w:val="001C10D8"/>
    <w:rsid w:val="001C2E57"/>
    <w:rsid w:val="001C3D5D"/>
    <w:rsid w:val="001C5A6B"/>
    <w:rsid w:val="001C63AE"/>
    <w:rsid w:val="001C6547"/>
    <w:rsid w:val="001C6BEB"/>
    <w:rsid w:val="001C6F4B"/>
    <w:rsid w:val="001D0337"/>
    <w:rsid w:val="001D1CC6"/>
    <w:rsid w:val="001D2C25"/>
    <w:rsid w:val="001D3977"/>
    <w:rsid w:val="001D5941"/>
    <w:rsid w:val="001D71E8"/>
    <w:rsid w:val="001E084D"/>
    <w:rsid w:val="001E1F81"/>
    <w:rsid w:val="001E1FCE"/>
    <w:rsid w:val="001E29B2"/>
    <w:rsid w:val="001E2D6F"/>
    <w:rsid w:val="001E34F7"/>
    <w:rsid w:val="001E368F"/>
    <w:rsid w:val="001E3FF2"/>
    <w:rsid w:val="001E48EE"/>
    <w:rsid w:val="001E6256"/>
    <w:rsid w:val="001F03A1"/>
    <w:rsid w:val="001F0C30"/>
    <w:rsid w:val="001F2CD6"/>
    <w:rsid w:val="001F46B5"/>
    <w:rsid w:val="001F518D"/>
    <w:rsid w:val="001F6C9C"/>
    <w:rsid w:val="001F7F92"/>
    <w:rsid w:val="002014F7"/>
    <w:rsid w:val="002028EE"/>
    <w:rsid w:val="00202A91"/>
    <w:rsid w:val="0020632E"/>
    <w:rsid w:val="00210C55"/>
    <w:rsid w:val="00211333"/>
    <w:rsid w:val="002117D7"/>
    <w:rsid w:val="002149D8"/>
    <w:rsid w:val="00216FC8"/>
    <w:rsid w:val="00217361"/>
    <w:rsid w:val="00217855"/>
    <w:rsid w:val="00220115"/>
    <w:rsid w:val="00220360"/>
    <w:rsid w:val="0022199E"/>
    <w:rsid w:val="00221B28"/>
    <w:rsid w:val="00221B7A"/>
    <w:rsid w:val="00222EC2"/>
    <w:rsid w:val="00223623"/>
    <w:rsid w:val="00223ED6"/>
    <w:rsid w:val="00224DBB"/>
    <w:rsid w:val="00227DEB"/>
    <w:rsid w:val="00230EEB"/>
    <w:rsid w:val="002313F9"/>
    <w:rsid w:val="00232A5D"/>
    <w:rsid w:val="0023332E"/>
    <w:rsid w:val="00233533"/>
    <w:rsid w:val="00233821"/>
    <w:rsid w:val="00233E08"/>
    <w:rsid w:val="00234713"/>
    <w:rsid w:val="0023523A"/>
    <w:rsid w:val="0023542E"/>
    <w:rsid w:val="002355BA"/>
    <w:rsid w:val="0023669A"/>
    <w:rsid w:val="00236ABF"/>
    <w:rsid w:val="00237395"/>
    <w:rsid w:val="00237A5E"/>
    <w:rsid w:val="002402B7"/>
    <w:rsid w:val="00240629"/>
    <w:rsid w:val="00240A9F"/>
    <w:rsid w:val="00241F4E"/>
    <w:rsid w:val="0024221F"/>
    <w:rsid w:val="00242599"/>
    <w:rsid w:val="002430C7"/>
    <w:rsid w:val="002431FA"/>
    <w:rsid w:val="00245998"/>
    <w:rsid w:val="00246840"/>
    <w:rsid w:val="00247FBA"/>
    <w:rsid w:val="00250F80"/>
    <w:rsid w:val="00251DBE"/>
    <w:rsid w:val="002541E3"/>
    <w:rsid w:val="0025571C"/>
    <w:rsid w:val="002607B3"/>
    <w:rsid w:val="00261520"/>
    <w:rsid w:val="002630D4"/>
    <w:rsid w:val="002630FA"/>
    <w:rsid w:val="00263FBD"/>
    <w:rsid w:val="00265747"/>
    <w:rsid w:val="00267611"/>
    <w:rsid w:val="00267BDF"/>
    <w:rsid w:val="00270E46"/>
    <w:rsid w:val="00271A6E"/>
    <w:rsid w:val="00272230"/>
    <w:rsid w:val="00272408"/>
    <w:rsid w:val="0027247A"/>
    <w:rsid w:val="00272C72"/>
    <w:rsid w:val="002732D2"/>
    <w:rsid w:val="002738FD"/>
    <w:rsid w:val="00273E36"/>
    <w:rsid w:val="00275B52"/>
    <w:rsid w:val="00275B7D"/>
    <w:rsid w:val="00276849"/>
    <w:rsid w:val="00276A16"/>
    <w:rsid w:val="00277721"/>
    <w:rsid w:val="0028052A"/>
    <w:rsid w:val="00280A3C"/>
    <w:rsid w:val="00280D46"/>
    <w:rsid w:val="0028133C"/>
    <w:rsid w:val="00281448"/>
    <w:rsid w:val="00281BC9"/>
    <w:rsid w:val="00283C2A"/>
    <w:rsid w:val="002847E7"/>
    <w:rsid w:val="002867E7"/>
    <w:rsid w:val="0028683C"/>
    <w:rsid w:val="00286EDB"/>
    <w:rsid w:val="00286F36"/>
    <w:rsid w:val="002900A4"/>
    <w:rsid w:val="00290139"/>
    <w:rsid w:val="00290A4F"/>
    <w:rsid w:val="00290F9E"/>
    <w:rsid w:val="00291C08"/>
    <w:rsid w:val="002922A5"/>
    <w:rsid w:val="002927C1"/>
    <w:rsid w:val="002929EE"/>
    <w:rsid w:val="00293729"/>
    <w:rsid w:val="00295C52"/>
    <w:rsid w:val="00296998"/>
    <w:rsid w:val="0029732B"/>
    <w:rsid w:val="002A0065"/>
    <w:rsid w:val="002A0103"/>
    <w:rsid w:val="002A1B21"/>
    <w:rsid w:val="002A3031"/>
    <w:rsid w:val="002A334A"/>
    <w:rsid w:val="002A5C18"/>
    <w:rsid w:val="002A6557"/>
    <w:rsid w:val="002A6E83"/>
    <w:rsid w:val="002A7F1B"/>
    <w:rsid w:val="002B0A40"/>
    <w:rsid w:val="002B0C06"/>
    <w:rsid w:val="002B1D4E"/>
    <w:rsid w:val="002B45F0"/>
    <w:rsid w:val="002B4CD2"/>
    <w:rsid w:val="002C0099"/>
    <w:rsid w:val="002C36DC"/>
    <w:rsid w:val="002C4773"/>
    <w:rsid w:val="002C4A79"/>
    <w:rsid w:val="002C5598"/>
    <w:rsid w:val="002C5783"/>
    <w:rsid w:val="002C5C7C"/>
    <w:rsid w:val="002C61AA"/>
    <w:rsid w:val="002C6266"/>
    <w:rsid w:val="002C6333"/>
    <w:rsid w:val="002C74B2"/>
    <w:rsid w:val="002C7588"/>
    <w:rsid w:val="002C76E8"/>
    <w:rsid w:val="002D00C5"/>
    <w:rsid w:val="002D0AE7"/>
    <w:rsid w:val="002D1C0C"/>
    <w:rsid w:val="002D28DA"/>
    <w:rsid w:val="002D2B6F"/>
    <w:rsid w:val="002D32E4"/>
    <w:rsid w:val="002D40BB"/>
    <w:rsid w:val="002D6BB9"/>
    <w:rsid w:val="002D710A"/>
    <w:rsid w:val="002D71FE"/>
    <w:rsid w:val="002D7AC3"/>
    <w:rsid w:val="002D7B0F"/>
    <w:rsid w:val="002E0E08"/>
    <w:rsid w:val="002E10E0"/>
    <w:rsid w:val="002E1453"/>
    <w:rsid w:val="002E2287"/>
    <w:rsid w:val="002E4360"/>
    <w:rsid w:val="002E444B"/>
    <w:rsid w:val="002E4699"/>
    <w:rsid w:val="002E584E"/>
    <w:rsid w:val="002E762A"/>
    <w:rsid w:val="002F13F1"/>
    <w:rsid w:val="002F1DD3"/>
    <w:rsid w:val="002F3994"/>
    <w:rsid w:val="002F5156"/>
    <w:rsid w:val="002F5D37"/>
    <w:rsid w:val="002F6230"/>
    <w:rsid w:val="002F6AA6"/>
    <w:rsid w:val="002F74D8"/>
    <w:rsid w:val="002F7CA5"/>
    <w:rsid w:val="0030075A"/>
    <w:rsid w:val="00300B77"/>
    <w:rsid w:val="003022B5"/>
    <w:rsid w:val="00302A97"/>
    <w:rsid w:val="00303DAD"/>
    <w:rsid w:val="0030442D"/>
    <w:rsid w:val="003057D2"/>
    <w:rsid w:val="00310AB9"/>
    <w:rsid w:val="003117F2"/>
    <w:rsid w:val="00313971"/>
    <w:rsid w:val="00314742"/>
    <w:rsid w:val="003156C7"/>
    <w:rsid w:val="00316C2C"/>
    <w:rsid w:val="003174CE"/>
    <w:rsid w:val="00317D12"/>
    <w:rsid w:val="00321826"/>
    <w:rsid w:val="00323718"/>
    <w:rsid w:val="00325B3C"/>
    <w:rsid w:val="00325E47"/>
    <w:rsid w:val="00326FD7"/>
    <w:rsid w:val="00327342"/>
    <w:rsid w:val="003306D2"/>
    <w:rsid w:val="00330766"/>
    <w:rsid w:val="00330F30"/>
    <w:rsid w:val="0033431E"/>
    <w:rsid w:val="00334C8C"/>
    <w:rsid w:val="003350E1"/>
    <w:rsid w:val="00335AB1"/>
    <w:rsid w:val="00335E4A"/>
    <w:rsid w:val="00336FB1"/>
    <w:rsid w:val="003417C0"/>
    <w:rsid w:val="00341AAD"/>
    <w:rsid w:val="00343ABF"/>
    <w:rsid w:val="00343AEE"/>
    <w:rsid w:val="003448FF"/>
    <w:rsid w:val="0034510B"/>
    <w:rsid w:val="00353225"/>
    <w:rsid w:val="00354CCE"/>
    <w:rsid w:val="0035543B"/>
    <w:rsid w:val="00356F98"/>
    <w:rsid w:val="0035710A"/>
    <w:rsid w:val="003579B0"/>
    <w:rsid w:val="00360D33"/>
    <w:rsid w:val="003614C0"/>
    <w:rsid w:val="003615C5"/>
    <w:rsid w:val="00361C4D"/>
    <w:rsid w:val="00361E14"/>
    <w:rsid w:val="00364E88"/>
    <w:rsid w:val="003650C7"/>
    <w:rsid w:val="003659ED"/>
    <w:rsid w:val="003663BD"/>
    <w:rsid w:val="00366F30"/>
    <w:rsid w:val="00370B91"/>
    <w:rsid w:val="00371C16"/>
    <w:rsid w:val="00372D42"/>
    <w:rsid w:val="00374375"/>
    <w:rsid w:val="00374B96"/>
    <w:rsid w:val="00375902"/>
    <w:rsid w:val="00380E8D"/>
    <w:rsid w:val="003813CA"/>
    <w:rsid w:val="00381F8F"/>
    <w:rsid w:val="00384E4A"/>
    <w:rsid w:val="00385887"/>
    <w:rsid w:val="00387BB8"/>
    <w:rsid w:val="00391392"/>
    <w:rsid w:val="00391B0B"/>
    <w:rsid w:val="00391D4C"/>
    <w:rsid w:val="0039445F"/>
    <w:rsid w:val="00394852"/>
    <w:rsid w:val="0039499A"/>
    <w:rsid w:val="00395431"/>
    <w:rsid w:val="00396690"/>
    <w:rsid w:val="003970F4"/>
    <w:rsid w:val="00397513"/>
    <w:rsid w:val="003A1248"/>
    <w:rsid w:val="003A21EA"/>
    <w:rsid w:val="003A230D"/>
    <w:rsid w:val="003A2A8B"/>
    <w:rsid w:val="003A2EFB"/>
    <w:rsid w:val="003A4C8E"/>
    <w:rsid w:val="003A537F"/>
    <w:rsid w:val="003A6A17"/>
    <w:rsid w:val="003B041E"/>
    <w:rsid w:val="003B11C5"/>
    <w:rsid w:val="003B1839"/>
    <w:rsid w:val="003B4494"/>
    <w:rsid w:val="003B45EF"/>
    <w:rsid w:val="003B4D72"/>
    <w:rsid w:val="003B4E68"/>
    <w:rsid w:val="003B5498"/>
    <w:rsid w:val="003B60A0"/>
    <w:rsid w:val="003B68DF"/>
    <w:rsid w:val="003C03FE"/>
    <w:rsid w:val="003C4598"/>
    <w:rsid w:val="003C52D7"/>
    <w:rsid w:val="003C636F"/>
    <w:rsid w:val="003C64F2"/>
    <w:rsid w:val="003C6B14"/>
    <w:rsid w:val="003C6CEC"/>
    <w:rsid w:val="003D098B"/>
    <w:rsid w:val="003D0AEC"/>
    <w:rsid w:val="003D10F3"/>
    <w:rsid w:val="003D701B"/>
    <w:rsid w:val="003D70DA"/>
    <w:rsid w:val="003E0E8D"/>
    <w:rsid w:val="003E1945"/>
    <w:rsid w:val="003E2353"/>
    <w:rsid w:val="003E3001"/>
    <w:rsid w:val="003E4945"/>
    <w:rsid w:val="003E521C"/>
    <w:rsid w:val="003E6854"/>
    <w:rsid w:val="003E6A15"/>
    <w:rsid w:val="003E6EB0"/>
    <w:rsid w:val="003E7485"/>
    <w:rsid w:val="003E78CB"/>
    <w:rsid w:val="003F011A"/>
    <w:rsid w:val="003F33AC"/>
    <w:rsid w:val="003F353A"/>
    <w:rsid w:val="003F3F82"/>
    <w:rsid w:val="003F4D77"/>
    <w:rsid w:val="003F52F7"/>
    <w:rsid w:val="003F59E4"/>
    <w:rsid w:val="003F5D7F"/>
    <w:rsid w:val="003F6A0B"/>
    <w:rsid w:val="00400847"/>
    <w:rsid w:val="00400FB9"/>
    <w:rsid w:val="004014C2"/>
    <w:rsid w:val="00401B8A"/>
    <w:rsid w:val="00403770"/>
    <w:rsid w:val="00404790"/>
    <w:rsid w:val="00405AA0"/>
    <w:rsid w:val="00405E89"/>
    <w:rsid w:val="00405F72"/>
    <w:rsid w:val="0040668B"/>
    <w:rsid w:val="004069B7"/>
    <w:rsid w:val="004077F2"/>
    <w:rsid w:val="00407AB4"/>
    <w:rsid w:val="00410691"/>
    <w:rsid w:val="00410A66"/>
    <w:rsid w:val="00410A7D"/>
    <w:rsid w:val="0041142E"/>
    <w:rsid w:val="00411504"/>
    <w:rsid w:val="0041312C"/>
    <w:rsid w:val="00413AC9"/>
    <w:rsid w:val="004140A5"/>
    <w:rsid w:val="0041537C"/>
    <w:rsid w:val="00416C3C"/>
    <w:rsid w:val="00416FFE"/>
    <w:rsid w:val="004171C0"/>
    <w:rsid w:val="004211E9"/>
    <w:rsid w:val="00423714"/>
    <w:rsid w:val="004249D7"/>
    <w:rsid w:val="00426F44"/>
    <w:rsid w:val="004310F6"/>
    <w:rsid w:val="004319AD"/>
    <w:rsid w:val="00432705"/>
    <w:rsid w:val="00432778"/>
    <w:rsid w:val="004333C7"/>
    <w:rsid w:val="00433F04"/>
    <w:rsid w:val="004342B0"/>
    <w:rsid w:val="00434813"/>
    <w:rsid w:val="00435020"/>
    <w:rsid w:val="004354DE"/>
    <w:rsid w:val="00436018"/>
    <w:rsid w:val="004367EB"/>
    <w:rsid w:val="00437F42"/>
    <w:rsid w:val="0044133D"/>
    <w:rsid w:val="00443750"/>
    <w:rsid w:val="00443E0F"/>
    <w:rsid w:val="0044448C"/>
    <w:rsid w:val="00444E24"/>
    <w:rsid w:val="00444F2C"/>
    <w:rsid w:val="00445326"/>
    <w:rsid w:val="00445795"/>
    <w:rsid w:val="00445E26"/>
    <w:rsid w:val="00446CD7"/>
    <w:rsid w:val="004475AA"/>
    <w:rsid w:val="00452864"/>
    <w:rsid w:val="004529BE"/>
    <w:rsid w:val="00453490"/>
    <w:rsid w:val="00455B0D"/>
    <w:rsid w:val="0045639A"/>
    <w:rsid w:val="00457492"/>
    <w:rsid w:val="004600CB"/>
    <w:rsid w:val="00462E45"/>
    <w:rsid w:val="004638FA"/>
    <w:rsid w:val="00464609"/>
    <w:rsid w:val="0046637F"/>
    <w:rsid w:val="004667C6"/>
    <w:rsid w:val="00471DA5"/>
    <w:rsid w:val="00471F6B"/>
    <w:rsid w:val="004745CC"/>
    <w:rsid w:val="00474C3E"/>
    <w:rsid w:val="00475847"/>
    <w:rsid w:val="00475A3D"/>
    <w:rsid w:val="004765F8"/>
    <w:rsid w:val="00480A29"/>
    <w:rsid w:val="00480FE0"/>
    <w:rsid w:val="00481642"/>
    <w:rsid w:val="004822C8"/>
    <w:rsid w:val="004822EE"/>
    <w:rsid w:val="004829EC"/>
    <w:rsid w:val="004832F1"/>
    <w:rsid w:val="00483387"/>
    <w:rsid w:val="004849C6"/>
    <w:rsid w:val="00485213"/>
    <w:rsid w:val="00485BCA"/>
    <w:rsid w:val="00486081"/>
    <w:rsid w:val="0048725D"/>
    <w:rsid w:val="004912BC"/>
    <w:rsid w:val="0049132E"/>
    <w:rsid w:val="00491492"/>
    <w:rsid w:val="0049685F"/>
    <w:rsid w:val="004A0704"/>
    <w:rsid w:val="004A168A"/>
    <w:rsid w:val="004A2AD3"/>
    <w:rsid w:val="004A2F3D"/>
    <w:rsid w:val="004A3AD4"/>
    <w:rsid w:val="004A4AE9"/>
    <w:rsid w:val="004A649C"/>
    <w:rsid w:val="004A7CE2"/>
    <w:rsid w:val="004B038A"/>
    <w:rsid w:val="004B1358"/>
    <w:rsid w:val="004B2743"/>
    <w:rsid w:val="004B298E"/>
    <w:rsid w:val="004B300D"/>
    <w:rsid w:val="004B6CF0"/>
    <w:rsid w:val="004C056D"/>
    <w:rsid w:val="004C121A"/>
    <w:rsid w:val="004C1E5E"/>
    <w:rsid w:val="004C3F0C"/>
    <w:rsid w:val="004C40F2"/>
    <w:rsid w:val="004C5287"/>
    <w:rsid w:val="004C5A77"/>
    <w:rsid w:val="004C675F"/>
    <w:rsid w:val="004C6ABB"/>
    <w:rsid w:val="004C787C"/>
    <w:rsid w:val="004D0E9A"/>
    <w:rsid w:val="004D1429"/>
    <w:rsid w:val="004D1637"/>
    <w:rsid w:val="004D29E8"/>
    <w:rsid w:val="004D38BB"/>
    <w:rsid w:val="004D4BAA"/>
    <w:rsid w:val="004D5A2F"/>
    <w:rsid w:val="004D5E39"/>
    <w:rsid w:val="004D621B"/>
    <w:rsid w:val="004D7B4C"/>
    <w:rsid w:val="004E02CB"/>
    <w:rsid w:val="004E0590"/>
    <w:rsid w:val="004E3106"/>
    <w:rsid w:val="004E45BE"/>
    <w:rsid w:val="004E4FAE"/>
    <w:rsid w:val="004E607F"/>
    <w:rsid w:val="004E6BD9"/>
    <w:rsid w:val="004F3A20"/>
    <w:rsid w:val="004F3F5C"/>
    <w:rsid w:val="004F448F"/>
    <w:rsid w:val="004F49ED"/>
    <w:rsid w:val="004F4BD3"/>
    <w:rsid w:val="004F4DA2"/>
    <w:rsid w:val="004F53B3"/>
    <w:rsid w:val="004F7B4D"/>
    <w:rsid w:val="00501EFD"/>
    <w:rsid w:val="00502B92"/>
    <w:rsid w:val="00503C5A"/>
    <w:rsid w:val="00503FC9"/>
    <w:rsid w:val="00504455"/>
    <w:rsid w:val="00506BCF"/>
    <w:rsid w:val="0051032D"/>
    <w:rsid w:val="005148E7"/>
    <w:rsid w:val="005158A3"/>
    <w:rsid w:val="005166F4"/>
    <w:rsid w:val="005172C7"/>
    <w:rsid w:val="005177BA"/>
    <w:rsid w:val="00517AA0"/>
    <w:rsid w:val="00520120"/>
    <w:rsid w:val="00520A5C"/>
    <w:rsid w:val="0052282F"/>
    <w:rsid w:val="00522C13"/>
    <w:rsid w:val="00523DCF"/>
    <w:rsid w:val="0052461D"/>
    <w:rsid w:val="0052571B"/>
    <w:rsid w:val="00525727"/>
    <w:rsid w:val="00526684"/>
    <w:rsid w:val="005270C4"/>
    <w:rsid w:val="005316AE"/>
    <w:rsid w:val="00533566"/>
    <w:rsid w:val="00533661"/>
    <w:rsid w:val="005340D8"/>
    <w:rsid w:val="00534B68"/>
    <w:rsid w:val="00535011"/>
    <w:rsid w:val="0053562C"/>
    <w:rsid w:val="005378C4"/>
    <w:rsid w:val="00537D0C"/>
    <w:rsid w:val="0054099F"/>
    <w:rsid w:val="0054160D"/>
    <w:rsid w:val="00542CC3"/>
    <w:rsid w:val="00542E71"/>
    <w:rsid w:val="00543364"/>
    <w:rsid w:val="005448CC"/>
    <w:rsid w:val="00544D92"/>
    <w:rsid w:val="00545890"/>
    <w:rsid w:val="00545AB1"/>
    <w:rsid w:val="0055002E"/>
    <w:rsid w:val="005514FE"/>
    <w:rsid w:val="005518B4"/>
    <w:rsid w:val="0055269D"/>
    <w:rsid w:val="00553A7B"/>
    <w:rsid w:val="00553D2A"/>
    <w:rsid w:val="00554B7D"/>
    <w:rsid w:val="00557043"/>
    <w:rsid w:val="005578B3"/>
    <w:rsid w:val="0056126D"/>
    <w:rsid w:val="00561E55"/>
    <w:rsid w:val="00563071"/>
    <w:rsid w:val="0056332D"/>
    <w:rsid w:val="00563C78"/>
    <w:rsid w:val="00566967"/>
    <w:rsid w:val="00566D0F"/>
    <w:rsid w:val="00567442"/>
    <w:rsid w:val="00570415"/>
    <w:rsid w:val="00571E9B"/>
    <w:rsid w:val="00573958"/>
    <w:rsid w:val="00574416"/>
    <w:rsid w:val="00574820"/>
    <w:rsid w:val="0057583D"/>
    <w:rsid w:val="005759F5"/>
    <w:rsid w:val="005777C8"/>
    <w:rsid w:val="00580020"/>
    <w:rsid w:val="005842AB"/>
    <w:rsid w:val="005849EC"/>
    <w:rsid w:val="005854CB"/>
    <w:rsid w:val="00586037"/>
    <w:rsid w:val="0059244A"/>
    <w:rsid w:val="0059280C"/>
    <w:rsid w:val="00593306"/>
    <w:rsid w:val="00594A53"/>
    <w:rsid w:val="00595758"/>
    <w:rsid w:val="00595F41"/>
    <w:rsid w:val="005964F6"/>
    <w:rsid w:val="00596F51"/>
    <w:rsid w:val="00597466"/>
    <w:rsid w:val="005978F3"/>
    <w:rsid w:val="005A0C2D"/>
    <w:rsid w:val="005A1A59"/>
    <w:rsid w:val="005A3354"/>
    <w:rsid w:val="005A3671"/>
    <w:rsid w:val="005A43B3"/>
    <w:rsid w:val="005A572C"/>
    <w:rsid w:val="005A603A"/>
    <w:rsid w:val="005A64FD"/>
    <w:rsid w:val="005A6C11"/>
    <w:rsid w:val="005A6D6B"/>
    <w:rsid w:val="005A703B"/>
    <w:rsid w:val="005A72FD"/>
    <w:rsid w:val="005A75F8"/>
    <w:rsid w:val="005B1077"/>
    <w:rsid w:val="005B3074"/>
    <w:rsid w:val="005B45F7"/>
    <w:rsid w:val="005B4933"/>
    <w:rsid w:val="005B5118"/>
    <w:rsid w:val="005B76BA"/>
    <w:rsid w:val="005C08C1"/>
    <w:rsid w:val="005C3F3C"/>
    <w:rsid w:val="005C4D43"/>
    <w:rsid w:val="005D12EB"/>
    <w:rsid w:val="005D185C"/>
    <w:rsid w:val="005D1A2B"/>
    <w:rsid w:val="005D30FC"/>
    <w:rsid w:val="005D41A4"/>
    <w:rsid w:val="005D4B33"/>
    <w:rsid w:val="005D6908"/>
    <w:rsid w:val="005E0075"/>
    <w:rsid w:val="005E184E"/>
    <w:rsid w:val="005E3A15"/>
    <w:rsid w:val="005E40E2"/>
    <w:rsid w:val="005E4751"/>
    <w:rsid w:val="005E5925"/>
    <w:rsid w:val="005E592E"/>
    <w:rsid w:val="005E69C3"/>
    <w:rsid w:val="005E6A8D"/>
    <w:rsid w:val="005E6E82"/>
    <w:rsid w:val="005E748F"/>
    <w:rsid w:val="005F039B"/>
    <w:rsid w:val="005F1EF4"/>
    <w:rsid w:val="005F2722"/>
    <w:rsid w:val="005F4DAF"/>
    <w:rsid w:val="005F6BDD"/>
    <w:rsid w:val="005F6CFB"/>
    <w:rsid w:val="005F7479"/>
    <w:rsid w:val="005F7C99"/>
    <w:rsid w:val="0060255F"/>
    <w:rsid w:val="006025AB"/>
    <w:rsid w:val="00602A68"/>
    <w:rsid w:val="00604F5E"/>
    <w:rsid w:val="00604FE8"/>
    <w:rsid w:val="0060566B"/>
    <w:rsid w:val="00605D96"/>
    <w:rsid w:val="00605E16"/>
    <w:rsid w:val="0060669A"/>
    <w:rsid w:val="00607476"/>
    <w:rsid w:val="00607BB6"/>
    <w:rsid w:val="00611AD9"/>
    <w:rsid w:val="00612CBB"/>
    <w:rsid w:val="006141CF"/>
    <w:rsid w:val="00621B8B"/>
    <w:rsid w:val="00622897"/>
    <w:rsid w:val="00622F49"/>
    <w:rsid w:val="00623D2D"/>
    <w:rsid w:val="00624569"/>
    <w:rsid w:val="00624B0D"/>
    <w:rsid w:val="006252C5"/>
    <w:rsid w:val="00625AD8"/>
    <w:rsid w:val="00625B9D"/>
    <w:rsid w:val="00627F61"/>
    <w:rsid w:val="006302F5"/>
    <w:rsid w:val="00630685"/>
    <w:rsid w:val="0063088B"/>
    <w:rsid w:val="0063620D"/>
    <w:rsid w:val="006365FD"/>
    <w:rsid w:val="00637798"/>
    <w:rsid w:val="0064079A"/>
    <w:rsid w:val="006413C7"/>
    <w:rsid w:val="00641C42"/>
    <w:rsid w:val="00641D7B"/>
    <w:rsid w:val="00642EBE"/>
    <w:rsid w:val="00643CF8"/>
    <w:rsid w:val="00644389"/>
    <w:rsid w:val="00644489"/>
    <w:rsid w:val="00645B2D"/>
    <w:rsid w:val="00645C16"/>
    <w:rsid w:val="00646035"/>
    <w:rsid w:val="0064704F"/>
    <w:rsid w:val="00647752"/>
    <w:rsid w:val="00651B36"/>
    <w:rsid w:val="00651C76"/>
    <w:rsid w:val="00651F65"/>
    <w:rsid w:val="006526E7"/>
    <w:rsid w:val="00655008"/>
    <w:rsid w:val="0065581F"/>
    <w:rsid w:val="00656E6B"/>
    <w:rsid w:val="00657DBF"/>
    <w:rsid w:val="00661DF1"/>
    <w:rsid w:val="00664411"/>
    <w:rsid w:val="00664FF5"/>
    <w:rsid w:val="00667DFF"/>
    <w:rsid w:val="00667E26"/>
    <w:rsid w:val="0067489D"/>
    <w:rsid w:val="0067497D"/>
    <w:rsid w:val="00675BD8"/>
    <w:rsid w:val="0067714C"/>
    <w:rsid w:val="00681558"/>
    <w:rsid w:val="006836CA"/>
    <w:rsid w:val="00683DD3"/>
    <w:rsid w:val="006840DA"/>
    <w:rsid w:val="00684961"/>
    <w:rsid w:val="00690364"/>
    <w:rsid w:val="00691528"/>
    <w:rsid w:val="006921A5"/>
    <w:rsid w:val="00693173"/>
    <w:rsid w:val="006934F0"/>
    <w:rsid w:val="00693BD0"/>
    <w:rsid w:val="00695779"/>
    <w:rsid w:val="006965B3"/>
    <w:rsid w:val="006975F1"/>
    <w:rsid w:val="006A1647"/>
    <w:rsid w:val="006A1BF2"/>
    <w:rsid w:val="006A33B9"/>
    <w:rsid w:val="006A4E96"/>
    <w:rsid w:val="006B1682"/>
    <w:rsid w:val="006B4709"/>
    <w:rsid w:val="006B4A56"/>
    <w:rsid w:val="006B4FAE"/>
    <w:rsid w:val="006B53B3"/>
    <w:rsid w:val="006B6740"/>
    <w:rsid w:val="006C0EF8"/>
    <w:rsid w:val="006C0FF0"/>
    <w:rsid w:val="006C237C"/>
    <w:rsid w:val="006C2BDE"/>
    <w:rsid w:val="006C3E14"/>
    <w:rsid w:val="006C4451"/>
    <w:rsid w:val="006C7A7F"/>
    <w:rsid w:val="006D2C03"/>
    <w:rsid w:val="006D3317"/>
    <w:rsid w:val="006D4D82"/>
    <w:rsid w:val="006D4ECD"/>
    <w:rsid w:val="006D5A60"/>
    <w:rsid w:val="006D72CF"/>
    <w:rsid w:val="006D7BAB"/>
    <w:rsid w:val="006E0183"/>
    <w:rsid w:val="006E0C4D"/>
    <w:rsid w:val="006E28AE"/>
    <w:rsid w:val="006E3071"/>
    <w:rsid w:val="006E3999"/>
    <w:rsid w:val="006E4290"/>
    <w:rsid w:val="006E50B3"/>
    <w:rsid w:val="006E528A"/>
    <w:rsid w:val="006E5A37"/>
    <w:rsid w:val="006F1F6B"/>
    <w:rsid w:val="006F24DF"/>
    <w:rsid w:val="006F4276"/>
    <w:rsid w:val="006F5C7C"/>
    <w:rsid w:val="007016A2"/>
    <w:rsid w:val="00701CC1"/>
    <w:rsid w:val="00704AC7"/>
    <w:rsid w:val="00704BB9"/>
    <w:rsid w:val="007052B6"/>
    <w:rsid w:val="00710840"/>
    <w:rsid w:val="00712F5E"/>
    <w:rsid w:val="007141EA"/>
    <w:rsid w:val="00714248"/>
    <w:rsid w:val="00714CB3"/>
    <w:rsid w:val="00714D00"/>
    <w:rsid w:val="0071618F"/>
    <w:rsid w:val="00716499"/>
    <w:rsid w:val="00716FB9"/>
    <w:rsid w:val="00720558"/>
    <w:rsid w:val="0072173C"/>
    <w:rsid w:val="0072224F"/>
    <w:rsid w:val="0072232C"/>
    <w:rsid w:val="00722357"/>
    <w:rsid w:val="00722394"/>
    <w:rsid w:val="0072255A"/>
    <w:rsid w:val="00724E95"/>
    <w:rsid w:val="00726135"/>
    <w:rsid w:val="00731221"/>
    <w:rsid w:val="0073128F"/>
    <w:rsid w:val="007317EF"/>
    <w:rsid w:val="00731842"/>
    <w:rsid w:val="0073217B"/>
    <w:rsid w:val="00732A07"/>
    <w:rsid w:val="00732D83"/>
    <w:rsid w:val="00734AB8"/>
    <w:rsid w:val="00735344"/>
    <w:rsid w:val="007361C0"/>
    <w:rsid w:val="0073620C"/>
    <w:rsid w:val="007374AB"/>
    <w:rsid w:val="00740EAA"/>
    <w:rsid w:val="007417D4"/>
    <w:rsid w:val="007418BE"/>
    <w:rsid w:val="00741EA9"/>
    <w:rsid w:val="00742468"/>
    <w:rsid w:val="007445ED"/>
    <w:rsid w:val="00744FFA"/>
    <w:rsid w:val="00745245"/>
    <w:rsid w:val="007468C2"/>
    <w:rsid w:val="0074695C"/>
    <w:rsid w:val="0075027C"/>
    <w:rsid w:val="00750F78"/>
    <w:rsid w:val="007530CD"/>
    <w:rsid w:val="007533F4"/>
    <w:rsid w:val="007540AF"/>
    <w:rsid w:val="00754139"/>
    <w:rsid w:val="0075586A"/>
    <w:rsid w:val="0075632E"/>
    <w:rsid w:val="007578FE"/>
    <w:rsid w:val="007603A4"/>
    <w:rsid w:val="00761220"/>
    <w:rsid w:val="0076132B"/>
    <w:rsid w:val="00762442"/>
    <w:rsid w:val="00762743"/>
    <w:rsid w:val="00762AAE"/>
    <w:rsid w:val="00762C26"/>
    <w:rsid w:val="0076339E"/>
    <w:rsid w:val="007636BB"/>
    <w:rsid w:val="00763861"/>
    <w:rsid w:val="007646B5"/>
    <w:rsid w:val="00765899"/>
    <w:rsid w:val="0076594F"/>
    <w:rsid w:val="00766B6D"/>
    <w:rsid w:val="00767E6F"/>
    <w:rsid w:val="00770B82"/>
    <w:rsid w:val="00770C51"/>
    <w:rsid w:val="00771399"/>
    <w:rsid w:val="00773AF5"/>
    <w:rsid w:val="007746AA"/>
    <w:rsid w:val="007755F3"/>
    <w:rsid w:val="007769E7"/>
    <w:rsid w:val="007800A3"/>
    <w:rsid w:val="00780661"/>
    <w:rsid w:val="00780B49"/>
    <w:rsid w:val="00781117"/>
    <w:rsid w:val="00782B4C"/>
    <w:rsid w:val="0078363B"/>
    <w:rsid w:val="0078380D"/>
    <w:rsid w:val="00785838"/>
    <w:rsid w:val="0079009E"/>
    <w:rsid w:val="00791330"/>
    <w:rsid w:val="00792535"/>
    <w:rsid w:val="00793042"/>
    <w:rsid w:val="007934BD"/>
    <w:rsid w:val="007938CE"/>
    <w:rsid w:val="00794B9C"/>
    <w:rsid w:val="007967EB"/>
    <w:rsid w:val="00796DBE"/>
    <w:rsid w:val="007A167E"/>
    <w:rsid w:val="007A1D5B"/>
    <w:rsid w:val="007A2380"/>
    <w:rsid w:val="007A25C1"/>
    <w:rsid w:val="007A46BC"/>
    <w:rsid w:val="007A4940"/>
    <w:rsid w:val="007A4E9F"/>
    <w:rsid w:val="007A4EE1"/>
    <w:rsid w:val="007A5874"/>
    <w:rsid w:val="007A594F"/>
    <w:rsid w:val="007A6193"/>
    <w:rsid w:val="007A7098"/>
    <w:rsid w:val="007B152B"/>
    <w:rsid w:val="007B1647"/>
    <w:rsid w:val="007B1DB6"/>
    <w:rsid w:val="007B37C3"/>
    <w:rsid w:val="007B4F91"/>
    <w:rsid w:val="007B56BF"/>
    <w:rsid w:val="007B62CE"/>
    <w:rsid w:val="007B6BA7"/>
    <w:rsid w:val="007B72A9"/>
    <w:rsid w:val="007B7758"/>
    <w:rsid w:val="007C0182"/>
    <w:rsid w:val="007C0BDF"/>
    <w:rsid w:val="007C2359"/>
    <w:rsid w:val="007C498C"/>
    <w:rsid w:val="007C54FF"/>
    <w:rsid w:val="007C6601"/>
    <w:rsid w:val="007C6A1E"/>
    <w:rsid w:val="007D0A52"/>
    <w:rsid w:val="007D1415"/>
    <w:rsid w:val="007D19F6"/>
    <w:rsid w:val="007D219F"/>
    <w:rsid w:val="007D2314"/>
    <w:rsid w:val="007D352B"/>
    <w:rsid w:val="007D490D"/>
    <w:rsid w:val="007D5DEB"/>
    <w:rsid w:val="007D6557"/>
    <w:rsid w:val="007D768E"/>
    <w:rsid w:val="007E00FD"/>
    <w:rsid w:val="007E2841"/>
    <w:rsid w:val="007E43F2"/>
    <w:rsid w:val="007E610D"/>
    <w:rsid w:val="007E6E3A"/>
    <w:rsid w:val="007E7FB2"/>
    <w:rsid w:val="007F1202"/>
    <w:rsid w:val="007F3190"/>
    <w:rsid w:val="007F348B"/>
    <w:rsid w:val="007F3C77"/>
    <w:rsid w:val="007F46E4"/>
    <w:rsid w:val="007F49D0"/>
    <w:rsid w:val="007F59D3"/>
    <w:rsid w:val="007F6006"/>
    <w:rsid w:val="0080179D"/>
    <w:rsid w:val="00801813"/>
    <w:rsid w:val="00801984"/>
    <w:rsid w:val="008033FB"/>
    <w:rsid w:val="00805EB5"/>
    <w:rsid w:val="00806E4C"/>
    <w:rsid w:val="008102F9"/>
    <w:rsid w:val="00811B62"/>
    <w:rsid w:val="00811E16"/>
    <w:rsid w:val="0081507E"/>
    <w:rsid w:val="00815A06"/>
    <w:rsid w:val="008171D9"/>
    <w:rsid w:val="008203EB"/>
    <w:rsid w:val="00821F98"/>
    <w:rsid w:val="008227F4"/>
    <w:rsid w:val="0082516D"/>
    <w:rsid w:val="008254BB"/>
    <w:rsid w:val="00827CB2"/>
    <w:rsid w:val="008301C0"/>
    <w:rsid w:val="0083143B"/>
    <w:rsid w:val="00832007"/>
    <w:rsid w:val="008325A3"/>
    <w:rsid w:val="0083349B"/>
    <w:rsid w:val="00834590"/>
    <w:rsid w:val="00834A86"/>
    <w:rsid w:val="00837DDD"/>
    <w:rsid w:val="00837E2D"/>
    <w:rsid w:val="00837EC0"/>
    <w:rsid w:val="008402BF"/>
    <w:rsid w:val="00841C1D"/>
    <w:rsid w:val="00841DFC"/>
    <w:rsid w:val="00842E40"/>
    <w:rsid w:val="008515F0"/>
    <w:rsid w:val="00853FCE"/>
    <w:rsid w:val="00855118"/>
    <w:rsid w:val="0085553B"/>
    <w:rsid w:val="00855EA5"/>
    <w:rsid w:val="00857674"/>
    <w:rsid w:val="00857E98"/>
    <w:rsid w:val="00860BF8"/>
    <w:rsid w:val="008623D9"/>
    <w:rsid w:val="00862E21"/>
    <w:rsid w:val="00862E2E"/>
    <w:rsid w:val="008632AC"/>
    <w:rsid w:val="00864344"/>
    <w:rsid w:val="00865CB4"/>
    <w:rsid w:val="00866A0B"/>
    <w:rsid w:val="00866EE9"/>
    <w:rsid w:val="0087083F"/>
    <w:rsid w:val="00870DD2"/>
    <w:rsid w:val="00871D1D"/>
    <w:rsid w:val="0087297D"/>
    <w:rsid w:val="00872AEA"/>
    <w:rsid w:val="008737E9"/>
    <w:rsid w:val="00873D6D"/>
    <w:rsid w:val="00874A5A"/>
    <w:rsid w:val="00874E49"/>
    <w:rsid w:val="00877A2F"/>
    <w:rsid w:val="00882D3A"/>
    <w:rsid w:val="00882E24"/>
    <w:rsid w:val="00882F0A"/>
    <w:rsid w:val="00883645"/>
    <w:rsid w:val="00883B74"/>
    <w:rsid w:val="00884AEA"/>
    <w:rsid w:val="008859C8"/>
    <w:rsid w:val="00886BB7"/>
    <w:rsid w:val="0089163B"/>
    <w:rsid w:val="00892650"/>
    <w:rsid w:val="00892C32"/>
    <w:rsid w:val="00892F76"/>
    <w:rsid w:val="00893A9E"/>
    <w:rsid w:val="00895904"/>
    <w:rsid w:val="0089657B"/>
    <w:rsid w:val="00897FC2"/>
    <w:rsid w:val="008A4BDB"/>
    <w:rsid w:val="008A5281"/>
    <w:rsid w:val="008A574D"/>
    <w:rsid w:val="008A6989"/>
    <w:rsid w:val="008A7787"/>
    <w:rsid w:val="008B08BD"/>
    <w:rsid w:val="008B1A68"/>
    <w:rsid w:val="008B1D23"/>
    <w:rsid w:val="008B2EBD"/>
    <w:rsid w:val="008B4F5C"/>
    <w:rsid w:val="008B5433"/>
    <w:rsid w:val="008B769B"/>
    <w:rsid w:val="008B7F98"/>
    <w:rsid w:val="008C1081"/>
    <w:rsid w:val="008C17DF"/>
    <w:rsid w:val="008C3B14"/>
    <w:rsid w:val="008C3FAC"/>
    <w:rsid w:val="008C4457"/>
    <w:rsid w:val="008C4635"/>
    <w:rsid w:val="008C4C3E"/>
    <w:rsid w:val="008C67B7"/>
    <w:rsid w:val="008C7C75"/>
    <w:rsid w:val="008D20E9"/>
    <w:rsid w:val="008D3820"/>
    <w:rsid w:val="008D3AA7"/>
    <w:rsid w:val="008D3CE0"/>
    <w:rsid w:val="008D64AE"/>
    <w:rsid w:val="008D6AFC"/>
    <w:rsid w:val="008D786F"/>
    <w:rsid w:val="008E093A"/>
    <w:rsid w:val="008E2636"/>
    <w:rsid w:val="008E2701"/>
    <w:rsid w:val="008E2CAC"/>
    <w:rsid w:val="008E2F4B"/>
    <w:rsid w:val="008E3D2A"/>
    <w:rsid w:val="008E541D"/>
    <w:rsid w:val="008E7230"/>
    <w:rsid w:val="008F169A"/>
    <w:rsid w:val="008F3C88"/>
    <w:rsid w:val="008F3EBE"/>
    <w:rsid w:val="008F7669"/>
    <w:rsid w:val="008F7756"/>
    <w:rsid w:val="009031ED"/>
    <w:rsid w:val="009046A6"/>
    <w:rsid w:val="00906222"/>
    <w:rsid w:val="00910968"/>
    <w:rsid w:val="0091194C"/>
    <w:rsid w:val="00914749"/>
    <w:rsid w:val="009148E6"/>
    <w:rsid w:val="00914A06"/>
    <w:rsid w:val="00915E4A"/>
    <w:rsid w:val="00916F4B"/>
    <w:rsid w:val="00920E38"/>
    <w:rsid w:val="00922693"/>
    <w:rsid w:val="00922984"/>
    <w:rsid w:val="00922F6C"/>
    <w:rsid w:val="00923593"/>
    <w:rsid w:val="00923860"/>
    <w:rsid w:val="00924A55"/>
    <w:rsid w:val="00924AC9"/>
    <w:rsid w:val="00925B90"/>
    <w:rsid w:val="0092653B"/>
    <w:rsid w:val="00926764"/>
    <w:rsid w:val="0092726E"/>
    <w:rsid w:val="009272A5"/>
    <w:rsid w:val="009302A0"/>
    <w:rsid w:val="00930D69"/>
    <w:rsid w:val="00931D6A"/>
    <w:rsid w:val="009327FE"/>
    <w:rsid w:val="00932DD4"/>
    <w:rsid w:val="0093370C"/>
    <w:rsid w:val="0093643F"/>
    <w:rsid w:val="00937C20"/>
    <w:rsid w:val="009405AD"/>
    <w:rsid w:val="009427C0"/>
    <w:rsid w:val="009438BD"/>
    <w:rsid w:val="00944270"/>
    <w:rsid w:val="0094513E"/>
    <w:rsid w:val="009460E1"/>
    <w:rsid w:val="009465D8"/>
    <w:rsid w:val="00950D8C"/>
    <w:rsid w:val="00960D29"/>
    <w:rsid w:val="00960F91"/>
    <w:rsid w:val="0096112E"/>
    <w:rsid w:val="009625A7"/>
    <w:rsid w:val="00963AD2"/>
    <w:rsid w:val="009656B4"/>
    <w:rsid w:val="00966E73"/>
    <w:rsid w:val="00967E0C"/>
    <w:rsid w:val="00970DEA"/>
    <w:rsid w:val="009721E5"/>
    <w:rsid w:val="009747A0"/>
    <w:rsid w:val="009752F7"/>
    <w:rsid w:val="00975FFD"/>
    <w:rsid w:val="00976DF1"/>
    <w:rsid w:val="00977506"/>
    <w:rsid w:val="00977920"/>
    <w:rsid w:val="00980261"/>
    <w:rsid w:val="009804C3"/>
    <w:rsid w:val="00981695"/>
    <w:rsid w:val="0098245C"/>
    <w:rsid w:val="00983807"/>
    <w:rsid w:val="0098382B"/>
    <w:rsid w:val="00983B99"/>
    <w:rsid w:val="00985100"/>
    <w:rsid w:val="0098539E"/>
    <w:rsid w:val="00985AA8"/>
    <w:rsid w:val="00985BBF"/>
    <w:rsid w:val="00987078"/>
    <w:rsid w:val="00987A18"/>
    <w:rsid w:val="009903A2"/>
    <w:rsid w:val="00990EC2"/>
    <w:rsid w:val="009919F0"/>
    <w:rsid w:val="009923B6"/>
    <w:rsid w:val="00992F90"/>
    <w:rsid w:val="00993BD8"/>
    <w:rsid w:val="009948C8"/>
    <w:rsid w:val="009961AA"/>
    <w:rsid w:val="00996B1A"/>
    <w:rsid w:val="009A0698"/>
    <w:rsid w:val="009A0DD8"/>
    <w:rsid w:val="009A17FA"/>
    <w:rsid w:val="009A1F1B"/>
    <w:rsid w:val="009A2E1F"/>
    <w:rsid w:val="009A2E34"/>
    <w:rsid w:val="009A3190"/>
    <w:rsid w:val="009A3551"/>
    <w:rsid w:val="009A4335"/>
    <w:rsid w:val="009A44C8"/>
    <w:rsid w:val="009A546F"/>
    <w:rsid w:val="009A7596"/>
    <w:rsid w:val="009B01E8"/>
    <w:rsid w:val="009B0458"/>
    <w:rsid w:val="009B0F40"/>
    <w:rsid w:val="009B205F"/>
    <w:rsid w:val="009B302D"/>
    <w:rsid w:val="009B3499"/>
    <w:rsid w:val="009B35F4"/>
    <w:rsid w:val="009B3EFD"/>
    <w:rsid w:val="009B4BDA"/>
    <w:rsid w:val="009B6871"/>
    <w:rsid w:val="009B6EE7"/>
    <w:rsid w:val="009B755C"/>
    <w:rsid w:val="009C190E"/>
    <w:rsid w:val="009C4157"/>
    <w:rsid w:val="009C4B3F"/>
    <w:rsid w:val="009C55A2"/>
    <w:rsid w:val="009C5D59"/>
    <w:rsid w:val="009C68B0"/>
    <w:rsid w:val="009C7565"/>
    <w:rsid w:val="009C75CC"/>
    <w:rsid w:val="009C7CA9"/>
    <w:rsid w:val="009D0B47"/>
    <w:rsid w:val="009D27BD"/>
    <w:rsid w:val="009D3FA1"/>
    <w:rsid w:val="009D4AF8"/>
    <w:rsid w:val="009D5D2C"/>
    <w:rsid w:val="009D5DED"/>
    <w:rsid w:val="009D627F"/>
    <w:rsid w:val="009D62B8"/>
    <w:rsid w:val="009D7B63"/>
    <w:rsid w:val="009E0302"/>
    <w:rsid w:val="009E1CFF"/>
    <w:rsid w:val="009E26E3"/>
    <w:rsid w:val="009E4832"/>
    <w:rsid w:val="009E4979"/>
    <w:rsid w:val="009E4D91"/>
    <w:rsid w:val="009E54E6"/>
    <w:rsid w:val="009E6BD8"/>
    <w:rsid w:val="009E6C17"/>
    <w:rsid w:val="009E6D62"/>
    <w:rsid w:val="009F072F"/>
    <w:rsid w:val="009F082C"/>
    <w:rsid w:val="009F093C"/>
    <w:rsid w:val="009F1F60"/>
    <w:rsid w:val="009F39F0"/>
    <w:rsid w:val="00A00DCB"/>
    <w:rsid w:val="00A02063"/>
    <w:rsid w:val="00A029CA"/>
    <w:rsid w:val="00A02FD3"/>
    <w:rsid w:val="00A03706"/>
    <w:rsid w:val="00A043FD"/>
    <w:rsid w:val="00A0446D"/>
    <w:rsid w:val="00A06036"/>
    <w:rsid w:val="00A066A4"/>
    <w:rsid w:val="00A06960"/>
    <w:rsid w:val="00A0751D"/>
    <w:rsid w:val="00A0767D"/>
    <w:rsid w:val="00A077CC"/>
    <w:rsid w:val="00A10BA3"/>
    <w:rsid w:val="00A147D1"/>
    <w:rsid w:val="00A15662"/>
    <w:rsid w:val="00A17E4D"/>
    <w:rsid w:val="00A20BE0"/>
    <w:rsid w:val="00A20ECB"/>
    <w:rsid w:val="00A210AF"/>
    <w:rsid w:val="00A21703"/>
    <w:rsid w:val="00A2531F"/>
    <w:rsid w:val="00A25BE3"/>
    <w:rsid w:val="00A25EF9"/>
    <w:rsid w:val="00A31DBA"/>
    <w:rsid w:val="00A32481"/>
    <w:rsid w:val="00A32629"/>
    <w:rsid w:val="00A3297C"/>
    <w:rsid w:val="00A36507"/>
    <w:rsid w:val="00A41110"/>
    <w:rsid w:val="00A41C2F"/>
    <w:rsid w:val="00A424CC"/>
    <w:rsid w:val="00A461FF"/>
    <w:rsid w:val="00A46522"/>
    <w:rsid w:val="00A47A5A"/>
    <w:rsid w:val="00A5046C"/>
    <w:rsid w:val="00A5055F"/>
    <w:rsid w:val="00A52B02"/>
    <w:rsid w:val="00A52EA4"/>
    <w:rsid w:val="00A538F2"/>
    <w:rsid w:val="00A53D3B"/>
    <w:rsid w:val="00A54C2F"/>
    <w:rsid w:val="00A54CBC"/>
    <w:rsid w:val="00A55312"/>
    <w:rsid w:val="00A55959"/>
    <w:rsid w:val="00A55F2F"/>
    <w:rsid w:val="00A565E7"/>
    <w:rsid w:val="00A573F0"/>
    <w:rsid w:val="00A579C1"/>
    <w:rsid w:val="00A62093"/>
    <w:rsid w:val="00A6213A"/>
    <w:rsid w:val="00A621FA"/>
    <w:rsid w:val="00A62D51"/>
    <w:rsid w:val="00A631DD"/>
    <w:rsid w:val="00A63B63"/>
    <w:rsid w:val="00A66A12"/>
    <w:rsid w:val="00A67163"/>
    <w:rsid w:val="00A67585"/>
    <w:rsid w:val="00A71958"/>
    <w:rsid w:val="00A7294F"/>
    <w:rsid w:val="00A74DCC"/>
    <w:rsid w:val="00A761E5"/>
    <w:rsid w:val="00A81282"/>
    <w:rsid w:val="00A82AAE"/>
    <w:rsid w:val="00A847A3"/>
    <w:rsid w:val="00A84C0C"/>
    <w:rsid w:val="00A86894"/>
    <w:rsid w:val="00A86B73"/>
    <w:rsid w:val="00A918C8"/>
    <w:rsid w:val="00A92431"/>
    <w:rsid w:val="00A92644"/>
    <w:rsid w:val="00A929B3"/>
    <w:rsid w:val="00A94E9A"/>
    <w:rsid w:val="00A9534F"/>
    <w:rsid w:val="00A96940"/>
    <w:rsid w:val="00A969DE"/>
    <w:rsid w:val="00A97E73"/>
    <w:rsid w:val="00AA037A"/>
    <w:rsid w:val="00AA3C48"/>
    <w:rsid w:val="00AA3E2E"/>
    <w:rsid w:val="00AA447F"/>
    <w:rsid w:val="00AA531B"/>
    <w:rsid w:val="00AA55B7"/>
    <w:rsid w:val="00AA57FC"/>
    <w:rsid w:val="00AA61E5"/>
    <w:rsid w:val="00AA6A32"/>
    <w:rsid w:val="00AB1484"/>
    <w:rsid w:val="00AB1540"/>
    <w:rsid w:val="00AB28CE"/>
    <w:rsid w:val="00AB2CDE"/>
    <w:rsid w:val="00AB2FD8"/>
    <w:rsid w:val="00AB32E6"/>
    <w:rsid w:val="00AB3AA0"/>
    <w:rsid w:val="00AB3E6D"/>
    <w:rsid w:val="00AB4FE6"/>
    <w:rsid w:val="00AB57FD"/>
    <w:rsid w:val="00AB617A"/>
    <w:rsid w:val="00AB6FD6"/>
    <w:rsid w:val="00AC0367"/>
    <w:rsid w:val="00AC11F4"/>
    <w:rsid w:val="00AC1CBA"/>
    <w:rsid w:val="00AC1D17"/>
    <w:rsid w:val="00AC21AD"/>
    <w:rsid w:val="00AC2DBE"/>
    <w:rsid w:val="00AC4C0D"/>
    <w:rsid w:val="00AC65C6"/>
    <w:rsid w:val="00AC689A"/>
    <w:rsid w:val="00AC7E81"/>
    <w:rsid w:val="00AD01E5"/>
    <w:rsid w:val="00AD29EC"/>
    <w:rsid w:val="00AD3D4A"/>
    <w:rsid w:val="00AD3F6A"/>
    <w:rsid w:val="00AD63A6"/>
    <w:rsid w:val="00AD79FD"/>
    <w:rsid w:val="00AE11FA"/>
    <w:rsid w:val="00AE1294"/>
    <w:rsid w:val="00AE3814"/>
    <w:rsid w:val="00AE39FD"/>
    <w:rsid w:val="00AE3BD4"/>
    <w:rsid w:val="00AE45E3"/>
    <w:rsid w:val="00AE5E56"/>
    <w:rsid w:val="00AE71BB"/>
    <w:rsid w:val="00AE76E3"/>
    <w:rsid w:val="00AE7AE4"/>
    <w:rsid w:val="00AF2EA0"/>
    <w:rsid w:val="00AF6C0F"/>
    <w:rsid w:val="00AF780B"/>
    <w:rsid w:val="00AF7BCB"/>
    <w:rsid w:val="00B005DD"/>
    <w:rsid w:val="00B03849"/>
    <w:rsid w:val="00B040FC"/>
    <w:rsid w:val="00B05BD3"/>
    <w:rsid w:val="00B0612D"/>
    <w:rsid w:val="00B06701"/>
    <w:rsid w:val="00B10BBB"/>
    <w:rsid w:val="00B12BD0"/>
    <w:rsid w:val="00B1555C"/>
    <w:rsid w:val="00B177F3"/>
    <w:rsid w:val="00B17C80"/>
    <w:rsid w:val="00B25771"/>
    <w:rsid w:val="00B27B17"/>
    <w:rsid w:val="00B323B6"/>
    <w:rsid w:val="00B32A85"/>
    <w:rsid w:val="00B40053"/>
    <w:rsid w:val="00B412A9"/>
    <w:rsid w:val="00B425E1"/>
    <w:rsid w:val="00B42FE9"/>
    <w:rsid w:val="00B43979"/>
    <w:rsid w:val="00B43A22"/>
    <w:rsid w:val="00B442B3"/>
    <w:rsid w:val="00B44CA2"/>
    <w:rsid w:val="00B454FF"/>
    <w:rsid w:val="00B46BBB"/>
    <w:rsid w:val="00B514B4"/>
    <w:rsid w:val="00B51500"/>
    <w:rsid w:val="00B519C8"/>
    <w:rsid w:val="00B52CC4"/>
    <w:rsid w:val="00B52DCC"/>
    <w:rsid w:val="00B55451"/>
    <w:rsid w:val="00B575E4"/>
    <w:rsid w:val="00B60812"/>
    <w:rsid w:val="00B60B6E"/>
    <w:rsid w:val="00B6133C"/>
    <w:rsid w:val="00B6154D"/>
    <w:rsid w:val="00B63947"/>
    <w:rsid w:val="00B64A19"/>
    <w:rsid w:val="00B64F59"/>
    <w:rsid w:val="00B669D3"/>
    <w:rsid w:val="00B67BB0"/>
    <w:rsid w:val="00B70695"/>
    <w:rsid w:val="00B711C8"/>
    <w:rsid w:val="00B73832"/>
    <w:rsid w:val="00B73D0E"/>
    <w:rsid w:val="00B7466D"/>
    <w:rsid w:val="00B76B34"/>
    <w:rsid w:val="00B8066F"/>
    <w:rsid w:val="00B81692"/>
    <w:rsid w:val="00B82EBB"/>
    <w:rsid w:val="00B83354"/>
    <w:rsid w:val="00B90F61"/>
    <w:rsid w:val="00B9106E"/>
    <w:rsid w:val="00B910A1"/>
    <w:rsid w:val="00B9221F"/>
    <w:rsid w:val="00B9353A"/>
    <w:rsid w:val="00B9394B"/>
    <w:rsid w:val="00B94D40"/>
    <w:rsid w:val="00B96F35"/>
    <w:rsid w:val="00B97487"/>
    <w:rsid w:val="00B97783"/>
    <w:rsid w:val="00B979BE"/>
    <w:rsid w:val="00BA1154"/>
    <w:rsid w:val="00BA2E05"/>
    <w:rsid w:val="00BA32E4"/>
    <w:rsid w:val="00BA4333"/>
    <w:rsid w:val="00BA6217"/>
    <w:rsid w:val="00BA6469"/>
    <w:rsid w:val="00BA725E"/>
    <w:rsid w:val="00BB03C6"/>
    <w:rsid w:val="00BB1471"/>
    <w:rsid w:val="00BB1DE4"/>
    <w:rsid w:val="00BB25DD"/>
    <w:rsid w:val="00BB2C8C"/>
    <w:rsid w:val="00BB2EFD"/>
    <w:rsid w:val="00BB444B"/>
    <w:rsid w:val="00BB50B5"/>
    <w:rsid w:val="00BB5FAF"/>
    <w:rsid w:val="00BB702F"/>
    <w:rsid w:val="00BC082E"/>
    <w:rsid w:val="00BC3603"/>
    <w:rsid w:val="00BC3FDD"/>
    <w:rsid w:val="00BC5097"/>
    <w:rsid w:val="00BC53AC"/>
    <w:rsid w:val="00BC6936"/>
    <w:rsid w:val="00BC7346"/>
    <w:rsid w:val="00BD07D3"/>
    <w:rsid w:val="00BD1676"/>
    <w:rsid w:val="00BD19D0"/>
    <w:rsid w:val="00BD244D"/>
    <w:rsid w:val="00BD361C"/>
    <w:rsid w:val="00BD48A4"/>
    <w:rsid w:val="00BD52CC"/>
    <w:rsid w:val="00BD6170"/>
    <w:rsid w:val="00BD61E7"/>
    <w:rsid w:val="00BD65A9"/>
    <w:rsid w:val="00BD665B"/>
    <w:rsid w:val="00BD69AD"/>
    <w:rsid w:val="00BD6C12"/>
    <w:rsid w:val="00BD7E59"/>
    <w:rsid w:val="00BE0182"/>
    <w:rsid w:val="00BE0232"/>
    <w:rsid w:val="00BE08AB"/>
    <w:rsid w:val="00BE3F71"/>
    <w:rsid w:val="00BE43BE"/>
    <w:rsid w:val="00BE4A94"/>
    <w:rsid w:val="00BE4D66"/>
    <w:rsid w:val="00BE566B"/>
    <w:rsid w:val="00BE6EA7"/>
    <w:rsid w:val="00BF0527"/>
    <w:rsid w:val="00BF08C8"/>
    <w:rsid w:val="00BF31B4"/>
    <w:rsid w:val="00BF3E45"/>
    <w:rsid w:val="00BF3F78"/>
    <w:rsid w:val="00BF5879"/>
    <w:rsid w:val="00BF6FFF"/>
    <w:rsid w:val="00BF728B"/>
    <w:rsid w:val="00BF7C73"/>
    <w:rsid w:val="00C020CE"/>
    <w:rsid w:val="00C0223D"/>
    <w:rsid w:val="00C02ADF"/>
    <w:rsid w:val="00C02E4B"/>
    <w:rsid w:val="00C040CC"/>
    <w:rsid w:val="00C04C7C"/>
    <w:rsid w:val="00C04FB5"/>
    <w:rsid w:val="00C05451"/>
    <w:rsid w:val="00C066DB"/>
    <w:rsid w:val="00C07A1E"/>
    <w:rsid w:val="00C07AB2"/>
    <w:rsid w:val="00C1207D"/>
    <w:rsid w:val="00C120A2"/>
    <w:rsid w:val="00C128B0"/>
    <w:rsid w:val="00C12EA1"/>
    <w:rsid w:val="00C13BB9"/>
    <w:rsid w:val="00C20331"/>
    <w:rsid w:val="00C22CF3"/>
    <w:rsid w:val="00C24FF4"/>
    <w:rsid w:val="00C258EB"/>
    <w:rsid w:val="00C26F4E"/>
    <w:rsid w:val="00C2719E"/>
    <w:rsid w:val="00C27FB0"/>
    <w:rsid w:val="00C31021"/>
    <w:rsid w:val="00C31419"/>
    <w:rsid w:val="00C31DDC"/>
    <w:rsid w:val="00C32541"/>
    <w:rsid w:val="00C32A0A"/>
    <w:rsid w:val="00C32AAA"/>
    <w:rsid w:val="00C334FA"/>
    <w:rsid w:val="00C368AB"/>
    <w:rsid w:val="00C40354"/>
    <w:rsid w:val="00C40BFD"/>
    <w:rsid w:val="00C41F08"/>
    <w:rsid w:val="00C424FE"/>
    <w:rsid w:val="00C42E90"/>
    <w:rsid w:val="00C43D92"/>
    <w:rsid w:val="00C455BB"/>
    <w:rsid w:val="00C46E87"/>
    <w:rsid w:val="00C54895"/>
    <w:rsid w:val="00C54F98"/>
    <w:rsid w:val="00C55353"/>
    <w:rsid w:val="00C55857"/>
    <w:rsid w:val="00C624BB"/>
    <w:rsid w:val="00C64DCB"/>
    <w:rsid w:val="00C652D7"/>
    <w:rsid w:val="00C67256"/>
    <w:rsid w:val="00C67452"/>
    <w:rsid w:val="00C7014A"/>
    <w:rsid w:val="00C710B4"/>
    <w:rsid w:val="00C71796"/>
    <w:rsid w:val="00C7490E"/>
    <w:rsid w:val="00C75196"/>
    <w:rsid w:val="00C756AD"/>
    <w:rsid w:val="00C75F2E"/>
    <w:rsid w:val="00C771C6"/>
    <w:rsid w:val="00C77C71"/>
    <w:rsid w:val="00C802B9"/>
    <w:rsid w:val="00C8140D"/>
    <w:rsid w:val="00C81798"/>
    <w:rsid w:val="00C828BB"/>
    <w:rsid w:val="00C85A1E"/>
    <w:rsid w:val="00C85B0B"/>
    <w:rsid w:val="00C86317"/>
    <w:rsid w:val="00C86E05"/>
    <w:rsid w:val="00C906CA"/>
    <w:rsid w:val="00C93091"/>
    <w:rsid w:val="00C94740"/>
    <w:rsid w:val="00C959D8"/>
    <w:rsid w:val="00C96C31"/>
    <w:rsid w:val="00C970AC"/>
    <w:rsid w:val="00C977AF"/>
    <w:rsid w:val="00C97F5A"/>
    <w:rsid w:val="00CA0AD5"/>
    <w:rsid w:val="00CA195C"/>
    <w:rsid w:val="00CA1C4B"/>
    <w:rsid w:val="00CA1CEB"/>
    <w:rsid w:val="00CA1DA7"/>
    <w:rsid w:val="00CA289E"/>
    <w:rsid w:val="00CA6175"/>
    <w:rsid w:val="00CA676F"/>
    <w:rsid w:val="00CA6AB8"/>
    <w:rsid w:val="00CA6D23"/>
    <w:rsid w:val="00CA72DC"/>
    <w:rsid w:val="00CA7377"/>
    <w:rsid w:val="00CA7519"/>
    <w:rsid w:val="00CA7564"/>
    <w:rsid w:val="00CA78C0"/>
    <w:rsid w:val="00CB01C7"/>
    <w:rsid w:val="00CB1590"/>
    <w:rsid w:val="00CB18C0"/>
    <w:rsid w:val="00CB2ED7"/>
    <w:rsid w:val="00CB2FEA"/>
    <w:rsid w:val="00CB37C2"/>
    <w:rsid w:val="00CB3AD5"/>
    <w:rsid w:val="00CB43FB"/>
    <w:rsid w:val="00CB6888"/>
    <w:rsid w:val="00CB6BD7"/>
    <w:rsid w:val="00CB704A"/>
    <w:rsid w:val="00CB7E39"/>
    <w:rsid w:val="00CC1BAC"/>
    <w:rsid w:val="00CC2639"/>
    <w:rsid w:val="00CC30C0"/>
    <w:rsid w:val="00CC339E"/>
    <w:rsid w:val="00CC3D7A"/>
    <w:rsid w:val="00CC44A7"/>
    <w:rsid w:val="00CD095D"/>
    <w:rsid w:val="00CD0B6E"/>
    <w:rsid w:val="00CD15B5"/>
    <w:rsid w:val="00CD2546"/>
    <w:rsid w:val="00CD25AF"/>
    <w:rsid w:val="00CD25DE"/>
    <w:rsid w:val="00CD3910"/>
    <w:rsid w:val="00CD5280"/>
    <w:rsid w:val="00CD7C32"/>
    <w:rsid w:val="00CE0C44"/>
    <w:rsid w:val="00CE0DB5"/>
    <w:rsid w:val="00CE1B76"/>
    <w:rsid w:val="00CE21D2"/>
    <w:rsid w:val="00CE3EBB"/>
    <w:rsid w:val="00CF10E6"/>
    <w:rsid w:val="00CF2329"/>
    <w:rsid w:val="00CF5FB3"/>
    <w:rsid w:val="00CF6EE2"/>
    <w:rsid w:val="00CF7265"/>
    <w:rsid w:val="00CF787D"/>
    <w:rsid w:val="00D002B6"/>
    <w:rsid w:val="00D00407"/>
    <w:rsid w:val="00D016DA"/>
    <w:rsid w:val="00D02269"/>
    <w:rsid w:val="00D03BA1"/>
    <w:rsid w:val="00D0447D"/>
    <w:rsid w:val="00D044ED"/>
    <w:rsid w:val="00D0477E"/>
    <w:rsid w:val="00D04E50"/>
    <w:rsid w:val="00D05F4F"/>
    <w:rsid w:val="00D06731"/>
    <w:rsid w:val="00D10744"/>
    <w:rsid w:val="00D11C4E"/>
    <w:rsid w:val="00D11D55"/>
    <w:rsid w:val="00D12905"/>
    <w:rsid w:val="00D12F84"/>
    <w:rsid w:val="00D13CF9"/>
    <w:rsid w:val="00D140F3"/>
    <w:rsid w:val="00D150E3"/>
    <w:rsid w:val="00D231A8"/>
    <w:rsid w:val="00D24A5B"/>
    <w:rsid w:val="00D2552A"/>
    <w:rsid w:val="00D25DCC"/>
    <w:rsid w:val="00D26EBA"/>
    <w:rsid w:val="00D279A4"/>
    <w:rsid w:val="00D31031"/>
    <w:rsid w:val="00D31709"/>
    <w:rsid w:val="00D317DB"/>
    <w:rsid w:val="00D318E3"/>
    <w:rsid w:val="00D31E2B"/>
    <w:rsid w:val="00D32F05"/>
    <w:rsid w:val="00D358B9"/>
    <w:rsid w:val="00D36239"/>
    <w:rsid w:val="00D364EB"/>
    <w:rsid w:val="00D370DD"/>
    <w:rsid w:val="00D37195"/>
    <w:rsid w:val="00D37C88"/>
    <w:rsid w:val="00D40954"/>
    <w:rsid w:val="00D4243F"/>
    <w:rsid w:val="00D431B8"/>
    <w:rsid w:val="00D44711"/>
    <w:rsid w:val="00D44CA4"/>
    <w:rsid w:val="00D45EBA"/>
    <w:rsid w:val="00D460B5"/>
    <w:rsid w:val="00D47C63"/>
    <w:rsid w:val="00D47CDD"/>
    <w:rsid w:val="00D5055B"/>
    <w:rsid w:val="00D53470"/>
    <w:rsid w:val="00D54CD6"/>
    <w:rsid w:val="00D55C17"/>
    <w:rsid w:val="00D5750F"/>
    <w:rsid w:val="00D579D7"/>
    <w:rsid w:val="00D57A22"/>
    <w:rsid w:val="00D61486"/>
    <w:rsid w:val="00D61E55"/>
    <w:rsid w:val="00D6318B"/>
    <w:rsid w:val="00D641F4"/>
    <w:rsid w:val="00D6731E"/>
    <w:rsid w:val="00D67BD0"/>
    <w:rsid w:val="00D70A8E"/>
    <w:rsid w:val="00D7568E"/>
    <w:rsid w:val="00D76C9F"/>
    <w:rsid w:val="00D8224B"/>
    <w:rsid w:val="00D85EC8"/>
    <w:rsid w:val="00D8654B"/>
    <w:rsid w:val="00D87E01"/>
    <w:rsid w:val="00D90E97"/>
    <w:rsid w:val="00D922A1"/>
    <w:rsid w:val="00D92E21"/>
    <w:rsid w:val="00D92FA5"/>
    <w:rsid w:val="00D937A4"/>
    <w:rsid w:val="00D937CD"/>
    <w:rsid w:val="00D9495E"/>
    <w:rsid w:val="00D94E19"/>
    <w:rsid w:val="00D94F44"/>
    <w:rsid w:val="00D9526C"/>
    <w:rsid w:val="00D962F7"/>
    <w:rsid w:val="00D975E1"/>
    <w:rsid w:val="00D9766B"/>
    <w:rsid w:val="00D97AC5"/>
    <w:rsid w:val="00DA01B3"/>
    <w:rsid w:val="00DA028A"/>
    <w:rsid w:val="00DA0E9C"/>
    <w:rsid w:val="00DA0F72"/>
    <w:rsid w:val="00DA2B6B"/>
    <w:rsid w:val="00DA41DD"/>
    <w:rsid w:val="00DA4EF1"/>
    <w:rsid w:val="00DA50C9"/>
    <w:rsid w:val="00DA5493"/>
    <w:rsid w:val="00DA73DD"/>
    <w:rsid w:val="00DB2028"/>
    <w:rsid w:val="00DB3F08"/>
    <w:rsid w:val="00DB4C22"/>
    <w:rsid w:val="00DB6C7C"/>
    <w:rsid w:val="00DB7245"/>
    <w:rsid w:val="00DB7793"/>
    <w:rsid w:val="00DC1512"/>
    <w:rsid w:val="00DC162C"/>
    <w:rsid w:val="00DC17D7"/>
    <w:rsid w:val="00DC1BE5"/>
    <w:rsid w:val="00DC1CA4"/>
    <w:rsid w:val="00DC2C76"/>
    <w:rsid w:val="00DC465B"/>
    <w:rsid w:val="00DC4A8C"/>
    <w:rsid w:val="00DC510F"/>
    <w:rsid w:val="00DC6367"/>
    <w:rsid w:val="00DC652E"/>
    <w:rsid w:val="00DC656A"/>
    <w:rsid w:val="00DC700D"/>
    <w:rsid w:val="00DC7518"/>
    <w:rsid w:val="00DC7DA0"/>
    <w:rsid w:val="00DC7EAF"/>
    <w:rsid w:val="00DD17FA"/>
    <w:rsid w:val="00DD2696"/>
    <w:rsid w:val="00DD31CC"/>
    <w:rsid w:val="00DD3B66"/>
    <w:rsid w:val="00DD3D17"/>
    <w:rsid w:val="00DD47D7"/>
    <w:rsid w:val="00DE0368"/>
    <w:rsid w:val="00DE0519"/>
    <w:rsid w:val="00DE08E5"/>
    <w:rsid w:val="00DE42ED"/>
    <w:rsid w:val="00DE43DC"/>
    <w:rsid w:val="00DE7846"/>
    <w:rsid w:val="00DF1C0E"/>
    <w:rsid w:val="00DF26B7"/>
    <w:rsid w:val="00DF2A8B"/>
    <w:rsid w:val="00DF38CA"/>
    <w:rsid w:val="00DF3D80"/>
    <w:rsid w:val="00DF4246"/>
    <w:rsid w:val="00DF48A9"/>
    <w:rsid w:val="00DF49D4"/>
    <w:rsid w:val="00DF5A17"/>
    <w:rsid w:val="00DF5AD2"/>
    <w:rsid w:val="00DF5CB0"/>
    <w:rsid w:val="00DF6538"/>
    <w:rsid w:val="00DF6F6F"/>
    <w:rsid w:val="00E00477"/>
    <w:rsid w:val="00E00838"/>
    <w:rsid w:val="00E017E6"/>
    <w:rsid w:val="00E01A11"/>
    <w:rsid w:val="00E0639F"/>
    <w:rsid w:val="00E06A43"/>
    <w:rsid w:val="00E073EE"/>
    <w:rsid w:val="00E105DE"/>
    <w:rsid w:val="00E10EF3"/>
    <w:rsid w:val="00E1176C"/>
    <w:rsid w:val="00E11C6E"/>
    <w:rsid w:val="00E1278F"/>
    <w:rsid w:val="00E1436C"/>
    <w:rsid w:val="00E147D7"/>
    <w:rsid w:val="00E172E2"/>
    <w:rsid w:val="00E176FD"/>
    <w:rsid w:val="00E17DFA"/>
    <w:rsid w:val="00E2045C"/>
    <w:rsid w:val="00E2263C"/>
    <w:rsid w:val="00E22E7A"/>
    <w:rsid w:val="00E23ED6"/>
    <w:rsid w:val="00E253DE"/>
    <w:rsid w:val="00E25675"/>
    <w:rsid w:val="00E25B83"/>
    <w:rsid w:val="00E269EE"/>
    <w:rsid w:val="00E27074"/>
    <w:rsid w:val="00E300D9"/>
    <w:rsid w:val="00E306D1"/>
    <w:rsid w:val="00E31C4F"/>
    <w:rsid w:val="00E32C07"/>
    <w:rsid w:val="00E34BFF"/>
    <w:rsid w:val="00E3667E"/>
    <w:rsid w:val="00E36926"/>
    <w:rsid w:val="00E36ADA"/>
    <w:rsid w:val="00E37628"/>
    <w:rsid w:val="00E4194E"/>
    <w:rsid w:val="00E448DF"/>
    <w:rsid w:val="00E44F46"/>
    <w:rsid w:val="00E458D5"/>
    <w:rsid w:val="00E46A4F"/>
    <w:rsid w:val="00E46BD3"/>
    <w:rsid w:val="00E51811"/>
    <w:rsid w:val="00E51E80"/>
    <w:rsid w:val="00E53016"/>
    <w:rsid w:val="00E53EC7"/>
    <w:rsid w:val="00E5430E"/>
    <w:rsid w:val="00E57088"/>
    <w:rsid w:val="00E57A82"/>
    <w:rsid w:val="00E61F55"/>
    <w:rsid w:val="00E63B0B"/>
    <w:rsid w:val="00E6544D"/>
    <w:rsid w:val="00E6745E"/>
    <w:rsid w:val="00E71567"/>
    <w:rsid w:val="00E71650"/>
    <w:rsid w:val="00E72987"/>
    <w:rsid w:val="00E73549"/>
    <w:rsid w:val="00E73597"/>
    <w:rsid w:val="00E73768"/>
    <w:rsid w:val="00E73BF9"/>
    <w:rsid w:val="00E749BE"/>
    <w:rsid w:val="00E74E28"/>
    <w:rsid w:val="00E76437"/>
    <w:rsid w:val="00E823CD"/>
    <w:rsid w:val="00E82ECE"/>
    <w:rsid w:val="00E83D44"/>
    <w:rsid w:val="00E854EF"/>
    <w:rsid w:val="00E861C2"/>
    <w:rsid w:val="00E867FF"/>
    <w:rsid w:val="00E86A42"/>
    <w:rsid w:val="00E87032"/>
    <w:rsid w:val="00E91EA5"/>
    <w:rsid w:val="00E935E9"/>
    <w:rsid w:val="00E93F10"/>
    <w:rsid w:val="00E942DF"/>
    <w:rsid w:val="00E94D2C"/>
    <w:rsid w:val="00E979B4"/>
    <w:rsid w:val="00EA01AE"/>
    <w:rsid w:val="00EA1486"/>
    <w:rsid w:val="00EA1AD7"/>
    <w:rsid w:val="00EA256D"/>
    <w:rsid w:val="00EA3FCF"/>
    <w:rsid w:val="00EA74F7"/>
    <w:rsid w:val="00EB0129"/>
    <w:rsid w:val="00EB1282"/>
    <w:rsid w:val="00EB1859"/>
    <w:rsid w:val="00EB18FD"/>
    <w:rsid w:val="00EB1E9A"/>
    <w:rsid w:val="00EB31B5"/>
    <w:rsid w:val="00EB38B8"/>
    <w:rsid w:val="00EB3981"/>
    <w:rsid w:val="00EB3D53"/>
    <w:rsid w:val="00EB44EC"/>
    <w:rsid w:val="00EB5FAB"/>
    <w:rsid w:val="00EB607E"/>
    <w:rsid w:val="00EB60DA"/>
    <w:rsid w:val="00EB6185"/>
    <w:rsid w:val="00EB6745"/>
    <w:rsid w:val="00EC174F"/>
    <w:rsid w:val="00EC2B24"/>
    <w:rsid w:val="00EC38BC"/>
    <w:rsid w:val="00EC4313"/>
    <w:rsid w:val="00EC4766"/>
    <w:rsid w:val="00EC50C8"/>
    <w:rsid w:val="00EC6591"/>
    <w:rsid w:val="00EC7342"/>
    <w:rsid w:val="00ED182C"/>
    <w:rsid w:val="00ED3548"/>
    <w:rsid w:val="00ED3C73"/>
    <w:rsid w:val="00ED3E92"/>
    <w:rsid w:val="00ED4ED1"/>
    <w:rsid w:val="00ED5570"/>
    <w:rsid w:val="00ED6684"/>
    <w:rsid w:val="00ED7411"/>
    <w:rsid w:val="00EE2A83"/>
    <w:rsid w:val="00EE2C6F"/>
    <w:rsid w:val="00EE3F78"/>
    <w:rsid w:val="00EE557E"/>
    <w:rsid w:val="00EE5972"/>
    <w:rsid w:val="00EE64DC"/>
    <w:rsid w:val="00EE6E68"/>
    <w:rsid w:val="00EE793F"/>
    <w:rsid w:val="00EF0458"/>
    <w:rsid w:val="00EF0998"/>
    <w:rsid w:val="00EF209D"/>
    <w:rsid w:val="00EF2475"/>
    <w:rsid w:val="00EF2D52"/>
    <w:rsid w:val="00EF310C"/>
    <w:rsid w:val="00EF37EC"/>
    <w:rsid w:val="00EF3C79"/>
    <w:rsid w:val="00EF58DA"/>
    <w:rsid w:val="00EF62CE"/>
    <w:rsid w:val="00EF7548"/>
    <w:rsid w:val="00EF7A4F"/>
    <w:rsid w:val="00F00761"/>
    <w:rsid w:val="00F00F04"/>
    <w:rsid w:val="00F01652"/>
    <w:rsid w:val="00F01669"/>
    <w:rsid w:val="00F02541"/>
    <w:rsid w:val="00F04289"/>
    <w:rsid w:val="00F0497A"/>
    <w:rsid w:val="00F06BB4"/>
    <w:rsid w:val="00F06F1E"/>
    <w:rsid w:val="00F072BC"/>
    <w:rsid w:val="00F12981"/>
    <w:rsid w:val="00F12FE2"/>
    <w:rsid w:val="00F13199"/>
    <w:rsid w:val="00F144CA"/>
    <w:rsid w:val="00F15E2D"/>
    <w:rsid w:val="00F167A0"/>
    <w:rsid w:val="00F16B35"/>
    <w:rsid w:val="00F17A75"/>
    <w:rsid w:val="00F17A78"/>
    <w:rsid w:val="00F20E03"/>
    <w:rsid w:val="00F210C2"/>
    <w:rsid w:val="00F223B0"/>
    <w:rsid w:val="00F246E5"/>
    <w:rsid w:val="00F247C5"/>
    <w:rsid w:val="00F264A6"/>
    <w:rsid w:val="00F26B26"/>
    <w:rsid w:val="00F26D11"/>
    <w:rsid w:val="00F30538"/>
    <w:rsid w:val="00F30562"/>
    <w:rsid w:val="00F30A95"/>
    <w:rsid w:val="00F31010"/>
    <w:rsid w:val="00F31ECE"/>
    <w:rsid w:val="00F31F15"/>
    <w:rsid w:val="00F336A5"/>
    <w:rsid w:val="00F33C7B"/>
    <w:rsid w:val="00F3409F"/>
    <w:rsid w:val="00F36291"/>
    <w:rsid w:val="00F3641D"/>
    <w:rsid w:val="00F40323"/>
    <w:rsid w:val="00F422B2"/>
    <w:rsid w:val="00F430B6"/>
    <w:rsid w:val="00F43DE3"/>
    <w:rsid w:val="00F459FA"/>
    <w:rsid w:val="00F50536"/>
    <w:rsid w:val="00F50B92"/>
    <w:rsid w:val="00F5247E"/>
    <w:rsid w:val="00F53379"/>
    <w:rsid w:val="00F54288"/>
    <w:rsid w:val="00F55152"/>
    <w:rsid w:val="00F57A2D"/>
    <w:rsid w:val="00F57A36"/>
    <w:rsid w:val="00F605AB"/>
    <w:rsid w:val="00F615CD"/>
    <w:rsid w:val="00F61B78"/>
    <w:rsid w:val="00F62EB7"/>
    <w:rsid w:val="00F64B89"/>
    <w:rsid w:val="00F650FF"/>
    <w:rsid w:val="00F65172"/>
    <w:rsid w:val="00F65F71"/>
    <w:rsid w:val="00F66C05"/>
    <w:rsid w:val="00F6701B"/>
    <w:rsid w:val="00F675F1"/>
    <w:rsid w:val="00F67A6C"/>
    <w:rsid w:val="00F71675"/>
    <w:rsid w:val="00F717AC"/>
    <w:rsid w:val="00F71908"/>
    <w:rsid w:val="00F734DA"/>
    <w:rsid w:val="00F7365D"/>
    <w:rsid w:val="00F76237"/>
    <w:rsid w:val="00F7667D"/>
    <w:rsid w:val="00F76CB1"/>
    <w:rsid w:val="00F77C17"/>
    <w:rsid w:val="00F77E49"/>
    <w:rsid w:val="00F81A77"/>
    <w:rsid w:val="00F81C8C"/>
    <w:rsid w:val="00F826AA"/>
    <w:rsid w:val="00F8319F"/>
    <w:rsid w:val="00F8352B"/>
    <w:rsid w:val="00F837C0"/>
    <w:rsid w:val="00F84483"/>
    <w:rsid w:val="00F84618"/>
    <w:rsid w:val="00F846E8"/>
    <w:rsid w:val="00F85081"/>
    <w:rsid w:val="00F854DD"/>
    <w:rsid w:val="00F8695B"/>
    <w:rsid w:val="00F86AA6"/>
    <w:rsid w:val="00F87034"/>
    <w:rsid w:val="00F925A7"/>
    <w:rsid w:val="00F93428"/>
    <w:rsid w:val="00F95B68"/>
    <w:rsid w:val="00F95D6D"/>
    <w:rsid w:val="00F96C41"/>
    <w:rsid w:val="00F97526"/>
    <w:rsid w:val="00FA00D6"/>
    <w:rsid w:val="00FA040A"/>
    <w:rsid w:val="00FA0871"/>
    <w:rsid w:val="00FA0E3B"/>
    <w:rsid w:val="00FA0E8B"/>
    <w:rsid w:val="00FA115A"/>
    <w:rsid w:val="00FA1C3B"/>
    <w:rsid w:val="00FA35E8"/>
    <w:rsid w:val="00FA3CDF"/>
    <w:rsid w:val="00FA4D1F"/>
    <w:rsid w:val="00FA4D2A"/>
    <w:rsid w:val="00FA5D8E"/>
    <w:rsid w:val="00FA7060"/>
    <w:rsid w:val="00FA7B94"/>
    <w:rsid w:val="00FB0385"/>
    <w:rsid w:val="00FB0517"/>
    <w:rsid w:val="00FB0907"/>
    <w:rsid w:val="00FB1A18"/>
    <w:rsid w:val="00FB33F4"/>
    <w:rsid w:val="00FB41EF"/>
    <w:rsid w:val="00FB5137"/>
    <w:rsid w:val="00FB5A6E"/>
    <w:rsid w:val="00FB78E3"/>
    <w:rsid w:val="00FB7D4F"/>
    <w:rsid w:val="00FC04AD"/>
    <w:rsid w:val="00FC2414"/>
    <w:rsid w:val="00FC2E17"/>
    <w:rsid w:val="00FC2FA6"/>
    <w:rsid w:val="00FC3C73"/>
    <w:rsid w:val="00FC3ECB"/>
    <w:rsid w:val="00FC441E"/>
    <w:rsid w:val="00FC6480"/>
    <w:rsid w:val="00FC6CA2"/>
    <w:rsid w:val="00FC6D65"/>
    <w:rsid w:val="00FC737A"/>
    <w:rsid w:val="00FC7EFF"/>
    <w:rsid w:val="00FD0B03"/>
    <w:rsid w:val="00FD0D77"/>
    <w:rsid w:val="00FD1519"/>
    <w:rsid w:val="00FD2032"/>
    <w:rsid w:val="00FD2D3F"/>
    <w:rsid w:val="00FD2D95"/>
    <w:rsid w:val="00FD4B45"/>
    <w:rsid w:val="00FD5652"/>
    <w:rsid w:val="00FD5BAC"/>
    <w:rsid w:val="00FD6BF4"/>
    <w:rsid w:val="00FD756C"/>
    <w:rsid w:val="00FD7F68"/>
    <w:rsid w:val="00FE018C"/>
    <w:rsid w:val="00FE071F"/>
    <w:rsid w:val="00FE1A8E"/>
    <w:rsid w:val="00FE20B6"/>
    <w:rsid w:val="00FE24B9"/>
    <w:rsid w:val="00FE3AA9"/>
    <w:rsid w:val="00FE504B"/>
    <w:rsid w:val="00FE5891"/>
    <w:rsid w:val="00FE6D27"/>
    <w:rsid w:val="00FE7212"/>
    <w:rsid w:val="00FF163E"/>
    <w:rsid w:val="00FF294A"/>
    <w:rsid w:val="00FF338D"/>
    <w:rsid w:val="00FF35A8"/>
    <w:rsid w:val="00FF4850"/>
    <w:rsid w:val="00FF543D"/>
    <w:rsid w:val="00FF57AC"/>
    <w:rsid w:val="00FF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0B45E"/>
  <w15:docId w15:val="{453FC0E2-089A-49E6-B27D-108AA0E0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F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0F6C89"/>
    <w:pPr>
      <w:spacing w:before="100" w:beforeAutospacing="1" w:after="100" w:afterAutospacing="1"/>
      <w:outlineLvl w:val="0"/>
    </w:pPr>
    <w:rPr>
      <w:b/>
      <w:bCs/>
      <w:kern w:val="36"/>
      <w:sz w:val="48"/>
      <w:szCs w:val="48"/>
      <w:lang w:val="es-VE" w:eastAsia="es-VE"/>
    </w:rPr>
  </w:style>
  <w:style w:type="paragraph" w:styleId="Heading3">
    <w:name w:val="heading 3"/>
    <w:basedOn w:val="Normal"/>
    <w:next w:val="Normal"/>
    <w:link w:val="Heading3Char"/>
    <w:uiPriority w:val="9"/>
    <w:semiHidden/>
    <w:unhideWhenUsed/>
    <w:qFormat/>
    <w:rsid w:val="009D3FA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C2C"/>
    <w:pPr>
      <w:tabs>
        <w:tab w:val="center" w:pos="4680"/>
        <w:tab w:val="right" w:pos="9360"/>
      </w:tabs>
    </w:pPr>
    <w:rPr>
      <w:rFonts w:ascii="Arial" w:hAnsi="Arial"/>
      <w:sz w:val="21"/>
    </w:rPr>
  </w:style>
  <w:style w:type="character" w:customStyle="1" w:styleId="HeaderChar">
    <w:name w:val="Header Char"/>
    <w:basedOn w:val="DefaultParagraphFont"/>
    <w:link w:val="Header"/>
    <w:uiPriority w:val="99"/>
    <w:rsid w:val="00316C2C"/>
    <w:rPr>
      <w:rFonts w:ascii="Arial" w:eastAsia="Times New Roman" w:hAnsi="Arial" w:cs="Times New Roman"/>
      <w:sz w:val="21"/>
      <w:szCs w:val="24"/>
      <w:lang w:val="en-US"/>
    </w:rPr>
  </w:style>
  <w:style w:type="paragraph" w:styleId="Footer">
    <w:name w:val="footer"/>
    <w:basedOn w:val="Normal"/>
    <w:link w:val="FooterChar"/>
    <w:uiPriority w:val="99"/>
    <w:unhideWhenUsed/>
    <w:rsid w:val="00316C2C"/>
    <w:pPr>
      <w:tabs>
        <w:tab w:val="center" w:pos="4680"/>
        <w:tab w:val="right" w:pos="9360"/>
      </w:tabs>
    </w:pPr>
    <w:rPr>
      <w:rFonts w:ascii="Arial" w:hAnsi="Arial"/>
      <w:sz w:val="21"/>
    </w:rPr>
  </w:style>
  <w:style w:type="character" w:customStyle="1" w:styleId="FooterChar">
    <w:name w:val="Footer Char"/>
    <w:basedOn w:val="DefaultParagraphFont"/>
    <w:link w:val="Footer"/>
    <w:uiPriority w:val="99"/>
    <w:rsid w:val="00316C2C"/>
    <w:rPr>
      <w:rFonts w:ascii="Arial" w:eastAsia="Times New Roman" w:hAnsi="Arial" w:cs="Times New Roman"/>
      <w:sz w:val="21"/>
      <w:szCs w:val="24"/>
      <w:lang w:val="en-US"/>
    </w:rPr>
  </w:style>
  <w:style w:type="paragraph" w:customStyle="1" w:styleId="NoteLevel11">
    <w:name w:val="Note Level 11"/>
    <w:basedOn w:val="Normal"/>
    <w:uiPriority w:val="99"/>
    <w:unhideWhenUsed/>
    <w:qFormat/>
    <w:rsid w:val="00316C2C"/>
    <w:pPr>
      <w:keepNext/>
      <w:numPr>
        <w:numId w:val="1"/>
      </w:numPr>
      <w:contextualSpacing/>
      <w:outlineLvl w:val="0"/>
    </w:pPr>
    <w:rPr>
      <w:rFonts w:ascii="Verdana" w:eastAsia="MS Gothic" w:hAnsi="Verdana"/>
      <w:sz w:val="21"/>
    </w:rPr>
  </w:style>
  <w:style w:type="paragraph" w:styleId="ListParagraph">
    <w:name w:val="List Paragraph"/>
    <w:basedOn w:val="Normal"/>
    <w:uiPriority w:val="34"/>
    <w:qFormat/>
    <w:rsid w:val="00316C2C"/>
    <w:pPr>
      <w:ind w:left="720"/>
      <w:contextualSpacing/>
    </w:pPr>
    <w:rPr>
      <w:rFonts w:ascii="Arial" w:hAnsi="Arial"/>
      <w:sz w:val="21"/>
    </w:rPr>
  </w:style>
  <w:style w:type="character" w:styleId="Hyperlink">
    <w:name w:val="Hyperlink"/>
    <w:uiPriority w:val="99"/>
    <w:rsid w:val="00316C2C"/>
    <w:rPr>
      <w:color w:val="0000FF"/>
      <w:u w:val="single"/>
    </w:rPr>
  </w:style>
  <w:style w:type="paragraph" w:styleId="NoSpacing">
    <w:name w:val="No Spacing"/>
    <w:uiPriority w:val="1"/>
    <w:qFormat/>
    <w:rsid w:val="00316C2C"/>
    <w:pPr>
      <w:spacing w:after="0" w:line="240" w:lineRule="auto"/>
      <w:jc w:val="center"/>
    </w:pPr>
    <w:rPr>
      <w:rFonts w:ascii="Arial" w:hAnsi="Arial" w:cs="Arial"/>
      <w:noProof/>
      <w:sz w:val="16"/>
      <w:szCs w:val="16"/>
      <w:lang w:val="en-US"/>
    </w:rPr>
  </w:style>
  <w:style w:type="character" w:styleId="PageNumber">
    <w:name w:val="page number"/>
    <w:basedOn w:val="DefaultParagraphFont"/>
    <w:uiPriority w:val="99"/>
    <w:semiHidden/>
    <w:unhideWhenUsed/>
    <w:rsid w:val="00316C2C"/>
  </w:style>
  <w:style w:type="paragraph" w:customStyle="1" w:styleId="Body">
    <w:name w:val="Body"/>
    <w:rsid w:val="00503FC9"/>
    <w:pPr>
      <w:spacing w:after="0" w:line="240" w:lineRule="auto"/>
    </w:pPr>
    <w:rPr>
      <w:rFonts w:ascii="Arial" w:eastAsia="Arial Unicode MS" w:hAnsi="Arial" w:cs="Arial Unicode MS"/>
      <w:color w:val="000000"/>
      <w:sz w:val="21"/>
      <w:szCs w:val="21"/>
      <w:u w:color="000000"/>
      <w:lang w:val="en-US"/>
    </w:rPr>
  </w:style>
  <w:style w:type="paragraph" w:styleId="FootnoteText">
    <w:name w:val="footnote text"/>
    <w:basedOn w:val="Normal"/>
    <w:link w:val="FootnoteTextChar"/>
    <w:uiPriority w:val="99"/>
    <w:semiHidden/>
    <w:unhideWhenUsed/>
    <w:rsid w:val="00FF543D"/>
    <w:rPr>
      <w:sz w:val="20"/>
      <w:szCs w:val="20"/>
    </w:rPr>
  </w:style>
  <w:style w:type="character" w:customStyle="1" w:styleId="FootnoteTextChar">
    <w:name w:val="Footnote Text Char"/>
    <w:basedOn w:val="DefaultParagraphFont"/>
    <w:link w:val="FootnoteText"/>
    <w:uiPriority w:val="99"/>
    <w:semiHidden/>
    <w:rsid w:val="00FF543D"/>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FF543D"/>
    <w:rPr>
      <w:vertAlign w:val="superscript"/>
    </w:rPr>
  </w:style>
  <w:style w:type="paragraph" w:styleId="BalloonText">
    <w:name w:val="Balloon Text"/>
    <w:basedOn w:val="Normal"/>
    <w:link w:val="BalloonTextChar"/>
    <w:uiPriority w:val="99"/>
    <w:semiHidden/>
    <w:unhideWhenUsed/>
    <w:rsid w:val="00F340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409F"/>
    <w:rPr>
      <w:rFonts w:ascii="Lucida Grande" w:eastAsia="Times New Roman" w:hAnsi="Lucida Grande" w:cs="Lucida Grande"/>
      <w:sz w:val="18"/>
      <w:szCs w:val="18"/>
      <w:lang w:val="en-US"/>
    </w:rPr>
  </w:style>
  <w:style w:type="character" w:styleId="CommentReference">
    <w:name w:val="annotation reference"/>
    <w:basedOn w:val="DefaultParagraphFont"/>
    <w:uiPriority w:val="99"/>
    <w:semiHidden/>
    <w:unhideWhenUsed/>
    <w:rsid w:val="003650C7"/>
    <w:rPr>
      <w:sz w:val="16"/>
      <w:szCs w:val="16"/>
    </w:rPr>
  </w:style>
  <w:style w:type="paragraph" w:styleId="CommentText">
    <w:name w:val="annotation text"/>
    <w:basedOn w:val="Normal"/>
    <w:link w:val="CommentTextChar"/>
    <w:uiPriority w:val="99"/>
    <w:unhideWhenUsed/>
    <w:rsid w:val="003650C7"/>
    <w:rPr>
      <w:sz w:val="20"/>
      <w:szCs w:val="20"/>
    </w:rPr>
  </w:style>
  <w:style w:type="character" w:customStyle="1" w:styleId="CommentTextChar">
    <w:name w:val="Comment Text Char"/>
    <w:basedOn w:val="DefaultParagraphFont"/>
    <w:link w:val="CommentText"/>
    <w:uiPriority w:val="99"/>
    <w:rsid w:val="003650C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84483"/>
    <w:rPr>
      <w:b/>
      <w:bCs/>
    </w:rPr>
  </w:style>
  <w:style w:type="character" w:customStyle="1" w:styleId="CommentSubjectChar">
    <w:name w:val="Comment Subject Char"/>
    <w:basedOn w:val="CommentTextChar"/>
    <w:link w:val="CommentSubject"/>
    <w:uiPriority w:val="99"/>
    <w:semiHidden/>
    <w:rsid w:val="00F84483"/>
    <w:rPr>
      <w:rFonts w:ascii="Times New Roman" w:eastAsia="Times New Roman" w:hAnsi="Times New Roman" w:cs="Times New Roman"/>
      <w:b/>
      <w:bCs/>
      <w:sz w:val="20"/>
      <w:szCs w:val="20"/>
      <w:lang w:val="en-US"/>
    </w:rPr>
  </w:style>
  <w:style w:type="paragraph" w:styleId="NormalWeb">
    <w:name w:val="Normal (Web)"/>
    <w:basedOn w:val="Normal"/>
    <w:uiPriority w:val="99"/>
    <w:unhideWhenUsed/>
    <w:rsid w:val="00FE24B9"/>
    <w:pPr>
      <w:spacing w:before="100" w:beforeAutospacing="1" w:after="100" w:afterAutospacing="1"/>
    </w:pPr>
  </w:style>
  <w:style w:type="character" w:customStyle="1" w:styleId="UnresolvedMention1">
    <w:name w:val="Unresolved Mention1"/>
    <w:basedOn w:val="DefaultParagraphFont"/>
    <w:uiPriority w:val="99"/>
    <w:semiHidden/>
    <w:unhideWhenUsed/>
    <w:rsid w:val="00AE7AE4"/>
    <w:rPr>
      <w:color w:val="605E5C"/>
      <w:shd w:val="clear" w:color="auto" w:fill="E1DFDD"/>
    </w:rPr>
  </w:style>
  <w:style w:type="character" w:customStyle="1" w:styleId="UnresolvedMention2">
    <w:name w:val="Unresolved Mention2"/>
    <w:basedOn w:val="DefaultParagraphFont"/>
    <w:uiPriority w:val="99"/>
    <w:rsid w:val="00020DD5"/>
    <w:rPr>
      <w:color w:val="605E5C"/>
      <w:shd w:val="clear" w:color="auto" w:fill="E1DFDD"/>
    </w:rPr>
  </w:style>
  <w:style w:type="paragraph" w:customStyle="1" w:styleId="JMBodyText">
    <w:name w:val="JM_Body Text"/>
    <w:basedOn w:val="Normal"/>
    <w:qFormat/>
    <w:rsid w:val="00A0751D"/>
    <w:pPr>
      <w:tabs>
        <w:tab w:val="left" w:pos="1134"/>
        <w:tab w:val="left" w:pos="2268"/>
        <w:tab w:val="left" w:pos="3402"/>
        <w:tab w:val="left" w:pos="4536"/>
        <w:tab w:val="left" w:pos="5670"/>
        <w:tab w:val="left" w:pos="6804"/>
      </w:tabs>
      <w:suppressAutoHyphens/>
      <w:spacing w:line="260" w:lineRule="atLeast"/>
    </w:pPr>
    <w:rPr>
      <w:rFonts w:ascii="Verdana" w:eastAsiaTheme="minorHAnsi" w:hAnsi="Verdana" w:cstheme="minorBidi"/>
      <w:color w:val="000000"/>
      <w:kern w:val="12"/>
      <w:sz w:val="18"/>
      <w:szCs w:val="22"/>
      <w:lang w:val="en-GB"/>
    </w:rPr>
  </w:style>
  <w:style w:type="character" w:styleId="Emphasis">
    <w:name w:val="Emphasis"/>
    <w:basedOn w:val="DefaultParagraphFont"/>
    <w:uiPriority w:val="20"/>
    <w:qFormat/>
    <w:rsid w:val="00CD25DE"/>
    <w:rPr>
      <w:i/>
      <w:iCs/>
    </w:rPr>
  </w:style>
  <w:style w:type="paragraph" w:customStyle="1" w:styleId="copy">
    <w:name w:val="copy"/>
    <w:basedOn w:val="Normal"/>
    <w:rsid w:val="00B52CC4"/>
    <w:pPr>
      <w:spacing w:before="100" w:beforeAutospacing="1" w:after="100" w:afterAutospacing="1"/>
    </w:pPr>
    <w:rPr>
      <w:lang w:val="es-VE" w:eastAsia="es-VE"/>
    </w:rPr>
  </w:style>
  <w:style w:type="character" w:customStyle="1" w:styleId="UnresolvedMention3">
    <w:name w:val="Unresolved Mention3"/>
    <w:basedOn w:val="DefaultParagraphFont"/>
    <w:uiPriority w:val="99"/>
    <w:semiHidden/>
    <w:unhideWhenUsed/>
    <w:rsid w:val="00B52CC4"/>
    <w:rPr>
      <w:color w:val="605E5C"/>
      <w:shd w:val="clear" w:color="auto" w:fill="E1DFDD"/>
    </w:rPr>
  </w:style>
  <w:style w:type="character" w:customStyle="1" w:styleId="Heading1Char">
    <w:name w:val="Heading 1 Char"/>
    <w:basedOn w:val="DefaultParagraphFont"/>
    <w:link w:val="Heading1"/>
    <w:uiPriority w:val="9"/>
    <w:rsid w:val="000F6C89"/>
    <w:rPr>
      <w:rFonts w:ascii="Times New Roman" w:eastAsia="Times New Roman" w:hAnsi="Times New Roman" w:cs="Times New Roman"/>
      <w:b/>
      <w:bCs/>
      <w:kern w:val="36"/>
      <w:sz w:val="48"/>
      <w:szCs w:val="48"/>
      <w:lang w:val="es-VE" w:eastAsia="es-VE"/>
    </w:rPr>
  </w:style>
  <w:style w:type="character" w:styleId="Strong">
    <w:name w:val="Strong"/>
    <w:basedOn w:val="DefaultParagraphFont"/>
    <w:uiPriority w:val="22"/>
    <w:qFormat/>
    <w:rsid w:val="00416C3C"/>
    <w:rPr>
      <w:b/>
      <w:bCs/>
    </w:rPr>
  </w:style>
  <w:style w:type="paragraph" w:styleId="BodyText">
    <w:name w:val="Body Text"/>
    <w:basedOn w:val="Normal"/>
    <w:link w:val="BodyTextChar"/>
    <w:uiPriority w:val="1"/>
    <w:qFormat/>
    <w:rsid w:val="00AB1540"/>
    <w:pPr>
      <w:widowControl w:val="0"/>
      <w:autoSpaceDE w:val="0"/>
      <w:autoSpaceDN w:val="0"/>
      <w:adjustRightInd w:val="0"/>
    </w:pPr>
    <w:rPr>
      <w:rFonts w:ascii="Arial" w:eastAsiaTheme="minorEastAsia" w:hAnsi="Arial" w:cs="Arial"/>
      <w:sz w:val="21"/>
      <w:szCs w:val="21"/>
    </w:rPr>
  </w:style>
  <w:style w:type="character" w:customStyle="1" w:styleId="BodyTextChar">
    <w:name w:val="Body Text Char"/>
    <w:basedOn w:val="DefaultParagraphFont"/>
    <w:link w:val="BodyText"/>
    <w:uiPriority w:val="1"/>
    <w:rsid w:val="00AB1540"/>
    <w:rPr>
      <w:rFonts w:ascii="Arial" w:eastAsiaTheme="minorEastAsia" w:hAnsi="Arial" w:cs="Arial"/>
      <w:sz w:val="21"/>
      <w:szCs w:val="21"/>
      <w:lang w:val="en-US"/>
    </w:rPr>
  </w:style>
  <w:style w:type="character" w:customStyle="1" w:styleId="UnresolvedMention4">
    <w:name w:val="Unresolved Mention4"/>
    <w:basedOn w:val="DefaultParagraphFont"/>
    <w:uiPriority w:val="99"/>
    <w:semiHidden/>
    <w:unhideWhenUsed/>
    <w:rsid w:val="00BD1676"/>
    <w:rPr>
      <w:color w:val="605E5C"/>
      <w:shd w:val="clear" w:color="auto" w:fill="E1DFDD"/>
    </w:rPr>
  </w:style>
  <w:style w:type="character" w:styleId="FollowedHyperlink">
    <w:name w:val="FollowedHyperlink"/>
    <w:basedOn w:val="DefaultParagraphFont"/>
    <w:uiPriority w:val="99"/>
    <w:semiHidden/>
    <w:unhideWhenUsed/>
    <w:rsid w:val="003B041E"/>
    <w:rPr>
      <w:color w:val="954F72" w:themeColor="followedHyperlink"/>
      <w:u w:val="single"/>
    </w:rPr>
  </w:style>
  <w:style w:type="character" w:customStyle="1" w:styleId="UnresolvedMention5">
    <w:name w:val="Unresolved Mention5"/>
    <w:basedOn w:val="DefaultParagraphFont"/>
    <w:uiPriority w:val="99"/>
    <w:semiHidden/>
    <w:unhideWhenUsed/>
    <w:rsid w:val="006141CF"/>
    <w:rPr>
      <w:color w:val="605E5C"/>
      <w:shd w:val="clear" w:color="auto" w:fill="E1DFDD"/>
    </w:rPr>
  </w:style>
  <w:style w:type="character" w:customStyle="1" w:styleId="UnresolvedMention6">
    <w:name w:val="Unresolved Mention6"/>
    <w:basedOn w:val="DefaultParagraphFont"/>
    <w:uiPriority w:val="99"/>
    <w:semiHidden/>
    <w:unhideWhenUsed/>
    <w:rsid w:val="000E5A2D"/>
    <w:rPr>
      <w:color w:val="605E5C"/>
      <w:shd w:val="clear" w:color="auto" w:fill="E1DFDD"/>
    </w:rPr>
  </w:style>
  <w:style w:type="character" w:styleId="UnresolvedMention">
    <w:name w:val="Unresolved Mention"/>
    <w:basedOn w:val="DefaultParagraphFont"/>
    <w:uiPriority w:val="99"/>
    <w:semiHidden/>
    <w:unhideWhenUsed/>
    <w:rsid w:val="00405AA0"/>
    <w:rPr>
      <w:color w:val="605E5C"/>
      <w:shd w:val="clear" w:color="auto" w:fill="E1DFDD"/>
    </w:rPr>
  </w:style>
  <w:style w:type="character" w:customStyle="1" w:styleId="Heading3Char">
    <w:name w:val="Heading 3 Char"/>
    <w:basedOn w:val="DefaultParagraphFont"/>
    <w:link w:val="Heading3"/>
    <w:uiPriority w:val="9"/>
    <w:semiHidden/>
    <w:rsid w:val="009D3FA1"/>
    <w:rPr>
      <w:rFonts w:asciiTheme="majorHAnsi" w:eastAsiaTheme="majorEastAsia" w:hAnsiTheme="majorHAnsi" w:cstheme="majorBidi"/>
      <w:color w:val="1F4D78" w:themeColor="accent1" w:themeShade="7F"/>
      <w:sz w:val="24"/>
      <w:szCs w:val="24"/>
      <w:lang w:val="en-US"/>
    </w:rPr>
  </w:style>
  <w:style w:type="paragraph" w:styleId="Revision">
    <w:name w:val="Revision"/>
    <w:hidden/>
    <w:uiPriority w:val="99"/>
    <w:semiHidden/>
    <w:rsid w:val="00770B82"/>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8032">
      <w:bodyDiv w:val="1"/>
      <w:marLeft w:val="0"/>
      <w:marRight w:val="0"/>
      <w:marTop w:val="0"/>
      <w:marBottom w:val="0"/>
      <w:divBdr>
        <w:top w:val="none" w:sz="0" w:space="0" w:color="auto"/>
        <w:left w:val="none" w:sz="0" w:space="0" w:color="auto"/>
        <w:bottom w:val="none" w:sz="0" w:space="0" w:color="auto"/>
        <w:right w:val="none" w:sz="0" w:space="0" w:color="auto"/>
      </w:divBdr>
    </w:div>
    <w:div w:id="42099807">
      <w:bodyDiv w:val="1"/>
      <w:marLeft w:val="0"/>
      <w:marRight w:val="0"/>
      <w:marTop w:val="0"/>
      <w:marBottom w:val="0"/>
      <w:divBdr>
        <w:top w:val="none" w:sz="0" w:space="0" w:color="auto"/>
        <w:left w:val="none" w:sz="0" w:space="0" w:color="auto"/>
        <w:bottom w:val="none" w:sz="0" w:space="0" w:color="auto"/>
        <w:right w:val="none" w:sz="0" w:space="0" w:color="auto"/>
      </w:divBdr>
    </w:div>
    <w:div w:id="51539687">
      <w:bodyDiv w:val="1"/>
      <w:marLeft w:val="0"/>
      <w:marRight w:val="0"/>
      <w:marTop w:val="0"/>
      <w:marBottom w:val="0"/>
      <w:divBdr>
        <w:top w:val="none" w:sz="0" w:space="0" w:color="auto"/>
        <w:left w:val="none" w:sz="0" w:space="0" w:color="auto"/>
        <w:bottom w:val="none" w:sz="0" w:space="0" w:color="auto"/>
        <w:right w:val="none" w:sz="0" w:space="0" w:color="auto"/>
      </w:divBdr>
    </w:div>
    <w:div w:id="122700425">
      <w:bodyDiv w:val="1"/>
      <w:marLeft w:val="0"/>
      <w:marRight w:val="0"/>
      <w:marTop w:val="0"/>
      <w:marBottom w:val="0"/>
      <w:divBdr>
        <w:top w:val="none" w:sz="0" w:space="0" w:color="auto"/>
        <w:left w:val="none" w:sz="0" w:space="0" w:color="auto"/>
        <w:bottom w:val="none" w:sz="0" w:space="0" w:color="auto"/>
        <w:right w:val="none" w:sz="0" w:space="0" w:color="auto"/>
      </w:divBdr>
    </w:div>
    <w:div w:id="124206441">
      <w:bodyDiv w:val="1"/>
      <w:marLeft w:val="0"/>
      <w:marRight w:val="0"/>
      <w:marTop w:val="0"/>
      <w:marBottom w:val="0"/>
      <w:divBdr>
        <w:top w:val="none" w:sz="0" w:space="0" w:color="auto"/>
        <w:left w:val="none" w:sz="0" w:space="0" w:color="auto"/>
        <w:bottom w:val="none" w:sz="0" w:space="0" w:color="auto"/>
        <w:right w:val="none" w:sz="0" w:space="0" w:color="auto"/>
      </w:divBdr>
    </w:div>
    <w:div w:id="160894787">
      <w:bodyDiv w:val="1"/>
      <w:marLeft w:val="0"/>
      <w:marRight w:val="0"/>
      <w:marTop w:val="0"/>
      <w:marBottom w:val="0"/>
      <w:divBdr>
        <w:top w:val="none" w:sz="0" w:space="0" w:color="auto"/>
        <w:left w:val="none" w:sz="0" w:space="0" w:color="auto"/>
        <w:bottom w:val="none" w:sz="0" w:space="0" w:color="auto"/>
        <w:right w:val="none" w:sz="0" w:space="0" w:color="auto"/>
      </w:divBdr>
    </w:div>
    <w:div w:id="175851102">
      <w:bodyDiv w:val="1"/>
      <w:marLeft w:val="0"/>
      <w:marRight w:val="0"/>
      <w:marTop w:val="0"/>
      <w:marBottom w:val="0"/>
      <w:divBdr>
        <w:top w:val="none" w:sz="0" w:space="0" w:color="auto"/>
        <w:left w:val="none" w:sz="0" w:space="0" w:color="auto"/>
        <w:bottom w:val="none" w:sz="0" w:space="0" w:color="auto"/>
        <w:right w:val="none" w:sz="0" w:space="0" w:color="auto"/>
      </w:divBdr>
    </w:div>
    <w:div w:id="183130194">
      <w:bodyDiv w:val="1"/>
      <w:marLeft w:val="0"/>
      <w:marRight w:val="0"/>
      <w:marTop w:val="0"/>
      <w:marBottom w:val="0"/>
      <w:divBdr>
        <w:top w:val="none" w:sz="0" w:space="0" w:color="auto"/>
        <w:left w:val="none" w:sz="0" w:space="0" w:color="auto"/>
        <w:bottom w:val="none" w:sz="0" w:space="0" w:color="auto"/>
        <w:right w:val="none" w:sz="0" w:space="0" w:color="auto"/>
      </w:divBdr>
    </w:div>
    <w:div w:id="250356241">
      <w:bodyDiv w:val="1"/>
      <w:marLeft w:val="0"/>
      <w:marRight w:val="0"/>
      <w:marTop w:val="0"/>
      <w:marBottom w:val="0"/>
      <w:divBdr>
        <w:top w:val="none" w:sz="0" w:space="0" w:color="auto"/>
        <w:left w:val="none" w:sz="0" w:space="0" w:color="auto"/>
        <w:bottom w:val="none" w:sz="0" w:space="0" w:color="auto"/>
        <w:right w:val="none" w:sz="0" w:space="0" w:color="auto"/>
      </w:divBdr>
      <w:divsChild>
        <w:div w:id="450132317">
          <w:marLeft w:val="0"/>
          <w:marRight w:val="0"/>
          <w:marTop w:val="0"/>
          <w:marBottom w:val="480"/>
          <w:divBdr>
            <w:top w:val="none" w:sz="0" w:space="0" w:color="auto"/>
            <w:left w:val="none" w:sz="0" w:space="0" w:color="auto"/>
            <w:bottom w:val="none" w:sz="0" w:space="0" w:color="auto"/>
            <w:right w:val="none" w:sz="0" w:space="0" w:color="auto"/>
          </w:divBdr>
        </w:div>
        <w:div w:id="1914778771">
          <w:marLeft w:val="0"/>
          <w:marRight w:val="0"/>
          <w:marTop w:val="0"/>
          <w:marBottom w:val="0"/>
          <w:divBdr>
            <w:top w:val="none" w:sz="0" w:space="0" w:color="auto"/>
            <w:left w:val="none" w:sz="0" w:space="0" w:color="auto"/>
            <w:bottom w:val="none" w:sz="0" w:space="0" w:color="auto"/>
            <w:right w:val="none" w:sz="0" w:space="0" w:color="auto"/>
          </w:divBdr>
          <w:divsChild>
            <w:div w:id="1777285444">
              <w:marLeft w:val="0"/>
              <w:marRight w:val="0"/>
              <w:marTop w:val="0"/>
              <w:marBottom w:val="0"/>
              <w:divBdr>
                <w:top w:val="none" w:sz="0" w:space="0" w:color="auto"/>
                <w:left w:val="none" w:sz="0" w:space="0" w:color="auto"/>
                <w:bottom w:val="none" w:sz="0" w:space="0" w:color="auto"/>
                <w:right w:val="none" w:sz="0" w:space="0" w:color="auto"/>
              </w:divBdr>
              <w:divsChild>
                <w:div w:id="1834493670">
                  <w:marLeft w:val="0"/>
                  <w:marRight w:val="0"/>
                  <w:marTop w:val="0"/>
                  <w:marBottom w:val="750"/>
                  <w:divBdr>
                    <w:top w:val="none" w:sz="0" w:space="0" w:color="auto"/>
                    <w:left w:val="none" w:sz="0" w:space="0" w:color="auto"/>
                    <w:bottom w:val="none" w:sz="0" w:space="0" w:color="auto"/>
                    <w:right w:val="none" w:sz="0" w:space="0" w:color="auto"/>
                  </w:divBdr>
                  <w:divsChild>
                    <w:div w:id="1858231602">
                      <w:marLeft w:val="0"/>
                      <w:marRight w:val="0"/>
                      <w:marTop w:val="0"/>
                      <w:marBottom w:val="0"/>
                      <w:divBdr>
                        <w:top w:val="none" w:sz="0" w:space="0" w:color="auto"/>
                        <w:left w:val="none" w:sz="0" w:space="0" w:color="auto"/>
                        <w:bottom w:val="none" w:sz="0" w:space="0" w:color="auto"/>
                        <w:right w:val="none" w:sz="0" w:space="0" w:color="auto"/>
                      </w:divBdr>
                      <w:divsChild>
                        <w:div w:id="1504277728">
                          <w:marLeft w:val="0"/>
                          <w:marRight w:val="0"/>
                          <w:marTop w:val="0"/>
                          <w:marBottom w:val="0"/>
                          <w:divBdr>
                            <w:top w:val="none" w:sz="0" w:space="0" w:color="auto"/>
                            <w:left w:val="none" w:sz="0" w:space="0" w:color="auto"/>
                            <w:bottom w:val="none" w:sz="0" w:space="0" w:color="auto"/>
                            <w:right w:val="none" w:sz="0" w:space="0" w:color="auto"/>
                          </w:divBdr>
                          <w:divsChild>
                            <w:div w:id="1284077462">
                              <w:marLeft w:val="0"/>
                              <w:marRight w:val="0"/>
                              <w:marTop w:val="0"/>
                              <w:marBottom w:val="0"/>
                              <w:divBdr>
                                <w:top w:val="none" w:sz="0" w:space="0" w:color="auto"/>
                                <w:left w:val="none" w:sz="0" w:space="0" w:color="auto"/>
                                <w:bottom w:val="none" w:sz="0" w:space="0" w:color="auto"/>
                                <w:right w:val="none" w:sz="0" w:space="0" w:color="auto"/>
                              </w:divBdr>
                              <w:divsChild>
                                <w:div w:id="4081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795657">
      <w:bodyDiv w:val="1"/>
      <w:marLeft w:val="0"/>
      <w:marRight w:val="0"/>
      <w:marTop w:val="0"/>
      <w:marBottom w:val="0"/>
      <w:divBdr>
        <w:top w:val="none" w:sz="0" w:space="0" w:color="auto"/>
        <w:left w:val="none" w:sz="0" w:space="0" w:color="auto"/>
        <w:bottom w:val="none" w:sz="0" w:space="0" w:color="auto"/>
        <w:right w:val="none" w:sz="0" w:space="0" w:color="auto"/>
      </w:divBdr>
    </w:div>
    <w:div w:id="263613006">
      <w:bodyDiv w:val="1"/>
      <w:marLeft w:val="0"/>
      <w:marRight w:val="0"/>
      <w:marTop w:val="0"/>
      <w:marBottom w:val="0"/>
      <w:divBdr>
        <w:top w:val="none" w:sz="0" w:space="0" w:color="auto"/>
        <w:left w:val="none" w:sz="0" w:space="0" w:color="auto"/>
        <w:bottom w:val="none" w:sz="0" w:space="0" w:color="auto"/>
        <w:right w:val="none" w:sz="0" w:space="0" w:color="auto"/>
      </w:divBdr>
    </w:div>
    <w:div w:id="274755133">
      <w:bodyDiv w:val="1"/>
      <w:marLeft w:val="0"/>
      <w:marRight w:val="0"/>
      <w:marTop w:val="0"/>
      <w:marBottom w:val="0"/>
      <w:divBdr>
        <w:top w:val="none" w:sz="0" w:space="0" w:color="auto"/>
        <w:left w:val="none" w:sz="0" w:space="0" w:color="auto"/>
        <w:bottom w:val="none" w:sz="0" w:space="0" w:color="auto"/>
        <w:right w:val="none" w:sz="0" w:space="0" w:color="auto"/>
      </w:divBdr>
    </w:div>
    <w:div w:id="335157058">
      <w:bodyDiv w:val="1"/>
      <w:marLeft w:val="0"/>
      <w:marRight w:val="0"/>
      <w:marTop w:val="0"/>
      <w:marBottom w:val="0"/>
      <w:divBdr>
        <w:top w:val="none" w:sz="0" w:space="0" w:color="auto"/>
        <w:left w:val="none" w:sz="0" w:space="0" w:color="auto"/>
        <w:bottom w:val="none" w:sz="0" w:space="0" w:color="auto"/>
        <w:right w:val="none" w:sz="0" w:space="0" w:color="auto"/>
      </w:divBdr>
    </w:div>
    <w:div w:id="358244529">
      <w:bodyDiv w:val="1"/>
      <w:marLeft w:val="0"/>
      <w:marRight w:val="0"/>
      <w:marTop w:val="0"/>
      <w:marBottom w:val="0"/>
      <w:divBdr>
        <w:top w:val="none" w:sz="0" w:space="0" w:color="auto"/>
        <w:left w:val="none" w:sz="0" w:space="0" w:color="auto"/>
        <w:bottom w:val="none" w:sz="0" w:space="0" w:color="auto"/>
        <w:right w:val="none" w:sz="0" w:space="0" w:color="auto"/>
      </w:divBdr>
    </w:div>
    <w:div w:id="366613517">
      <w:bodyDiv w:val="1"/>
      <w:marLeft w:val="0"/>
      <w:marRight w:val="0"/>
      <w:marTop w:val="0"/>
      <w:marBottom w:val="0"/>
      <w:divBdr>
        <w:top w:val="none" w:sz="0" w:space="0" w:color="auto"/>
        <w:left w:val="none" w:sz="0" w:space="0" w:color="auto"/>
        <w:bottom w:val="none" w:sz="0" w:space="0" w:color="auto"/>
        <w:right w:val="none" w:sz="0" w:space="0" w:color="auto"/>
      </w:divBdr>
    </w:div>
    <w:div w:id="386733011">
      <w:bodyDiv w:val="1"/>
      <w:marLeft w:val="0"/>
      <w:marRight w:val="0"/>
      <w:marTop w:val="0"/>
      <w:marBottom w:val="0"/>
      <w:divBdr>
        <w:top w:val="none" w:sz="0" w:space="0" w:color="auto"/>
        <w:left w:val="none" w:sz="0" w:space="0" w:color="auto"/>
        <w:bottom w:val="none" w:sz="0" w:space="0" w:color="auto"/>
        <w:right w:val="none" w:sz="0" w:space="0" w:color="auto"/>
      </w:divBdr>
      <w:divsChild>
        <w:div w:id="275602612">
          <w:marLeft w:val="0"/>
          <w:marRight w:val="0"/>
          <w:marTop w:val="0"/>
          <w:marBottom w:val="0"/>
          <w:divBdr>
            <w:top w:val="none" w:sz="0" w:space="0" w:color="auto"/>
            <w:left w:val="none" w:sz="0" w:space="0" w:color="auto"/>
            <w:bottom w:val="none" w:sz="0" w:space="0" w:color="auto"/>
            <w:right w:val="none" w:sz="0" w:space="0" w:color="auto"/>
          </w:divBdr>
          <w:divsChild>
            <w:div w:id="1890994832">
              <w:marLeft w:val="0"/>
              <w:marRight w:val="0"/>
              <w:marTop w:val="0"/>
              <w:marBottom w:val="0"/>
              <w:divBdr>
                <w:top w:val="none" w:sz="0" w:space="0" w:color="auto"/>
                <w:left w:val="none" w:sz="0" w:space="0" w:color="auto"/>
                <w:bottom w:val="none" w:sz="0" w:space="0" w:color="auto"/>
                <w:right w:val="none" w:sz="0" w:space="0" w:color="auto"/>
              </w:divBdr>
              <w:divsChild>
                <w:div w:id="10746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58707">
      <w:bodyDiv w:val="1"/>
      <w:marLeft w:val="0"/>
      <w:marRight w:val="0"/>
      <w:marTop w:val="0"/>
      <w:marBottom w:val="0"/>
      <w:divBdr>
        <w:top w:val="none" w:sz="0" w:space="0" w:color="auto"/>
        <w:left w:val="none" w:sz="0" w:space="0" w:color="auto"/>
        <w:bottom w:val="none" w:sz="0" w:space="0" w:color="auto"/>
        <w:right w:val="none" w:sz="0" w:space="0" w:color="auto"/>
      </w:divBdr>
    </w:div>
    <w:div w:id="489712123">
      <w:bodyDiv w:val="1"/>
      <w:marLeft w:val="0"/>
      <w:marRight w:val="0"/>
      <w:marTop w:val="0"/>
      <w:marBottom w:val="0"/>
      <w:divBdr>
        <w:top w:val="none" w:sz="0" w:space="0" w:color="auto"/>
        <w:left w:val="none" w:sz="0" w:space="0" w:color="auto"/>
        <w:bottom w:val="none" w:sz="0" w:space="0" w:color="auto"/>
        <w:right w:val="none" w:sz="0" w:space="0" w:color="auto"/>
      </w:divBdr>
    </w:div>
    <w:div w:id="545676966">
      <w:bodyDiv w:val="1"/>
      <w:marLeft w:val="0"/>
      <w:marRight w:val="0"/>
      <w:marTop w:val="0"/>
      <w:marBottom w:val="0"/>
      <w:divBdr>
        <w:top w:val="none" w:sz="0" w:space="0" w:color="auto"/>
        <w:left w:val="none" w:sz="0" w:space="0" w:color="auto"/>
        <w:bottom w:val="none" w:sz="0" w:space="0" w:color="auto"/>
        <w:right w:val="none" w:sz="0" w:space="0" w:color="auto"/>
      </w:divBdr>
    </w:div>
    <w:div w:id="577323025">
      <w:bodyDiv w:val="1"/>
      <w:marLeft w:val="0"/>
      <w:marRight w:val="0"/>
      <w:marTop w:val="0"/>
      <w:marBottom w:val="0"/>
      <w:divBdr>
        <w:top w:val="none" w:sz="0" w:space="0" w:color="auto"/>
        <w:left w:val="none" w:sz="0" w:space="0" w:color="auto"/>
        <w:bottom w:val="none" w:sz="0" w:space="0" w:color="auto"/>
        <w:right w:val="none" w:sz="0" w:space="0" w:color="auto"/>
      </w:divBdr>
      <w:divsChild>
        <w:div w:id="713964782">
          <w:marLeft w:val="0"/>
          <w:marRight w:val="0"/>
          <w:marTop w:val="0"/>
          <w:marBottom w:val="0"/>
          <w:divBdr>
            <w:top w:val="none" w:sz="0" w:space="0" w:color="auto"/>
            <w:left w:val="none" w:sz="0" w:space="0" w:color="auto"/>
            <w:bottom w:val="none" w:sz="0" w:space="0" w:color="auto"/>
            <w:right w:val="none" w:sz="0" w:space="0" w:color="auto"/>
          </w:divBdr>
          <w:divsChild>
            <w:div w:id="404300036">
              <w:marLeft w:val="0"/>
              <w:marRight w:val="0"/>
              <w:marTop w:val="0"/>
              <w:marBottom w:val="0"/>
              <w:divBdr>
                <w:top w:val="none" w:sz="0" w:space="0" w:color="auto"/>
                <w:left w:val="none" w:sz="0" w:space="0" w:color="auto"/>
                <w:bottom w:val="none" w:sz="0" w:space="0" w:color="auto"/>
                <w:right w:val="none" w:sz="0" w:space="0" w:color="auto"/>
              </w:divBdr>
              <w:divsChild>
                <w:div w:id="659580178">
                  <w:marLeft w:val="0"/>
                  <w:marRight w:val="0"/>
                  <w:marTop w:val="0"/>
                  <w:marBottom w:val="750"/>
                  <w:divBdr>
                    <w:top w:val="none" w:sz="0" w:space="0" w:color="auto"/>
                    <w:left w:val="none" w:sz="0" w:space="0" w:color="auto"/>
                    <w:bottom w:val="none" w:sz="0" w:space="0" w:color="auto"/>
                    <w:right w:val="none" w:sz="0" w:space="0" w:color="auto"/>
                  </w:divBdr>
                  <w:divsChild>
                    <w:div w:id="1024207132">
                      <w:marLeft w:val="0"/>
                      <w:marRight w:val="0"/>
                      <w:marTop w:val="0"/>
                      <w:marBottom w:val="0"/>
                      <w:divBdr>
                        <w:top w:val="none" w:sz="0" w:space="0" w:color="auto"/>
                        <w:left w:val="none" w:sz="0" w:space="0" w:color="auto"/>
                        <w:bottom w:val="none" w:sz="0" w:space="0" w:color="auto"/>
                        <w:right w:val="none" w:sz="0" w:space="0" w:color="auto"/>
                      </w:divBdr>
                      <w:divsChild>
                        <w:div w:id="18774196">
                          <w:marLeft w:val="0"/>
                          <w:marRight w:val="0"/>
                          <w:marTop w:val="0"/>
                          <w:marBottom w:val="0"/>
                          <w:divBdr>
                            <w:top w:val="none" w:sz="0" w:space="0" w:color="auto"/>
                            <w:left w:val="none" w:sz="0" w:space="0" w:color="auto"/>
                            <w:bottom w:val="none" w:sz="0" w:space="0" w:color="auto"/>
                            <w:right w:val="none" w:sz="0" w:space="0" w:color="auto"/>
                          </w:divBdr>
                          <w:divsChild>
                            <w:div w:id="572856902">
                              <w:marLeft w:val="0"/>
                              <w:marRight w:val="0"/>
                              <w:marTop w:val="0"/>
                              <w:marBottom w:val="0"/>
                              <w:divBdr>
                                <w:top w:val="none" w:sz="0" w:space="0" w:color="auto"/>
                                <w:left w:val="none" w:sz="0" w:space="0" w:color="auto"/>
                                <w:bottom w:val="none" w:sz="0" w:space="0" w:color="auto"/>
                                <w:right w:val="none" w:sz="0" w:space="0" w:color="auto"/>
                              </w:divBdr>
                              <w:divsChild>
                                <w:div w:id="983704516">
                                  <w:marLeft w:val="0"/>
                                  <w:marRight w:val="0"/>
                                  <w:marTop w:val="0"/>
                                  <w:marBottom w:val="0"/>
                                  <w:divBdr>
                                    <w:top w:val="none" w:sz="0" w:space="0" w:color="auto"/>
                                    <w:left w:val="none" w:sz="0" w:space="0" w:color="auto"/>
                                    <w:bottom w:val="none" w:sz="0" w:space="0" w:color="auto"/>
                                    <w:right w:val="none" w:sz="0" w:space="0" w:color="auto"/>
                                  </w:divBdr>
                                  <w:divsChild>
                                    <w:div w:id="409276378">
                                      <w:marLeft w:val="0"/>
                                      <w:marRight w:val="0"/>
                                      <w:marTop w:val="0"/>
                                      <w:marBottom w:val="0"/>
                                      <w:divBdr>
                                        <w:top w:val="none" w:sz="0" w:space="0" w:color="auto"/>
                                        <w:left w:val="none" w:sz="0" w:space="0" w:color="auto"/>
                                        <w:bottom w:val="none" w:sz="0" w:space="0" w:color="auto"/>
                                        <w:right w:val="none" w:sz="0" w:space="0" w:color="auto"/>
                                      </w:divBdr>
                                      <w:divsChild>
                                        <w:div w:id="1309044564">
                                          <w:marLeft w:val="0"/>
                                          <w:marRight w:val="0"/>
                                          <w:marTop w:val="0"/>
                                          <w:marBottom w:val="0"/>
                                          <w:divBdr>
                                            <w:top w:val="none" w:sz="0" w:space="0" w:color="auto"/>
                                            <w:left w:val="none" w:sz="0" w:space="0" w:color="auto"/>
                                            <w:bottom w:val="none" w:sz="0" w:space="0" w:color="auto"/>
                                            <w:right w:val="none" w:sz="0" w:space="0" w:color="auto"/>
                                          </w:divBdr>
                                          <w:divsChild>
                                            <w:div w:id="1578829593">
                                              <w:marLeft w:val="0"/>
                                              <w:marRight w:val="191"/>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1235970">
                              <w:marLeft w:val="0"/>
                              <w:marRight w:val="0"/>
                              <w:marTop w:val="0"/>
                              <w:marBottom w:val="0"/>
                              <w:divBdr>
                                <w:top w:val="none" w:sz="0" w:space="0" w:color="auto"/>
                                <w:left w:val="none" w:sz="0" w:space="0" w:color="auto"/>
                                <w:bottom w:val="none" w:sz="0" w:space="0" w:color="auto"/>
                                <w:right w:val="none" w:sz="0" w:space="0" w:color="auto"/>
                              </w:divBdr>
                              <w:divsChild>
                                <w:div w:id="1298990526">
                                  <w:marLeft w:val="0"/>
                                  <w:marRight w:val="0"/>
                                  <w:marTop w:val="0"/>
                                  <w:marBottom w:val="0"/>
                                  <w:divBdr>
                                    <w:top w:val="none" w:sz="0" w:space="0" w:color="auto"/>
                                    <w:left w:val="none" w:sz="0" w:space="0" w:color="auto"/>
                                    <w:bottom w:val="none" w:sz="0" w:space="0" w:color="auto"/>
                                    <w:right w:val="none" w:sz="0" w:space="0" w:color="auto"/>
                                  </w:divBdr>
                                  <w:divsChild>
                                    <w:div w:id="1543133009">
                                      <w:marLeft w:val="0"/>
                                      <w:marRight w:val="0"/>
                                      <w:marTop w:val="0"/>
                                      <w:marBottom w:val="300"/>
                                      <w:divBdr>
                                        <w:top w:val="none" w:sz="0" w:space="0" w:color="auto"/>
                                        <w:left w:val="none" w:sz="0" w:space="0" w:color="auto"/>
                                        <w:bottom w:val="none" w:sz="0" w:space="0" w:color="auto"/>
                                        <w:right w:val="none" w:sz="0" w:space="0" w:color="auto"/>
                                      </w:divBdr>
                                      <w:divsChild>
                                        <w:div w:id="18263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254227">
      <w:bodyDiv w:val="1"/>
      <w:marLeft w:val="0"/>
      <w:marRight w:val="0"/>
      <w:marTop w:val="0"/>
      <w:marBottom w:val="0"/>
      <w:divBdr>
        <w:top w:val="none" w:sz="0" w:space="0" w:color="auto"/>
        <w:left w:val="none" w:sz="0" w:space="0" w:color="auto"/>
        <w:bottom w:val="none" w:sz="0" w:space="0" w:color="auto"/>
        <w:right w:val="none" w:sz="0" w:space="0" w:color="auto"/>
      </w:divBdr>
    </w:div>
    <w:div w:id="624889422">
      <w:bodyDiv w:val="1"/>
      <w:marLeft w:val="0"/>
      <w:marRight w:val="0"/>
      <w:marTop w:val="0"/>
      <w:marBottom w:val="0"/>
      <w:divBdr>
        <w:top w:val="none" w:sz="0" w:space="0" w:color="auto"/>
        <w:left w:val="none" w:sz="0" w:space="0" w:color="auto"/>
        <w:bottom w:val="none" w:sz="0" w:space="0" w:color="auto"/>
        <w:right w:val="none" w:sz="0" w:space="0" w:color="auto"/>
      </w:divBdr>
      <w:divsChild>
        <w:div w:id="570654700">
          <w:marLeft w:val="0"/>
          <w:marRight w:val="0"/>
          <w:marTop w:val="0"/>
          <w:marBottom w:val="0"/>
          <w:divBdr>
            <w:top w:val="none" w:sz="0" w:space="0" w:color="auto"/>
            <w:left w:val="none" w:sz="0" w:space="0" w:color="auto"/>
            <w:bottom w:val="none" w:sz="0" w:space="0" w:color="auto"/>
            <w:right w:val="none" w:sz="0" w:space="0" w:color="auto"/>
          </w:divBdr>
          <w:divsChild>
            <w:div w:id="1295331879">
              <w:marLeft w:val="0"/>
              <w:marRight w:val="0"/>
              <w:marTop w:val="0"/>
              <w:marBottom w:val="0"/>
              <w:divBdr>
                <w:top w:val="none" w:sz="0" w:space="0" w:color="auto"/>
                <w:left w:val="none" w:sz="0" w:space="0" w:color="auto"/>
                <w:bottom w:val="none" w:sz="0" w:space="0" w:color="auto"/>
                <w:right w:val="none" w:sz="0" w:space="0" w:color="auto"/>
              </w:divBdr>
              <w:divsChild>
                <w:div w:id="21010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3431">
      <w:bodyDiv w:val="1"/>
      <w:marLeft w:val="0"/>
      <w:marRight w:val="0"/>
      <w:marTop w:val="0"/>
      <w:marBottom w:val="0"/>
      <w:divBdr>
        <w:top w:val="none" w:sz="0" w:space="0" w:color="auto"/>
        <w:left w:val="none" w:sz="0" w:space="0" w:color="auto"/>
        <w:bottom w:val="none" w:sz="0" w:space="0" w:color="auto"/>
        <w:right w:val="none" w:sz="0" w:space="0" w:color="auto"/>
      </w:divBdr>
    </w:div>
    <w:div w:id="751312609">
      <w:bodyDiv w:val="1"/>
      <w:marLeft w:val="0"/>
      <w:marRight w:val="0"/>
      <w:marTop w:val="0"/>
      <w:marBottom w:val="0"/>
      <w:divBdr>
        <w:top w:val="none" w:sz="0" w:space="0" w:color="auto"/>
        <w:left w:val="none" w:sz="0" w:space="0" w:color="auto"/>
        <w:bottom w:val="none" w:sz="0" w:space="0" w:color="auto"/>
        <w:right w:val="none" w:sz="0" w:space="0" w:color="auto"/>
      </w:divBdr>
    </w:div>
    <w:div w:id="775756007">
      <w:bodyDiv w:val="1"/>
      <w:marLeft w:val="0"/>
      <w:marRight w:val="0"/>
      <w:marTop w:val="0"/>
      <w:marBottom w:val="0"/>
      <w:divBdr>
        <w:top w:val="none" w:sz="0" w:space="0" w:color="auto"/>
        <w:left w:val="none" w:sz="0" w:space="0" w:color="auto"/>
        <w:bottom w:val="none" w:sz="0" w:space="0" w:color="auto"/>
        <w:right w:val="none" w:sz="0" w:space="0" w:color="auto"/>
      </w:divBdr>
      <w:divsChild>
        <w:div w:id="1709144127">
          <w:marLeft w:val="0"/>
          <w:marRight w:val="0"/>
          <w:marTop w:val="0"/>
          <w:marBottom w:val="0"/>
          <w:divBdr>
            <w:top w:val="none" w:sz="0" w:space="0" w:color="auto"/>
            <w:left w:val="none" w:sz="0" w:space="0" w:color="auto"/>
            <w:bottom w:val="none" w:sz="0" w:space="0" w:color="auto"/>
            <w:right w:val="none" w:sz="0" w:space="0" w:color="auto"/>
          </w:divBdr>
        </w:div>
      </w:divsChild>
    </w:div>
    <w:div w:id="783379430">
      <w:bodyDiv w:val="1"/>
      <w:marLeft w:val="0"/>
      <w:marRight w:val="0"/>
      <w:marTop w:val="0"/>
      <w:marBottom w:val="0"/>
      <w:divBdr>
        <w:top w:val="none" w:sz="0" w:space="0" w:color="auto"/>
        <w:left w:val="none" w:sz="0" w:space="0" w:color="auto"/>
        <w:bottom w:val="none" w:sz="0" w:space="0" w:color="auto"/>
        <w:right w:val="none" w:sz="0" w:space="0" w:color="auto"/>
      </w:divBdr>
    </w:div>
    <w:div w:id="786658466">
      <w:bodyDiv w:val="1"/>
      <w:marLeft w:val="0"/>
      <w:marRight w:val="0"/>
      <w:marTop w:val="0"/>
      <w:marBottom w:val="0"/>
      <w:divBdr>
        <w:top w:val="none" w:sz="0" w:space="0" w:color="auto"/>
        <w:left w:val="none" w:sz="0" w:space="0" w:color="auto"/>
        <w:bottom w:val="none" w:sz="0" w:space="0" w:color="auto"/>
        <w:right w:val="none" w:sz="0" w:space="0" w:color="auto"/>
      </w:divBdr>
    </w:div>
    <w:div w:id="801655433">
      <w:bodyDiv w:val="1"/>
      <w:marLeft w:val="0"/>
      <w:marRight w:val="0"/>
      <w:marTop w:val="0"/>
      <w:marBottom w:val="0"/>
      <w:divBdr>
        <w:top w:val="none" w:sz="0" w:space="0" w:color="auto"/>
        <w:left w:val="none" w:sz="0" w:space="0" w:color="auto"/>
        <w:bottom w:val="none" w:sz="0" w:space="0" w:color="auto"/>
        <w:right w:val="none" w:sz="0" w:space="0" w:color="auto"/>
      </w:divBdr>
    </w:div>
    <w:div w:id="803234090">
      <w:bodyDiv w:val="1"/>
      <w:marLeft w:val="0"/>
      <w:marRight w:val="0"/>
      <w:marTop w:val="0"/>
      <w:marBottom w:val="0"/>
      <w:divBdr>
        <w:top w:val="none" w:sz="0" w:space="0" w:color="auto"/>
        <w:left w:val="none" w:sz="0" w:space="0" w:color="auto"/>
        <w:bottom w:val="none" w:sz="0" w:space="0" w:color="auto"/>
        <w:right w:val="none" w:sz="0" w:space="0" w:color="auto"/>
      </w:divBdr>
    </w:div>
    <w:div w:id="808091230">
      <w:bodyDiv w:val="1"/>
      <w:marLeft w:val="0"/>
      <w:marRight w:val="0"/>
      <w:marTop w:val="0"/>
      <w:marBottom w:val="0"/>
      <w:divBdr>
        <w:top w:val="none" w:sz="0" w:space="0" w:color="auto"/>
        <w:left w:val="none" w:sz="0" w:space="0" w:color="auto"/>
        <w:bottom w:val="none" w:sz="0" w:space="0" w:color="auto"/>
        <w:right w:val="none" w:sz="0" w:space="0" w:color="auto"/>
      </w:divBdr>
    </w:div>
    <w:div w:id="854423829">
      <w:bodyDiv w:val="1"/>
      <w:marLeft w:val="0"/>
      <w:marRight w:val="0"/>
      <w:marTop w:val="0"/>
      <w:marBottom w:val="0"/>
      <w:divBdr>
        <w:top w:val="none" w:sz="0" w:space="0" w:color="auto"/>
        <w:left w:val="none" w:sz="0" w:space="0" w:color="auto"/>
        <w:bottom w:val="none" w:sz="0" w:space="0" w:color="auto"/>
        <w:right w:val="none" w:sz="0" w:space="0" w:color="auto"/>
      </w:divBdr>
    </w:div>
    <w:div w:id="916129667">
      <w:bodyDiv w:val="1"/>
      <w:marLeft w:val="0"/>
      <w:marRight w:val="0"/>
      <w:marTop w:val="0"/>
      <w:marBottom w:val="0"/>
      <w:divBdr>
        <w:top w:val="none" w:sz="0" w:space="0" w:color="auto"/>
        <w:left w:val="none" w:sz="0" w:space="0" w:color="auto"/>
        <w:bottom w:val="none" w:sz="0" w:space="0" w:color="auto"/>
        <w:right w:val="none" w:sz="0" w:space="0" w:color="auto"/>
      </w:divBdr>
      <w:divsChild>
        <w:div w:id="432557666">
          <w:marLeft w:val="0"/>
          <w:marRight w:val="0"/>
          <w:marTop w:val="0"/>
          <w:marBottom w:val="0"/>
          <w:divBdr>
            <w:top w:val="none" w:sz="0" w:space="0" w:color="auto"/>
            <w:left w:val="none" w:sz="0" w:space="0" w:color="auto"/>
            <w:bottom w:val="none" w:sz="0" w:space="0" w:color="auto"/>
            <w:right w:val="none" w:sz="0" w:space="0" w:color="auto"/>
          </w:divBdr>
          <w:divsChild>
            <w:div w:id="1146046873">
              <w:marLeft w:val="0"/>
              <w:marRight w:val="0"/>
              <w:marTop w:val="0"/>
              <w:marBottom w:val="0"/>
              <w:divBdr>
                <w:top w:val="none" w:sz="0" w:space="0" w:color="auto"/>
                <w:left w:val="none" w:sz="0" w:space="0" w:color="auto"/>
                <w:bottom w:val="none" w:sz="0" w:space="0" w:color="auto"/>
                <w:right w:val="none" w:sz="0" w:space="0" w:color="auto"/>
              </w:divBdr>
            </w:div>
            <w:div w:id="1676035973">
              <w:marLeft w:val="0"/>
              <w:marRight w:val="165"/>
              <w:marTop w:val="150"/>
              <w:marBottom w:val="0"/>
              <w:divBdr>
                <w:top w:val="none" w:sz="0" w:space="0" w:color="auto"/>
                <w:left w:val="none" w:sz="0" w:space="0" w:color="auto"/>
                <w:bottom w:val="none" w:sz="0" w:space="0" w:color="auto"/>
                <w:right w:val="none" w:sz="0" w:space="0" w:color="auto"/>
              </w:divBdr>
              <w:divsChild>
                <w:div w:id="1485781953">
                  <w:marLeft w:val="0"/>
                  <w:marRight w:val="0"/>
                  <w:marTop w:val="0"/>
                  <w:marBottom w:val="0"/>
                  <w:divBdr>
                    <w:top w:val="none" w:sz="0" w:space="0" w:color="auto"/>
                    <w:left w:val="none" w:sz="0" w:space="0" w:color="auto"/>
                    <w:bottom w:val="none" w:sz="0" w:space="0" w:color="auto"/>
                    <w:right w:val="none" w:sz="0" w:space="0" w:color="auto"/>
                  </w:divBdr>
                  <w:divsChild>
                    <w:div w:id="1955674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364214198">
          <w:marLeft w:val="0"/>
          <w:marRight w:val="0"/>
          <w:marTop w:val="0"/>
          <w:marBottom w:val="0"/>
          <w:divBdr>
            <w:top w:val="none" w:sz="0" w:space="0" w:color="auto"/>
            <w:left w:val="none" w:sz="0" w:space="0" w:color="auto"/>
            <w:bottom w:val="none" w:sz="0" w:space="0" w:color="auto"/>
            <w:right w:val="none" w:sz="0" w:space="0" w:color="auto"/>
          </w:divBdr>
        </w:div>
      </w:divsChild>
    </w:div>
    <w:div w:id="1002125372">
      <w:bodyDiv w:val="1"/>
      <w:marLeft w:val="0"/>
      <w:marRight w:val="0"/>
      <w:marTop w:val="0"/>
      <w:marBottom w:val="0"/>
      <w:divBdr>
        <w:top w:val="none" w:sz="0" w:space="0" w:color="auto"/>
        <w:left w:val="none" w:sz="0" w:space="0" w:color="auto"/>
        <w:bottom w:val="none" w:sz="0" w:space="0" w:color="auto"/>
        <w:right w:val="none" w:sz="0" w:space="0" w:color="auto"/>
      </w:divBdr>
    </w:div>
    <w:div w:id="1019546782">
      <w:bodyDiv w:val="1"/>
      <w:marLeft w:val="0"/>
      <w:marRight w:val="0"/>
      <w:marTop w:val="0"/>
      <w:marBottom w:val="0"/>
      <w:divBdr>
        <w:top w:val="none" w:sz="0" w:space="0" w:color="auto"/>
        <w:left w:val="none" w:sz="0" w:space="0" w:color="auto"/>
        <w:bottom w:val="none" w:sz="0" w:space="0" w:color="auto"/>
        <w:right w:val="none" w:sz="0" w:space="0" w:color="auto"/>
      </w:divBdr>
    </w:div>
    <w:div w:id="1028020582">
      <w:bodyDiv w:val="1"/>
      <w:marLeft w:val="0"/>
      <w:marRight w:val="0"/>
      <w:marTop w:val="0"/>
      <w:marBottom w:val="0"/>
      <w:divBdr>
        <w:top w:val="none" w:sz="0" w:space="0" w:color="auto"/>
        <w:left w:val="none" w:sz="0" w:space="0" w:color="auto"/>
        <w:bottom w:val="none" w:sz="0" w:space="0" w:color="auto"/>
        <w:right w:val="none" w:sz="0" w:space="0" w:color="auto"/>
      </w:divBdr>
    </w:div>
    <w:div w:id="1059983979">
      <w:bodyDiv w:val="1"/>
      <w:marLeft w:val="0"/>
      <w:marRight w:val="0"/>
      <w:marTop w:val="0"/>
      <w:marBottom w:val="0"/>
      <w:divBdr>
        <w:top w:val="none" w:sz="0" w:space="0" w:color="auto"/>
        <w:left w:val="none" w:sz="0" w:space="0" w:color="auto"/>
        <w:bottom w:val="none" w:sz="0" w:space="0" w:color="auto"/>
        <w:right w:val="none" w:sz="0" w:space="0" w:color="auto"/>
      </w:divBdr>
    </w:div>
    <w:div w:id="1061251587">
      <w:bodyDiv w:val="1"/>
      <w:marLeft w:val="0"/>
      <w:marRight w:val="0"/>
      <w:marTop w:val="0"/>
      <w:marBottom w:val="0"/>
      <w:divBdr>
        <w:top w:val="none" w:sz="0" w:space="0" w:color="auto"/>
        <w:left w:val="none" w:sz="0" w:space="0" w:color="auto"/>
        <w:bottom w:val="none" w:sz="0" w:space="0" w:color="auto"/>
        <w:right w:val="none" w:sz="0" w:space="0" w:color="auto"/>
      </w:divBdr>
    </w:div>
    <w:div w:id="1084374131">
      <w:bodyDiv w:val="1"/>
      <w:marLeft w:val="0"/>
      <w:marRight w:val="0"/>
      <w:marTop w:val="0"/>
      <w:marBottom w:val="0"/>
      <w:divBdr>
        <w:top w:val="none" w:sz="0" w:space="0" w:color="auto"/>
        <w:left w:val="none" w:sz="0" w:space="0" w:color="auto"/>
        <w:bottom w:val="none" w:sz="0" w:space="0" w:color="auto"/>
        <w:right w:val="none" w:sz="0" w:space="0" w:color="auto"/>
      </w:divBdr>
    </w:div>
    <w:div w:id="1123646803">
      <w:bodyDiv w:val="1"/>
      <w:marLeft w:val="0"/>
      <w:marRight w:val="0"/>
      <w:marTop w:val="0"/>
      <w:marBottom w:val="0"/>
      <w:divBdr>
        <w:top w:val="none" w:sz="0" w:space="0" w:color="auto"/>
        <w:left w:val="none" w:sz="0" w:space="0" w:color="auto"/>
        <w:bottom w:val="none" w:sz="0" w:space="0" w:color="auto"/>
        <w:right w:val="none" w:sz="0" w:space="0" w:color="auto"/>
      </w:divBdr>
    </w:div>
    <w:div w:id="1127435723">
      <w:bodyDiv w:val="1"/>
      <w:marLeft w:val="0"/>
      <w:marRight w:val="0"/>
      <w:marTop w:val="0"/>
      <w:marBottom w:val="0"/>
      <w:divBdr>
        <w:top w:val="none" w:sz="0" w:space="0" w:color="auto"/>
        <w:left w:val="none" w:sz="0" w:space="0" w:color="auto"/>
        <w:bottom w:val="none" w:sz="0" w:space="0" w:color="auto"/>
        <w:right w:val="none" w:sz="0" w:space="0" w:color="auto"/>
      </w:divBdr>
      <w:divsChild>
        <w:div w:id="1278372289">
          <w:marLeft w:val="0"/>
          <w:marRight w:val="0"/>
          <w:marTop w:val="0"/>
          <w:marBottom w:val="0"/>
          <w:divBdr>
            <w:top w:val="none" w:sz="0" w:space="0" w:color="auto"/>
            <w:left w:val="none" w:sz="0" w:space="0" w:color="auto"/>
            <w:bottom w:val="none" w:sz="0" w:space="0" w:color="auto"/>
            <w:right w:val="none" w:sz="0" w:space="0" w:color="auto"/>
          </w:divBdr>
          <w:divsChild>
            <w:div w:id="1520583847">
              <w:marLeft w:val="0"/>
              <w:marRight w:val="0"/>
              <w:marTop w:val="0"/>
              <w:marBottom w:val="0"/>
              <w:divBdr>
                <w:top w:val="none" w:sz="0" w:space="0" w:color="auto"/>
                <w:left w:val="none" w:sz="0" w:space="0" w:color="auto"/>
                <w:bottom w:val="none" w:sz="0" w:space="0" w:color="auto"/>
                <w:right w:val="none" w:sz="0" w:space="0" w:color="auto"/>
              </w:divBdr>
              <w:divsChild>
                <w:div w:id="846363545">
                  <w:marLeft w:val="0"/>
                  <w:marRight w:val="0"/>
                  <w:marTop w:val="0"/>
                  <w:marBottom w:val="0"/>
                  <w:divBdr>
                    <w:top w:val="none" w:sz="0" w:space="0" w:color="auto"/>
                    <w:left w:val="none" w:sz="0" w:space="0" w:color="auto"/>
                    <w:bottom w:val="none" w:sz="0" w:space="0" w:color="auto"/>
                    <w:right w:val="none" w:sz="0" w:space="0" w:color="auto"/>
                  </w:divBdr>
                  <w:divsChild>
                    <w:div w:id="8439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6972">
          <w:marLeft w:val="0"/>
          <w:marRight w:val="0"/>
          <w:marTop w:val="0"/>
          <w:marBottom w:val="0"/>
          <w:divBdr>
            <w:top w:val="none" w:sz="0" w:space="0" w:color="auto"/>
            <w:left w:val="none" w:sz="0" w:space="0" w:color="auto"/>
            <w:bottom w:val="none" w:sz="0" w:space="0" w:color="auto"/>
            <w:right w:val="none" w:sz="0" w:space="0" w:color="auto"/>
          </w:divBdr>
          <w:divsChild>
            <w:div w:id="211305877">
              <w:marLeft w:val="0"/>
              <w:marRight w:val="0"/>
              <w:marTop w:val="0"/>
              <w:marBottom w:val="0"/>
              <w:divBdr>
                <w:top w:val="none" w:sz="0" w:space="0" w:color="auto"/>
                <w:left w:val="none" w:sz="0" w:space="0" w:color="auto"/>
                <w:bottom w:val="none" w:sz="0" w:space="0" w:color="auto"/>
                <w:right w:val="none" w:sz="0" w:space="0" w:color="auto"/>
              </w:divBdr>
              <w:divsChild>
                <w:div w:id="1105492844">
                  <w:marLeft w:val="0"/>
                  <w:marRight w:val="0"/>
                  <w:marTop w:val="0"/>
                  <w:marBottom w:val="0"/>
                  <w:divBdr>
                    <w:top w:val="none" w:sz="0" w:space="0" w:color="auto"/>
                    <w:left w:val="none" w:sz="0" w:space="0" w:color="auto"/>
                    <w:bottom w:val="none" w:sz="0" w:space="0" w:color="auto"/>
                    <w:right w:val="none" w:sz="0" w:space="0" w:color="auto"/>
                  </w:divBdr>
                  <w:divsChild>
                    <w:div w:id="20279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84090">
      <w:bodyDiv w:val="1"/>
      <w:marLeft w:val="0"/>
      <w:marRight w:val="0"/>
      <w:marTop w:val="0"/>
      <w:marBottom w:val="0"/>
      <w:divBdr>
        <w:top w:val="none" w:sz="0" w:space="0" w:color="auto"/>
        <w:left w:val="none" w:sz="0" w:space="0" w:color="auto"/>
        <w:bottom w:val="none" w:sz="0" w:space="0" w:color="auto"/>
        <w:right w:val="none" w:sz="0" w:space="0" w:color="auto"/>
      </w:divBdr>
    </w:div>
    <w:div w:id="1189293622">
      <w:bodyDiv w:val="1"/>
      <w:marLeft w:val="0"/>
      <w:marRight w:val="0"/>
      <w:marTop w:val="0"/>
      <w:marBottom w:val="0"/>
      <w:divBdr>
        <w:top w:val="none" w:sz="0" w:space="0" w:color="auto"/>
        <w:left w:val="none" w:sz="0" w:space="0" w:color="auto"/>
        <w:bottom w:val="none" w:sz="0" w:space="0" w:color="auto"/>
        <w:right w:val="none" w:sz="0" w:space="0" w:color="auto"/>
      </w:divBdr>
    </w:div>
    <w:div w:id="1193614042">
      <w:bodyDiv w:val="1"/>
      <w:marLeft w:val="0"/>
      <w:marRight w:val="0"/>
      <w:marTop w:val="0"/>
      <w:marBottom w:val="0"/>
      <w:divBdr>
        <w:top w:val="none" w:sz="0" w:space="0" w:color="auto"/>
        <w:left w:val="none" w:sz="0" w:space="0" w:color="auto"/>
        <w:bottom w:val="none" w:sz="0" w:space="0" w:color="auto"/>
        <w:right w:val="none" w:sz="0" w:space="0" w:color="auto"/>
      </w:divBdr>
    </w:div>
    <w:div w:id="1196038318">
      <w:bodyDiv w:val="1"/>
      <w:marLeft w:val="0"/>
      <w:marRight w:val="0"/>
      <w:marTop w:val="0"/>
      <w:marBottom w:val="0"/>
      <w:divBdr>
        <w:top w:val="none" w:sz="0" w:space="0" w:color="auto"/>
        <w:left w:val="none" w:sz="0" w:space="0" w:color="auto"/>
        <w:bottom w:val="none" w:sz="0" w:space="0" w:color="auto"/>
        <w:right w:val="none" w:sz="0" w:space="0" w:color="auto"/>
      </w:divBdr>
      <w:divsChild>
        <w:div w:id="587203182">
          <w:blockQuote w:val="1"/>
          <w:marLeft w:val="0"/>
          <w:marRight w:val="225"/>
          <w:marTop w:val="75"/>
          <w:marBottom w:val="225"/>
          <w:divBdr>
            <w:top w:val="none" w:sz="0" w:space="0" w:color="auto"/>
            <w:left w:val="none" w:sz="0" w:space="0" w:color="auto"/>
            <w:bottom w:val="none" w:sz="0" w:space="0" w:color="auto"/>
            <w:right w:val="single" w:sz="6" w:space="0" w:color="7AA52A"/>
          </w:divBdr>
        </w:div>
      </w:divsChild>
    </w:div>
    <w:div w:id="1222715229">
      <w:bodyDiv w:val="1"/>
      <w:marLeft w:val="0"/>
      <w:marRight w:val="0"/>
      <w:marTop w:val="0"/>
      <w:marBottom w:val="0"/>
      <w:divBdr>
        <w:top w:val="none" w:sz="0" w:space="0" w:color="auto"/>
        <w:left w:val="none" w:sz="0" w:space="0" w:color="auto"/>
        <w:bottom w:val="none" w:sz="0" w:space="0" w:color="auto"/>
        <w:right w:val="none" w:sz="0" w:space="0" w:color="auto"/>
      </w:divBdr>
      <w:divsChild>
        <w:div w:id="216863570">
          <w:marLeft w:val="0"/>
          <w:marRight w:val="0"/>
          <w:marTop w:val="0"/>
          <w:marBottom w:val="0"/>
          <w:divBdr>
            <w:top w:val="none" w:sz="0" w:space="0" w:color="auto"/>
            <w:left w:val="none" w:sz="0" w:space="0" w:color="auto"/>
            <w:bottom w:val="none" w:sz="0" w:space="0" w:color="auto"/>
            <w:right w:val="none" w:sz="0" w:space="0" w:color="auto"/>
          </w:divBdr>
        </w:div>
      </w:divsChild>
    </w:div>
    <w:div w:id="1233615992">
      <w:bodyDiv w:val="1"/>
      <w:marLeft w:val="0"/>
      <w:marRight w:val="0"/>
      <w:marTop w:val="0"/>
      <w:marBottom w:val="0"/>
      <w:divBdr>
        <w:top w:val="none" w:sz="0" w:space="0" w:color="auto"/>
        <w:left w:val="none" w:sz="0" w:space="0" w:color="auto"/>
        <w:bottom w:val="none" w:sz="0" w:space="0" w:color="auto"/>
        <w:right w:val="none" w:sz="0" w:space="0" w:color="auto"/>
      </w:divBdr>
    </w:div>
    <w:div w:id="1275400257">
      <w:bodyDiv w:val="1"/>
      <w:marLeft w:val="0"/>
      <w:marRight w:val="0"/>
      <w:marTop w:val="0"/>
      <w:marBottom w:val="0"/>
      <w:divBdr>
        <w:top w:val="none" w:sz="0" w:space="0" w:color="auto"/>
        <w:left w:val="none" w:sz="0" w:space="0" w:color="auto"/>
        <w:bottom w:val="none" w:sz="0" w:space="0" w:color="auto"/>
        <w:right w:val="none" w:sz="0" w:space="0" w:color="auto"/>
      </w:divBdr>
      <w:divsChild>
        <w:div w:id="584146315">
          <w:marLeft w:val="0"/>
          <w:marRight w:val="0"/>
          <w:marTop w:val="0"/>
          <w:marBottom w:val="0"/>
          <w:divBdr>
            <w:top w:val="none" w:sz="0" w:space="0" w:color="auto"/>
            <w:left w:val="none" w:sz="0" w:space="0" w:color="auto"/>
            <w:bottom w:val="none" w:sz="0" w:space="0" w:color="auto"/>
            <w:right w:val="none" w:sz="0" w:space="0" w:color="auto"/>
          </w:divBdr>
        </w:div>
      </w:divsChild>
    </w:div>
    <w:div w:id="1279098668">
      <w:bodyDiv w:val="1"/>
      <w:marLeft w:val="0"/>
      <w:marRight w:val="0"/>
      <w:marTop w:val="0"/>
      <w:marBottom w:val="0"/>
      <w:divBdr>
        <w:top w:val="none" w:sz="0" w:space="0" w:color="auto"/>
        <w:left w:val="none" w:sz="0" w:space="0" w:color="auto"/>
        <w:bottom w:val="none" w:sz="0" w:space="0" w:color="auto"/>
        <w:right w:val="none" w:sz="0" w:space="0" w:color="auto"/>
      </w:divBdr>
    </w:div>
    <w:div w:id="1279676871">
      <w:bodyDiv w:val="1"/>
      <w:marLeft w:val="0"/>
      <w:marRight w:val="0"/>
      <w:marTop w:val="0"/>
      <w:marBottom w:val="0"/>
      <w:divBdr>
        <w:top w:val="none" w:sz="0" w:space="0" w:color="auto"/>
        <w:left w:val="none" w:sz="0" w:space="0" w:color="auto"/>
        <w:bottom w:val="none" w:sz="0" w:space="0" w:color="auto"/>
        <w:right w:val="none" w:sz="0" w:space="0" w:color="auto"/>
      </w:divBdr>
    </w:div>
    <w:div w:id="1286931847">
      <w:bodyDiv w:val="1"/>
      <w:marLeft w:val="0"/>
      <w:marRight w:val="0"/>
      <w:marTop w:val="0"/>
      <w:marBottom w:val="0"/>
      <w:divBdr>
        <w:top w:val="none" w:sz="0" w:space="0" w:color="auto"/>
        <w:left w:val="none" w:sz="0" w:space="0" w:color="auto"/>
        <w:bottom w:val="none" w:sz="0" w:space="0" w:color="auto"/>
        <w:right w:val="none" w:sz="0" w:space="0" w:color="auto"/>
      </w:divBdr>
    </w:div>
    <w:div w:id="1295873435">
      <w:bodyDiv w:val="1"/>
      <w:marLeft w:val="0"/>
      <w:marRight w:val="0"/>
      <w:marTop w:val="0"/>
      <w:marBottom w:val="0"/>
      <w:divBdr>
        <w:top w:val="none" w:sz="0" w:space="0" w:color="auto"/>
        <w:left w:val="none" w:sz="0" w:space="0" w:color="auto"/>
        <w:bottom w:val="none" w:sz="0" w:space="0" w:color="auto"/>
        <w:right w:val="none" w:sz="0" w:space="0" w:color="auto"/>
      </w:divBdr>
    </w:div>
    <w:div w:id="1309944447">
      <w:bodyDiv w:val="1"/>
      <w:marLeft w:val="0"/>
      <w:marRight w:val="0"/>
      <w:marTop w:val="0"/>
      <w:marBottom w:val="0"/>
      <w:divBdr>
        <w:top w:val="none" w:sz="0" w:space="0" w:color="auto"/>
        <w:left w:val="none" w:sz="0" w:space="0" w:color="auto"/>
        <w:bottom w:val="none" w:sz="0" w:space="0" w:color="auto"/>
        <w:right w:val="none" w:sz="0" w:space="0" w:color="auto"/>
      </w:divBdr>
      <w:divsChild>
        <w:div w:id="356126723">
          <w:marLeft w:val="0"/>
          <w:marRight w:val="0"/>
          <w:marTop w:val="0"/>
          <w:marBottom w:val="0"/>
          <w:divBdr>
            <w:top w:val="none" w:sz="0" w:space="0" w:color="auto"/>
            <w:left w:val="none" w:sz="0" w:space="0" w:color="auto"/>
            <w:bottom w:val="none" w:sz="0" w:space="0" w:color="auto"/>
            <w:right w:val="none" w:sz="0" w:space="0" w:color="auto"/>
          </w:divBdr>
          <w:divsChild>
            <w:div w:id="12119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4020">
      <w:bodyDiv w:val="1"/>
      <w:marLeft w:val="0"/>
      <w:marRight w:val="0"/>
      <w:marTop w:val="0"/>
      <w:marBottom w:val="0"/>
      <w:divBdr>
        <w:top w:val="none" w:sz="0" w:space="0" w:color="auto"/>
        <w:left w:val="none" w:sz="0" w:space="0" w:color="auto"/>
        <w:bottom w:val="none" w:sz="0" w:space="0" w:color="auto"/>
        <w:right w:val="none" w:sz="0" w:space="0" w:color="auto"/>
      </w:divBdr>
    </w:div>
    <w:div w:id="1368799581">
      <w:bodyDiv w:val="1"/>
      <w:marLeft w:val="0"/>
      <w:marRight w:val="0"/>
      <w:marTop w:val="0"/>
      <w:marBottom w:val="0"/>
      <w:divBdr>
        <w:top w:val="none" w:sz="0" w:space="0" w:color="auto"/>
        <w:left w:val="none" w:sz="0" w:space="0" w:color="auto"/>
        <w:bottom w:val="none" w:sz="0" w:space="0" w:color="auto"/>
        <w:right w:val="none" w:sz="0" w:space="0" w:color="auto"/>
      </w:divBdr>
    </w:div>
    <w:div w:id="1376352891">
      <w:bodyDiv w:val="1"/>
      <w:marLeft w:val="0"/>
      <w:marRight w:val="0"/>
      <w:marTop w:val="0"/>
      <w:marBottom w:val="0"/>
      <w:divBdr>
        <w:top w:val="none" w:sz="0" w:space="0" w:color="auto"/>
        <w:left w:val="none" w:sz="0" w:space="0" w:color="auto"/>
        <w:bottom w:val="none" w:sz="0" w:space="0" w:color="auto"/>
        <w:right w:val="none" w:sz="0" w:space="0" w:color="auto"/>
      </w:divBdr>
    </w:div>
    <w:div w:id="1380591203">
      <w:bodyDiv w:val="1"/>
      <w:marLeft w:val="0"/>
      <w:marRight w:val="0"/>
      <w:marTop w:val="0"/>
      <w:marBottom w:val="0"/>
      <w:divBdr>
        <w:top w:val="none" w:sz="0" w:space="0" w:color="auto"/>
        <w:left w:val="none" w:sz="0" w:space="0" w:color="auto"/>
        <w:bottom w:val="none" w:sz="0" w:space="0" w:color="auto"/>
        <w:right w:val="none" w:sz="0" w:space="0" w:color="auto"/>
      </w:divBdr>
    </w:div>
    <w:div w:id="1385912156">
      <w:bodyDiv w:val="1"/>
      <w:marLeft w:val="0"/>
      <w:marRight w:val="0"/>
      <w:marTop w:val="0"/>
      <w:marBottom w:val="0"/>
      <w:divBdr>
        <w:top w:val="none" w:sz="0" w:space="0" w:color="auto"/>
        <w:left w:val="none" w:sz="0" w:space="0" w:color="auto"/>
        <w:bottom w:val="none" w:sz="0" w:space="0" w:color="auto"/>
        <w:right w:val="none" w:sz="0" w:space="0" w:color="auto"/>
      </w:divBdr>
    </w:div>
    <w:div w:id="1396201373">
      <w:bodyDiv w:val="1"/>
      <w:marLeft w:val="0"/>
      <w:marRight w:val="0"/>
      <w:marTop w:val="0"/>
      <w:marBottom w:val="0"/>
      <w:divBdr>
        <w:top w:val="none" w:sz="0" w:space="0" w:color="auto"/>
        <w:left w:val="none" w:sz="0" w:space="0" w:color="auto"/>
        <w:bottom w:val="none" w:sz="0" w:space="0" w:color="auto"/>
        <w:right w:val="none" w:sz="0" w:space="0" w:color="auto"/>
      </w:divBdr>
    </w:div>
    <w:div w:id="1403944751">
      <w:bodyDiv w:val="1"/>
      <w:marLeft w:val="0"/>
      <w:marRight w:val="0"/>
      <w:marTop w:val="0"/>
      <w:marBottom w:val="0"/>
      <w:divBdr>
        <w:top w:val="none" w:sz="0" w:space="0" w:color="auto"/>
        <w:left w:val="none" w:sz="0" w:space="0" w:color="auto"/>
        <w:bottom w:val="none" w:sz="0" w:space="0" w:color="auto"/>
        <w:right w:val="none" w:sz="0" w:space="0" w:color="auto"/>
      </w:divBdr>
    </w:div>
    <w:div w:id="1407918117">
      <w:bodyDiv w:val="1"/>
      <w:marLeft w:val="0"/>
      <w:marRight w:val="0"/>
      <w:marTop w:val="0"/>
      <w:marBottom w:val="0"/>
      <w:divBdr>
        <w:top w:val="none" w:sz="0" w:space="0" w:color="auto"/>
        <w:left w:val="none" w:sz="0" w:space="0" w:color="auto"/>
        <w:bottom w:val="none" w:sz="0" w:space="0" w:color="auto"/>
        <w:right w:val="none" w:sz="0" w:space="0" w:color="auto"/>
      </w:divBdr>
    </w:div>
    <w:div w:id="1423987453">
      <w:bodyDiv w:val="1"/>
      <w:marLeft w:val="0"/>
      <w:marRight w:val="0"/>
      <w:marTop w:val="0"/>
      <w:marBottom w:val="0"/>
      <w:divBdr>
        <w:top w:val="none" w:sz="0" w:space="0" w:color="auto"/>
        <w:left w:val="none" w:sz="0" w:space="0" w:color="auto"/>
        <w:bottom w:val="none" w:sz="0" w:space="0" w:color="auto"/>
        <w:right w:val="none" w:sz="0" w:space="0" w:color="auto"/>
      </w:divBdr>
    </w:div>
    <w:div w:id="1462529754">
      <w:bodyDiv w:val="1"/>
      <w:marLeft w:val="0"/>
      <w:marRight w:val="0"/>
      <w:marTop w:val="0"/>
      <w:marBottom w:val="0"/>
      <w:divBdr>
        <w:top w:val="none" w:sz="0" w:space="0" w:color="auto"/>
        <w:left w:val="none" w:sz="0" w:space="0" w:color="auto"/>
        <w:bottom w:val="none" w:sz="0" w:space="0" w:color="auto"/>
        <w:right w:val="none" w:sz="0" w:space="0" w:color="auto"/>
      </w:divBdr>
      <w:divsChild>
        <w:div w:id="217598701">
          <w:marLeft w:val="0"/>
          <w:marRight w:val="0"/>
          <w:marTop w:val="0"/>
          <w:marBottom w:val="0"/>
          <w:divBdr>
            <w:top w:val="none" w:sz="0" w:space="0" w:color="auto"/>
            <w:left w:val="none" w:sz="0" w:space="0" w:color="auto"/>
            <w:bottom w:val="none" w:sz="0" w:space="0" w:color="auto"/>
            <w:right w:val="none" w:sz="0" w:space="0" w:color="auto"/>
          </w:divBdr>
          <w:divsChild>
            <w:div w:id="899054781">
              <w:marLeft w:val="0"/>
              <w:marRight w:val="0"/>
              <w:marTop w:val="0"/>
              <w:marBottom w:val="0"/>
              <w:divBdr>
                <w:top w:val="none" w:sz="0" w:space="0" w:color="auto"/>
                <w:left w:val="none" w:sz="0" w:space="0" w:color="auto"/>
                <w:bottom w:val="none" w:sz="0" w:space="0" w:color="auto"/>
                <w:right w:val="none" w:sz="0" w:space="0" w:color="auto"/>
              </w:divBdr>
            </w:div>
          </w:divsChild>
        </w:div>
        <w:div w:id="1928731889">
          <w:marLeft w:val="0"/>
          <w:marRight w:val="0"/>
          <w:marTop w:val="0"/>
          <w:marBottom w:val="0"/>
          <w:divBdr>
            <w:top w:val="none" w:sz="0" w:space="0" w:color="auto"/>
            <w:left w:val="none" w:sz="0" w:space="0" w:color="auto"/>
            <w:bottom w:val="none" w:sz="0" w:space="0" w:color="auto"/>
            <w:right w:val="none" w:sz="0" w:space="0" w:color="auto"/>
          </w:divBdr>
          <w:divsChild>
            <w:div w:id="1076123637">
              <w:marLeft w:val="0"/>
              <w:marRight w:val="0"/>
              <w:marTop w:val="0"/>
              <w:marBottom w:val="0"/>
              <w:divBdr>
                <w:top w:val="none" w:sz="0" w:space="0" w:color="auto"/>
                <w:left w:val="none" w:sz="0" w:space="0" w:color="auto"/>
                <w:bottom w:val="none" w:sz="0" w:space="0" w:color="auto"/>
                <w:right w:val="none" w:sz="0" w:space="0" w:color="auto"/>
              </w:divBdr>
              <w:divsChild>
                <w:div w:id="1266691824">
                  <w:marLeft w:val="0"/>
                  <w:marRight w:val="0"/>
                  <w:marTop w:val="0"/>
                  <w:marBottom w:val="0"/>
                  <w:divBdr>
                    <w:top w:val="none" w:sz="0" w:space="0" w:color="auto"/>
                    <w:left w:val="none" w:sz="0" w:space="0" w:color="auto"/>
                    <w:bottom w:val="none" w:sz="0" w:space="0" w:color="auto"/>
                    <w:right w:val="none" w:sz="0" w:space="0" w:color="auto"/>
                  </w:divBdr>
                  <w:divsChild>
                    <w:div w:id="1068772821">
                      <w:marLeft w:val="0"/>
                      <w:marRight w:val="0"/>
                      <w:marTop w:val="0"/>
                      <w:marBottom w:val="0"/>
                      <w:divBdr>
                        <w:top w:val="none" w:sz="0" w:space="0" w:color="auto"/>
                        <w:left w:val="none" w:sz="0" w:space="0" w:color="auto"/>
                        <w:bottom w:val="none" w:sz="0" w:space="0" w:color="auto"/>
                        <w:right w:val="none" w:sz="0" w:space="0" w:color="auto"/>
                      </w:divBdr>
                      <w:divsChild>
                        <w:div w:id="1630235580">
                          <w:marLeft w:val="0"/>
                          <w:marRight w:val="480"/>
                          <w:marTop w:val="0"/>
                          <w:marBottom w:val="0"/>
                          <w:divBdr>
                            <w:top w:val="none" w:sz="0" w:space="0" w:color="auto"/>
                            <w:left w:val="none" w:sz="0" w:space="0" w:color="auto"/>
                            <w:bottom w:val="none" w:sz="0" w:space="0" w:color="auto"/>
                            <w:right w:val="none" w:sz="0" w:space="0" w:color="auto"/>
                          </w:divBdr>
                          <w:divsChild>
                            <w:div w:id="2055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499858">
      <w:bodyDiv w:val="1"/>
      <w:marLeft w:val="0"/>
      <w:marRight w:val="0"/>
      <w:marTop w:val="0"/>
      <w:marBottom w:val="0"/>
      <w:divBdr>
        <w:top w:val="none" w:sz="0" w:space="0" w:color="auto"/>
        <w:left w:val="none" w:sz="0" w:space="0" w:color="auto"/>
        <w:bottom w:val="none" w:sz="0" w:space="0" w:color="auto"/>
        <w:right w:val="none" w:sz="0" w:space="0" w:color="auto"/>
      </w:divBdr>
    </w:div>
    <w:div w:id="1465195677">
      <w:bodyDiv w:val="1"/>
      <w:marLeft w:val="0"/>
      <w:marRight w:val="0"/>
      <w:marTop w:val="0"/>
      <w:marBottom w:val="0"/>
      <w:divBdr>
        <w:top w:val="none" w:sz="0" w:space="0" w:color="auto"/>
        <w:left w:val="none" w:sz="0" w:space="0" w:color="auto"/>
        <w:bottom w:val="none" w:sz="0" w:space="0" w:color="auto"/>
        <w:right w:val="none" w:sz="0" w:space="0" w:color="auto"/>
      </w:divBdr>
      <w:divsChild>
        <w:div w:id="1881505373">
          <w:marLeft w:val="0"/>
          <w:marRight w:val="0"/>
          <w:marTop w:val="0"/>
          <w:marBottom w:val="0"/>
          <w:divBdr>
            <w:top w:val="none" w:sz="0" w:space="0" w:color="auto"/>
            <w:left w:val="none" w:sz="0" w:space="0" w:color="auto"/>
            <w:bottom w:val="none" w:sz="0" w:space="0" w:color="auto"/>
            <w:right w:val="none" w:sz="0" w:space="0" w:color="auto"/>
          </w:divBdr>
        </w:div>
      </w:divsChild>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497695602">
      <w:bodyDiv w:val="1"/>
      <w:marLeft w:val="0"/>
      <w:marRight w:val="0"/>
      <w:marTop w:val="0"/>
      <w:marBottom w:val="0"/>
      <w:divBdr>
        <w:top w:val="none" w:sz="0" w:space="0" w:color="auto"/>
        <w:left w:val="none" w:sz="0" w:space="0" w:color="auto"/>
        <w:bottom w:val="none" w:sz="0" w:space="0" w:color="auto"/>
        <w:right w:val="none" w:sz="0" w:space="0" w:color="auto"/>
      </w:divBdr>
    </w:div>
    <w:div w:id="1524705594">
      <w:bodyDiv w:val="1"/>
      <w:marLeft w:val="0"/>
      <w:marRight w:val="0"/>
      <w:marTop w:val="0"/>
      <w:marBottom w:val="0"/>
      <w:divBdr>
        <w:top w:val="none" w:sz="0" w:space="0" w:color="auto"/>
        <w:left w:val="none" w:sz="0" w:space="0" w:color="auto"/>
        <w:bottom w:val="none" w:sz="0" w:space="0" w:color="auto"/>
        <w:right w:val="none" w:sz="0" w:space="0" w:color="auto"/>
      </w:divBdr>
    </w:div>
    <w:div w:id="1548495080">
      <w:bodyDiv w:val="1"/>
      <w:marLeft w:val="0"/>
      <w:marRight w:val="0"/>
      <w:marTop w:val="0"/>
      <w:marBottom w:val="0"/>
      <w:divBdr>
        <w:top w:val="none" w:sz="0" w:space="0" w:color="auto"/>
        <w:left w:val="none" w:sz="0" w:space="0" w:color="auto"/>
        <w:bottom w:val="none" w:sz="0" w:space="0" w:color="auto"/>
        <w:right w:val="none" w:sz="0" w:space="0" w:color="auto"/>
      </w:divBdr>
    </w:div>
    <w:div w:id="1550608478">
      <w:bodyDiv w:val="1"/>
      <w:marLeft w:val="0"/>
      <w:marRight w:val="0"/>
      <w:marTop w:val="0"/>
      <w:marBottom w:val="0"/>
      <w:divBdr>
        <w:top w:val="none" w:sz="0" w:space="0" w:color="auto"/>
        <w:left w:val="none" w:sz="0" w:space="0" w:color="auto"/>
        <w:bottom w:val="none" w:sz="0" w:space="0" w:color="auto"/>
        <w:right w:val="none" w:sz="0" w:space="0" w:color="auto"/>
      </w:divBdr>
    </w:div>
    <w:div w:id="1580213775">
      <w:bodyDiv w:val="1"/>
      <w:marLeft w:val="0"/>
      <w:marRight w:val="0"/>
      <w:marTop w:val="0"/>
      <w:marBottom w:val="0"/>
      <w:divBdr>
        <w:top w:val="none" w:sz="0" w:space="0" w:color="auto"/>
        <w:left w:val="none" w:sz="0" w:space="0" w:color="auto"/>
        <w:bottom w:val="none" w:sz="0" w:space="0" w:color="auto"/>
        <w:right w:val="none" w:sz="0" w:space="0" w:color="auto"/>
      </w:divBdr>
    </w:div>
    <w:div w:id="1587806975">
      <w:bodyDiv w:val="1"/>
      <w:marLeft w:val="0"/>
      <w:marRight w:val="0"/>
      <w:marTop w:val="0"/>
      <w:marBottom w:val="0"/>
      <w:divBdr>
        <w:top w:val="none" w:sz="0" w:space="0" w:color="auto"/>
        <w:left w:val="none" w:sz="0" w:space="0" w:color="auto"/>
        <w:bottom w:val="none" w:sz="0" w:space="0" w:color="auto"/>
        <w:right w:val="none" w:sz="0" w:space="0" w:color="auto"/>
      </w:divBdr>
    </w:div>
    <w:div w:id="1588463999">
      <w:bodyDiv w:val="1"/>
      <w:marLeft w:val="0"/>
      <w:marRight w:val="0"/>
      <w:marTop w:val="0"/>
      <w:marBottom w:val="0"/>
      <w:divBdr>
        <w:top w:val="none" w:sz="0" w:space="0" w:color="auto"/>
        <w:left w:val="none" w:sz="0" w:space="0" w:color="auto"/>
        <w:bottom w:val="none" w:sz="0" w:space="0" w:color="auto"/>
        <w:right w:val="none" w:sz="0" w:space="0" w:color="auto"/>
      </w:divBdr>
    </w:div>
    <w:div w:id="1629508027">
      <w:bodyDiv w:val="1"/>
      <w:marLeft w:val="0"/>
      <w:marRight w:val="0"/>
      <w:marTop w:val="0"/>
      <w:marBottom w:val="0"/>
      <w:divBdr>
        <w:top w:val="none" w:sz="0" w:space="0" w:color="auto"/>
        <w:left w:val="none" w:sz="0" w:space="0" w:color="auto"/>
        <w:bottom w:val="none" w:sz="0" w:space="0" w:color="auto"/>
        <w:right w:val="none" w:sz="0" w:space="0" w:color="auto"/>
      </w:divBdr>
      <w:divsChild>
        <w:div w:id="1777820588">
          <w:marLeft w:val="0"/>
          <w:marRight w:val="0"/>
          <w:marTop w:val="0"/>
          <w:marBottom w:val="0"/>
          <w:divBdr>
            <w:top w:val="none" w:sz="0" w:space="0" w:color="auto"/>
            <w:left w:val="none" w:sz="0" w:space="0" w:color="auto"/>
            <w:bottom w:val="none" w:sz="0" w:space="0" w:color="auto"/>
            <w:right w:val="none" w:sz="0" w:space="0" w:color="auto"/>
          </w:divBdr>
          <w:divsChild>
            <w:div w:id="1794666480">
              <w:marLeft w:val="0"/>
              <w:marRight w:val="0"/>
              <w:marTop w:val="0"/>
              <w:marBottom w:val="0"/>
              <w:divBdr>
                <w:top w:val="none" w:sz="0" w:space="0" w:color="auto"/>
                <w:left w:val="none" w:sz="0" w:space="0" w:color="auto"/>
                <w:bottom w:val="none" w:sz="0" w:space="0" w:color="auto"/>
                <w:right w:val="none" w:sz="0" w:space="0" w:color="auto"/>
              </w:divBdr>
              <w:divsChild>
                <w:div w:id="1085570336">
                  <w:marLeft w:val="0"/>
                  <w:marRight w:val="0"/>
                  <w:marTop w:val="0"/>
                  <w:marBottom w:val="0"/>
                  <w:divBdr>
                    <w:top w:val="none" w:sz="0" w:space="0" w:color="auto"/>
                    <w:left w:val="none" w:sz="0" w:space="0" w:color="auto"/>
                    <w:bottom w:val="none" w:sz="0" w:space="0" w:color="auto"/>
                    <w:right w:val="none" w:sz="0" w:space="0" w:color="auto"/>
                  </w:divBdr>
                  <w:divsChild>
                    <w:div w:id="7772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67961">
          <w:marLeft w:val="0"/>
          <w:marRight w:val="0"/>
          <w:marTop w:val="0"/>
          <w:marBottom w:val="0"/>
          <w:divBdr>
            <w:top w:val="none" w:sz="0" w:space="0" w:color="auto"/>
            <w:left w:val="none" w:sz="0" w:space="0" w:color="auto"/>
            <w:bottom w:val="none" w:sz="0" w:space="0" w:color="auto"/>
            <w:right w:val="none" w:sz="0" w:space="0" w:color="auto"/>
          </w:divBdr>
          <w:divsChild>
            <w:div w:id="1644843984">
              <w:marLeft w:val="0"/>
              <w:marRight w:val="0"/>
              <w:marTop w:val="0"/>
              <w:marBottom w:val="0"/>
              <w:divBdr>
                <w:top w:val="none" w:sz="0" w:space="0" w:color="auto"/>
                <w:left w:val="none" w:sz="0" w:space="0" w:color="auto"/>
                <w:bottom w:val="none" w:sz="0" w:space="0" w:color="auto"/>
                <w:right w:val="none" w:sz="0" w:space="0" w:color="auto"/>
              </w:divBdr>
              <w:divsChild>
                <w:div w:id="1870681433">
                  <w:marLeft w:val="0"/>
                  <w:marRight w:val="0"/>
                  <w:marTop w:val="0"/>
                  <w:marBottom w:val="0"/>
                  <w:divBdr>
                    <w:top w:val="none" w:sz="0" w:space="0" w:color="auto"/>
                    <w:left w:val="none" w:sz="0" w:space="0" w:color="auto"/>
                    <w:bottom w:val="none" w:sz="0" w:space="0" w:color="auto"/>
                    <w:right w:val="none" w:sz="0" w:space="0" w:color="auto"/>
                  </w:divBdr>
                  <w:divsChild>
                    <w:div w:id="536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36001">
      <w:bodyDiv w:val="1"/>
      <w:marLeft w:val="0"/>
      <w:marRight w:val="0"/>
      <w:marTop w:val="0"/>
      <w:marBottom w:val="0"/>
      <w:divBdr>
        <w:top w:val="none" w:sz="0" w:space="0" w:color="auto"/>
        <w:left w:val="none" w:sz="0" w:space="0" w:color="auto"/>
        <w:bottom w:val="none" w:sz="0" w:space="0" w:color="auto"/>
        <w:right w:val="none" w:sz="0" w:space="0" w:color="auto"/>
      </w:divBdr>
    </w:div>
    <w:div w:id="1733457409">
      <w:bodyDiv w:val="1"/>
      <w:marLeft w:val="0"/>
      <w:marRight w:val="0"/>
      <w:marTop w:val="0"/>
      <w:marBottom w:val="0"/>
      <w:divBdr>
        <w:top w:val="none" w:sz="0" w:space="0" w:color="auto"/>
        <w:left w:val="none" w:sz="0" w:space="0" w:color="auto"/>
        <w:bottom w:val="none" w:sz="0" w:space="0" w:color="auto"/>
        <w:right w:val="none" w:sz="0" w:space="0" w:color="auto"/>
      </w:divBdr>
      <w:divsChild>
        <w:div w:id="555773368">
          <w:marLeft w:val="0"/>
          <w:marRight w:val="0"/>
          <w:marTop w:val="0"/>
          <w:marBottom w:val="0"/>
          <w:divBdr>
            <w:top w:val="none" w:sz="0" w:space="0" w:color="auto"/>
            <w:left w:val="none" w:sz="0" w:space="0" w:color="auto"/>
            <w:bottom w:val="none" w:sz="0" w:space="0" w:color="auto"/>
            <w:right w:val="none" w:sz="0" w:space="0" w:color="auto"/>
          </w:divBdr>
          <w:divsChild>
            <w:div w:id="1901936742">
              <w:marLeft w:val="0"/>
              <w:marRight w:val="0"/>
              <w:marTop w:val="0"/>
              <w:marBottom w:val="0"/>
              <w:divBdr>
                <w:top w:val="none" w:sz="0" w:space="0" w:color="404040"/>
                <w:left w:val="none" w:sz="0" w:space="0" w:color="404040"/>
                <w:bottom w:val="none" w:sz="0" w:space="0" w:color="404040"/>
                <w:right w:val="none" w:sz="0" w:space="0" w:color="404040"/>
              </w:divBdr>
              <w:divsChild>
                <w:div w:id="903564550">
                  <w:marLeft w:val="0"/>
                  <w:marRight w:val="0"/>
                  <w:marTop w:val="0"/>
                  <w:marBottom w:val="0"/>
                  <w:divBdr>
                    <w:top w:val="none" w:sz="0" w:space="0" w:color="auto"/>
                    <w:left w:val="none" w:sz="0" w:space="0" w:color="auto"/>
                    <w:bottom w:val="none" w:sz="0" w:space="0" w:color="auto"/>
                    <w:right w:val="none" w:sz="0" w:space="0" w:color="auto"/>
                  </w:divBdr>
                  <w:divsChild>
                    <w:div w:id="181363717">
                      <w:marLeft w:val="0"/>
                      <w:marRight w:val="0"/>
                      <w:marTop w:val="0"/>
                      <w:marBottom w:val="0"/>
                      <w:divBdr>
                        <w:top w:val="none" w:sz="0" w:space="0" w:color="auto"/>
                        <w:left w:val="none" w:sz="0" w:space="0" w:color="auto"/>
                        <w:bottom w:val="none" w:sz="0" w:space="0" w:color="auto"/>
                        <w:right w:val="none" w:sz="0" w:space="0" w:color="auto"/>
                      </w:divBdr>
                      <w:divsChild>
                        <w:div w:id="1746606192">
                          <w:marLeft w:val="0"/>
                          <w:marRight w:val="0"/>
                          <w:marTop w:val="0"/>
                          <w:marBottom w:val="0"/>
                          <w:divBdr>
                            <w:top w:val="none" w:sz="0" w:space="0" w:color="auto"/>
                            <w:left w:val="none" w:sz="0" w:space="0" w:color="auto"/>
                            <w:bottom w:val="none" w:sz="0" w:space="0" w:color="auto"/>
                            <w:right w:val="none" w:sz="0" w:space="0" w:color="auto"/>
                          </w:divBdr>
                          <w:divsChild>
                            <w:div w:id="8152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540836">
          <w:marLeft w:val="0"/>
          <w:marRight w:val="0"/>
          <w:marTop w:val="0"/>
          <w:marBottom w:val="0"/>
          <w:divBdr>
            <w:top w:val="none" w:sz="0" w:space="0" w:color="auto"/>
            <w:left w:val="none" w:sz="0" w:space="0" w:color="auto"/>
            <w:bottom w:val="none" w:sz="0" w:space="0" w:color="auto"/>
            <w:right w:val="none" w:sz="0" w:space="0" w:color="auto"/>
          </w:divBdr>
          <w:divsChild>
            <w:div w:id="1734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3652">
      <w:bodyDiv w:val="1"/>
      <w:marLeft w:val="0"/>
      <w:marRight w:val="0"/>
      <w:marTop w:val="0"/>
      <w:marBottom w:val="0"/>
      <w:divBdr>
        <w:top w:val="none" w:sz="0" w:space="0" w:color="auto"/>
        <w:left w:val="none" w:sz="0" w:space="0" w:color="auto"/>
        <w:bottom w:val="none" w:sz="0" w:space="0" w:color="auto"/>
        <w:right w:val="none" w:sz="0" w:space="0" w:color="auto"/>
      </w:divBdr>
    </w:div>
    <w:div w:id="1757511003">
      <w:bodyDiv w:val="1"/>
      <w:marLeft w:val="0"/>
      <w:marRight w:val="0"/>
      <w:marTop w:val="0"/>
      <w:marBottom w:val="0"/>
      <w:divBdr>
        <w:top w:val="none" w:sz="0" w:space="0" w:color="auto"/>
        <w:left w:val="none" w:sz="0" w:space="0" w:color="auto"/>
        <w:bottom w:val="none" w:sz="0" w:space="0" w:color="auto"/>
        <w:right w:val="none" w:sz="0" w:space="0" w:color="auto"/>
      </w:divBdr>
    </w:div>
    <w:div w:id="1782333412">
      <w:bodyDiv w:val="1"/>
      <w:marLeft w:val="0"/>
      <w:marRight w:val="0"/>
      <w:marTop w:val="0"/>
      <w:marBottom w:val="0"/>
      <w:divBdr>
        <w:top w:val="none" w:sz="0" w:space="0" w:color="auto"/>
        <w:left w:val="none" w:sz="0" w:space="0" w:color="auto"/>
        <w:bottom w:val="none" w:sz="0" w:space="0" w:color="auto"/>
        <w:right w:val="none" w:sz="0" w:space="0" w:color="auto"/>
      </w:divBdr>
    </w:div>
    <w:div w:id="1811050678">
      <w:bodyDiv w:val="1"/>
      <w:marLeft w:val="0"/>
      <w:marRight w:val="0"/>
      <w:marTop w:val="0"/>
      <w:marBottom w:val="0"/>
      <w:divBdr>
        <w:top w:val="none" w:sz="0" w:space="0" w:color="auto"/>
        <w:left w:val="none" w:sz="0" w:space="0" w:color="auto"/>
        <w:bottom w:val="none" w:sz="0" w:space="0" w:color="auto"/>
        <w:right w:val="none" w:sz="0" w:space="0" w:color="auto"/>
      </w:divBdr>
      <w:divsChild>
        <w:div w:id="422990373">
          <w:marLeft w:val="0"/>
          <w:marRight w:val="0"/>
          <w:marTop w:val="0"/>
          <w:marBottom w:val="0"/>
          <w:divBdr>
            <w:top w:val="none" w:sz="0" w:space="0" w:color="auto"/>
            <w:left w:val="none" w:sz="0" w:space="0" w:color="auto"/>
            <w:bottom w:val="none" w:sz="0" w:space="0" w:color="auto"/>
            <w:right w:val="none" w:sz="0" w:space="0" w:color="auto"/>
          </w:divBdr>
        </w:div>
      </w:divsChild>
    </w:div>
    <w:div w:id="1818719163">
      <w:bodyDiv w:val="1"/>
      <w:marLeft w:val="0"/>
      <w:marRight w:val="0"/>
      <w:marTop w:val="0"/>
      <w:marBottom w:val="0"/>
      <w:divBdr>
        <w:top w:val="none" w:sz="0" w:space="0" w:color="auto"/>
        <w:left w:val="none" w:sz="0" w:space="0" w:color="auto"/>
        <w:bottom w:val="none" w:sz="0" w:space="0" w:color="auto"/>
        <w:right w:val="none" w:sz="0" w:space="0" w:color="auto"/>
      </w:divBdr>
    </w:div>
    <w:div w:id="1826506854">
      <w:bodyDiv w:val="1"/>
      <w:marLeft w:val="0"/>
      <w:marRight w:val="0"/>
      <w:marTop w:val="0"/>
      <w:marBottom w:val="0"/>
      <w:divBdr>
        <w:top w:val="none" w:sz="0" w:space="0" w:color="auto"/>
        <w:left w:val="none" w:sz="0" w:space="0" w:color="auto"/>
        <w:bottom w:val="none" w:sz="0" w:space="0" w:color="auto"/>
        <w:right w:val="none" w:sz="0" w:space="0" w:color="auto"/>
      </w:divBdr>
      <w:divsChild>
        <w:div w:id="424151874">
          <w:marLeft w:val="0"/>
          <w:marRight w:val="0"/>
          <w:marTop w:val="0"/>
          <w:marBottom w:val="0"/>
          <w:divBdr>
            <w:top w:val="none" w:sz="0" w:space="0" w:color="auto"/>
            <w:left w:val="none" w:sz="0" w:space="0" w:color="auto"/>
            <w:bottom w:val="none" w:sz="0" w:space="0" w:color="auto"/>
            <w:right w:val="none" w:sz="0" w:space="0" w:color="auto"/>
          </w:divBdr>
        </w:div>
      </w:divsChild>
    </w:div>
    <w:div w:id="1834759635">
      <w:bodyDiv w:val="1"/>
      <w:marLeft w:val="0"/>
      <w:marRight w:val="0"/>
      <w:marTop w:val="0"/>
      <w:marBottom w:val="0"/>
      <w:divBdr>
        <w:top w:val="none" w:sz="0" w:space="0" w:color="auto"/>
        <w:left w:val="none" w:sz="0" w:space="0" w:color="auto"/>
        <w:bottom w:val="none" w:sz="0" w:space="0" w:color="auto"/>
        <w:right w:val="none" w:sz="0" w:space="0" w:color="auto"/>
      </w:divBdr>
    </w:div>
    <w:div w:id="1835027842">
      <w:bodyDiv w:val="1"/>
      <w:marLeft w:val="0"/>
      <w:marRight w:val="0"/>
      <w:marTop w:val="0"/>
      <w:marBottom w:val="0"/>
      <w:divBdr>
        <w:top w:val="none" w:sz="0" w:space="0" w:color="auto"/>
        <w:left w:val="none" w:sz="0" w:space="0" w:color="auto"/>
        <w:bottom w:val="none" w:sz="0" w:space="0" w:color="auto"/>
        <w:right w:val="none" w:sz="0" w:space="0" w:color="auto"/>
      </w:divBdr>
    </w:div>
    <w:div w:id="1891107312">
      <w:bodyDiv w:val="1"/>
      <w:marLeft w:val="0"/>
      <w:marRight w:val="0"/>
      <w:marTop w:val="0"/>
      <w:marBottom w:val="0"/>
      <w:divBdr>
        <w:top w:val="none" w:sz="0" w:space="0" w:color="auto"/>
        <w:left w:val="none" w:sz="0" w:space="0" w:color="auto"/>
        <w:bottom w:val="none" w:sz="0" w:space="0" w:color="auto"/>
        <w:right w:val="none" w:sz="0" w:space="0" w:color="auto"/>
      </w:divBdr>
      <w:divsChild>
        <w:div w:id="321354593">
          <w:marLeft w:val="0"/>
          <w:marRight w:val="0"/>
          <w:marTop w:val="0"/>
          <w:marBottom w:val="0"/>
          <w:divBdr>
            <w:top w:val="none" w:sz="0" w:space="0" w:color="auto"/>
            <w:left w:val="none" w:sz="0" w:space="0" w:color="auto"/>
            <w:bottom w:val="none" w:sz="0" w:space="0" w:color="auto"/>
            <w:right w:val="none" w:sz="0" w:space="0" w:color="auto"/>
          </w:divBdr>
          <w:divsChild>
            <w:div w:id="2002537988">
              <w:marLeft w:val="0"/>
              <w:marRight w:val="0"/>
              <w:marTop w:val="0"/>
              <w:marBottom w:val="0"/>
              <w:divBdr>
                <w:top w:val="none" w:sz="0" w:space="0" w:color="auto"/>
                <w:left w:val="none" w:sz="0" w:space="0" w:color="auto"/>
                <w:bottom w:val="none" w:sz="0" w:space="0" w:color="auto"/>
                <w:right w:val="none" w:sz="0" w:space="0" w:color="auto"/>
              </w:divBdr>
              <w:divsChild>
                <w:div w:id="20172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2311">
      <w:bodyDiv w:val="1"/>
      <w:marLeft w:val="0"/>
      <w:marRight w:val="0"/>
      <w:marTop w:val="0"/>
      <w:marBottom w:val="0"/>
      <w:divBdr>
        <w:top w:val="none" w:sz="0" w:space="0" w:color="auto"/>
        <w:left w:val="none" w:sz="0" w:space="0" w:color="auto"/>
        <w:bottom w:val="none" w:sz="0" w:space="0" w:color="auto"/>
        <w:right w:val="none" w:sz="0" w:space="0" w:color="auto"/>
      </w:divBdr>
      <w:divsChild>
        <w:div w:id="1452899133">
          <w:marLeft w:val="0"/>
          <w:marRight w:val="0"/>
          <w:marTop w:val="0"/>
          <w:marBottom w:val="0"/>
          <w:divBdr>
            <w:top w:val="none" w:sz="0" w:space="0" w:color="auto"/>
            <w:left w:val="none" w:sz="0" w:space="0" w:color="auto"/>
            <w:bottom w:val="none" w:sz="0" w:space="0" w:color="auto"/>
            <w:right w:val="none" w:sz="0" w:space="0" w:color="auto"/>
          </w:divBdr>
          <w:divsChild>
            <w:div w:id="12880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6750">
      <w:bodyDiv w:val="1"/>
      <w:marLeft w:val="0"/>
      <w:marRight w:val="0"/>
      <w:marTop w:val="0"/>
      <w:marBottom w:val="0"/>
      <w:divBdr>
        <w:top w:val="none" w:sz="0" w:space="0" w:color="auto"/>
        <w:left w:val="none" w:sz="0" w:space="0" w:color="auto"/>
        <w:bottom w:val="none" w:sz="0" w:space="0" w:color="auto"/>
        <w:right w:val="none" w:sz="0" w:space="0" w:color="auto"/>
      </w:divBdr>
      <w:divsChild>
        <w:div w:id="1296791550">
          <w:marLeft w:val="0"/>
          <w:marRight w:val="0"/>
          <w:marTop w:val="0"/>
          <w:marBottom w:val="0"/>
          <w:divBdr>
            <w:top w:val="none" w:sz="0" w:space="0" w:color="auto"/>
            <w:left w:val="none" w:sz="0" w:space="0" w:color="auto"/>
            <w:bottom w:val="none" w:sz="0" w:space="0" w:color="auto"/>
            <w:right w:val="none" w:sz="0" w:space="0" w:color="auto"/>
          </w:divBdr>
          <w:divsChild>
            <w:div w:id="1145581169">
              <w:marLeft w:val="0"/>
              <w:marRight w:val="0"/>
              <w:marTop w:val="0"/>
              <w:marBottom w:val="0"/>
              <w:divBdr>
                <w:top w:val="none" w:sz="0" w:space="0" w:color="auto"/>
                <w:left w:val="none" w:sz="0" w:space="0" w:color="auto"/>
                <w:bottom w:val="none" w:sz="0" w:space="0" w:color="auto"/>
                <w:right w:val="none" w:sz="0" w:space="0" w:color="auto"/>
              </w:divBdr>
              <w:divsChild>
                <w:div w:id="69890298">
                  <w:marLeft w:val="0"/>
                  <w:marRight w:val="0"/>
                  <w:marTop w:val="0"/>
                  <w:marBottom w:val="750"/>
                  <w:divBdr>
                    <w:top w:val="none" w:sz="0" w:space="0" w:color="auto"/>
                    <w:left w:val="none" w:sz="0" w:space="0" w:color="auto"/>
                    <w:bottom w:val="none" w:sz="0" w:space="0" w:color="auto"/>
                    <w:right w:val="none" w:sz="0" w:space="0" w:color="auto"/>
                  </w:divBdr>
                  <w:divsChild>
                    <w:div w:id="1670256565">
                      <w:marLeft w:val="0"/>
                      <w:marRight w:val="0"/>
                      <w:marTop w:val="0"/>
                      <w:marBottom w:val="0"/>
                      <w:divBdr>
                        <w:top w:val="none" w:sz="0" w:space="0" w:color="auto"/>
                        <w:left w:val="none" w:sz="0" w:space="0" w:color="auto"/>
                        <w:bottom w:val="none" w:sz="0" w:space="0" w:color="auto"/>
                        <w:right w:val="none" w:sz="0" w:space="0" w:color="auto"/>
                      </w:divBdr>
                      <w:divsChild>
                        <w:div w:id="1631939657">
                          <w:marLeft w:val="0"/>
                          <w:marRight w:val="0"/>
                          <w:marTop w:val="0"/>
                          <w:marBottom w:val="0"/>
                          <w:divBdr>
                            <w:top w:val="none" w:sz="0" w:space="0" w:color="auto"/>
                            <w:left w:val="none" w:sz="0" w:space="0" w:color="auto"/>
                            <w:bottom w:val="none" w:sz="0" w:space="0" w:color="auto"/>
                            <w:right w:val="none" w:sz="0" w:space="0" w:color="auto"/>
                          </w:divBdr>
                          <w:divsChild>
                            <w:div w:id="635641894">
                              <w:marLeft w:val="0"/>
                              <w:marRight w:val="0"/>
                              <w:marTop w:val="0"/>
                              <w:marBottom w:val="0"/>
                              <w:divBdr>
                                <w:top w:val="none" w:sz="0" w:space="0" w:color="auto"/>
                                <w:left w:val="none" w:sz="0" w:space="0" w:color="auto"/>
                                <w:bottom w:val="none" w:sz="0" w:space="0" w:color="auto"/>
                                <w:right w:val="none" w:sz="0" w:space="0" w:color="auto"/>
                              </w:divBdr>
                              <w:divsChild>
                                <w:div w:id="704016503">
                                  <w:marLeft w:val="0"/>
                                  <w:marRight w:val="0"/>
                                  <w:marTop w:val="0"/>
                                  <w:marBottom w:val="0"/>
                                  <w:divBdr>
                                    <w:top w:val="none" w:sz="0" w:space="0" w:color="auto"/>
                                    <w:left w:val="none" w:sz="0" w:space="0" w:color="auto"/>
                                    <w:bottom w:val="none" w:sz="0" w:space="0" w:color="auto"/>
                                    <w:right w:val="none" w:sz="0" w:space="0" w:color="auto"/>
                                  </w:divBdr>
                                  <w:divsChild>
                                    <w:div w:id="1609661903">
                                      <w:marLeft w:val="0"/>
                                      <w:marRight w:val="0"/>
                                      <w:marTop w:val="0"/>
                                      <w:marBottom w:val="0"/>
                                      <w:divBdr>
                                        <w:top w:val="none" w:sz="0" w:space="0" w:color="auto"/>
                                        <w:left w:val="none" w:sz="0" w:space="0" w:color="auto"/>
                                        <w:bottom w:val="none" w:sz="0" w:space="0" w:color="auto"/>
                                        <w:right w:val="none" w:sz="0" w:space="0" w:color="auto"/>
                                      </w:divBdr>
                                      <w:divsChild>
                                        <w:div w:id="869297282">
                                          <w:marLeft w:val="0"/>
                                          <w:marRight w:val="0"/>
                                          <w:marTop w:val="0"/>
                                          <w:marBottom w:val="0"/>
                                          <w:divBdr>
                                            <w:top w:val="none" w:sz="0" w:space="0" w:color="auto"/>
                                            <w:left w:val="none" w:sz="0" w:space="0" w:color="auto"/>
                                            <w:bottom w:val="none" w:sz="0" w:space="0" w:color="auto"/>
                                            <w:right w:val="none" w:sz="0" w:space="0" w:color="auto"/>
                                          </w:divBdr>
                                          <w:divsChild>
                                            <w:div w:id="522401654">
                                              <w:marLeft w:val="0"/>
                                              <w:marRight w:val="191"/>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3557243">
                              <w:marLeft w:val="0"/>
                              <w:marRight w:val="0"/>
                              <w:marTop w:val="0"/>
                              <w:marBottom w:val="0"/>
                              <w:divBdr>
                                <w:top w:val="none" w:sz="0" w:space="0" w:color="auto"/>
                                <w:left w:val="none" w:sz="0" w:space="0" w:color="auto"/>
                                <w:bottom w:val="none" w:sz="0" w:space="0" w:color="auto"/>
                                <w:right w:val="none" w:sz="0" w:space="0" w:color="auto"/>
                              </w:divBdr>
                              <w:divsChild>
                                <w:div w:id="1622029676">
                                  <w:marLeft w:val="0"/>
                                  <w:marRight w:val="0"/>
                                  <w:marTop w:val="0"/>
                                  <w:marBottom w:val="0"/>
                                  <w:divBdr>
                                    <w:top w:val="none" w:sz="0" w:space="0" w:color="auto"/>
                                    <w:left w:val="none" w:sz="0" w:space="0" w:color="auto"/>
                                    <w:bottom w:val="none" w:sz="0" w:space="0" w:color="auto"/>
                                    <w:right w:val="none" w:sz="0" w:space="0" w:color="auto"/>
                                  </w:divBdr>
                                  <w:divsChild>
                                    <w:div w:id="213471514">
                                      <w:marLeft w:val="0"/>
                                      <w:marRight w:val="0"/>
                                      <w:marTop w:val="0"/>
                                      <w:marBottom w:val="300"/>
                                      <w:divBdr>
                                        <w:top w:val="none" w:sz="0" w:space="0" w:color="auto"/>
                                        <w:left w:val="none" w:sz="0" w:space="0" w:color="auto"/>
                                        <w:bottom w:val="none" w:sz="0" w:space="0" w:color="auto"/>
                                        <w:right w:val="none" w:sz="0" w:space="0" w:color="auto"/>
                                      </w:divBdr>
                                      <w:divsChild>
                                        <w:div w:id="16536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031661">
      <w:bodyDiv w:val="1"/>
      <w:marLeft w:val="0"/>
      <w:marRight w:val="0"/>
      <w:marTop w:val="0"/>
      <w:marBottom w:val="0"/>
      <w:divBdr>
        <w:top w:val="none" w:sz="0" w:space="0" w:color="auto"/>
        <w:left w:val="none" w:sz="0" w:space="0" w:color="auto"/>
        <w:bottom w:val="none" w:sz="0" w:space="0" w:color="auto"/>
        <w:right w:val="none" w:sz="0" w:space="0" w:color="auto"/>
      </w:divBdr>
      <w:divsChild>
        <w:div w:id="160389241">
          <w:marLeft w:val="0"/>
          <w:marRight w:val="0"/>
          <w:marTop w:val="0"/>
          <w:marBottom w:val="0"/>
          <w:divBdr>
            <w:top w:val="none" w:sz="0" w:space="0" w:color="auto"/>
            <w:left w:val="none" w:sz="0" w:space="0" w:color="auto"/>
            <w:bottom w:val="none" w:sz="0" w:space="0" w:color="auto"/>
            <w:right w:val="none" w:sz="0" w:space="0" w:color="auto"/>
          </w:divBdr>
          <w:divsChild>
            <w:div w:id="776558267">
              <w:marLeft w:val="0"/>
              <w:marRight w:val="0"/>
              <w:marTop w:val="0"/>
              <w:marBottom w:val="0"/>
              <w:divBdr>
                <w:top w:val="none" w:sz="0" w:space="0" w:color="auto"/>
                <w:left w:val="none" w:sz="0" w:space="0" w:color="auto"/>
                <w:bottom w:val="none" w:sz="0" w:space="0" w:color="auto"/>
                <w:right w:val="none" w:sz="0" w:space="0" w:color="auto"/>
              </w:divBdr>
              <w:divsChild>
                <w:div w:id="1657343885">
                  <w:marLeft w:val="0"/>
                  <w:marRight w:val="0"/>
                  <w:marTop w:val="0"/>
                  <w:marBottom w:val="0"/>
                  <w:divBdr>
                    <w:top w:val="none" w:sz="0" w:space="0" w:color="auto"/>
                    <w:left w:val="none" w:sz="0" w:space="0" w:color="auto"/>
                    <w:bottom w:val="none" w:sz="0" w:space="0" w:color="auto"/>
                    <w:right w:val="none" w:sz="0" w:space="0" w:color="auto"/>
                  </w:divBdr>
                </w:div>
              </w:divsChild>
            </w:div>
            <w:div w:id="1255625878">
              <w:marLeft w:val="0"/>
              <w:marRight w:val="0"/>
              <w:marTop w:val="0"/>
              <w:marBottom w:val="0"/>
              <w:divBdr>
                <w:top w:val="none" w:sz="0" w:space="0" w:color="auto"/>
                <w:left w:val="none" w:sz="0" w:space="0" w:color="auto"/>
                <w:bottom w:val="none" w:sz="0" w:space="0" w:color="auto"/>
                <w:right w:val="none" w:sz="0" w:space="0" w:color="auto"/>
              </w:divBdr>
              <w:divsChild>
                <w:div w:id="1649938428">
                  <w:marLeft w:val="0"/>
                  <w:marRight w:val="0"/>
                  <w:marTop w:val="0"/>
                  <w:marBottom w:val="0"/>
                  <w:divBdr>
                    <w:top w:val="none" w:sz="0" w:space="0" w:color="auto"/>
                    <w:left w:val="none" w:sz="0" w:space="0" w:color="auto"/>
                    <w:bottom w:val="none" w:sz="0" w:space="0" w:color="auto"/>
                    <w:right w:val="none" w:sz="0" w:space="0" w:color="auto"/>
                  </w:divBdr>
                </w:div>
              </w:divsChild>
            </w:div>
            <w:div w:id="1737124444">
              <w:marLeft w:val="0"/>
              <w:marRight w:val="0"/>
              <w:marTop w:val="0"/>
              <w:marBottom w:val="0"/>
              <w:divBdr>
                <w:top w:val="none" w:sz="0" w:space="0" w:color="auto"/>
                <w:left w:val="none" w:sz="0" w:space="0" w:color="auto"/>
                <w:bottom w:val="none" w:sz="0" w:space="0" w:color="auto"/>
                <w:right w:val="none" w:sz="0" w:space="0" w:color="auto"/>
              </w:divBdr>
              <w:divsChild>
                <w:div w:id="6992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6287">
          <w:marLeft w:val="0"/>
          <w:marRight w:val="0"/>
          <w:marTop w:val="0"/>
          <w:marBottom w:val="0"/>
          <w:divBdr>
            <w:top w:val="none" w:sz="0" w:space="0" w:color="auto"/>
            <w:left w:val="none" w:sz="0" w:space="0" w:color="auto"/>
            <w:bottom w:val="none" w:sz="0" w:space="0" w:color="auto"/>
            <w:right w:val="none" w:sz="0" w:space="0" w:color="auto"/>
          </w:divBdr>
          <w:divsChild>
            <w:div w:id="468204142">
              <w:marLeft w:val="0"/>
              <w:marRight w:val="0"/>
              <w:marTop w:val="0"/>
              <w:marBottom w:val="0"/>
              <w:divBdr>
                <w:top w:val="none" w:sz="0" w:space="0" w:color="auto"/>
                <w:left w:val="none" w:sz="0" w:space="0" w:color="auto"/>
                <w:bottom w:val="none" w:sz="0" w:space="0" w:color="auto"/>
                <w:right w:val="none" w:sz="0" w:space="0" w:color="auto"/>
              </w:divBdr>
              <w:divsChild>
                <w:div w:id="13308106">
                  <w:marLeft w:val="0"/>
                  <w:marRight w:val="0"/>
                  <w:marTop w:val="0"/>
                  <w:marBottom w:val="0"/>
                  <w:divBdr>
                    <w:top w:val="none" w:sz="0" w:space="0" w:color="auto"/>
                    <w:left w:val="none" w:sz="0" w:space="0" w:color="auto"/>
                    <w:bottom w:val="none" w:sz="0" w:space="0" w:color="auto"/>
                    <w:right w:val="none" w:sz="0" w:space="0" w:color="auto"/>
                  </w:divBdr>
                  <w:divsChild>
                    <w:div w:id="7723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17375">
      <w:bodyDiv w:val="1"/>
      <w:marLeft w:val="0"/>
      <w:marRight w:val="0"/>
      <w:marTop w:val="0"/>
      <w:marBottom w:val="0"/>
      <w:divBdr>
        <w:top w:val="none" w:sz="0" w:space="0" w:color="auto"/>
        <w:left w:val="none" w:sz="0" w:space="0" w:color="auto"/>
        <w:bottom w:val="none" w:sz="0" w:space="0" w:color="auto"/>
        <w:right w:val="none" w:sz="0" w:space="0" w:color="auto"/>
      </w:divBdr>
    </w:div>
    <w:div w:id="1995258464">
      <w:bodyDiv w:val="1"/>
      <w:marLeft w:val="0"/>
      <w:marRight w:val="0"/>
      <w:marTop w:val="0"/>
      <w:marBottom w:val="0"/>
      <w:divBdr>
        <w:top w:val="none" w:sz="0" w:space="0" w:color="auto"/>
        <w:left w:val="none" w:sz="0" w:space="0" w:color="auto"/>
        <w:bottom w:val="none" w:sz="0" w:space="0" w:color="auto"/>
        <w:right w:val="none" w:sz="0" w:space="0" w:color="auto"/>
      </w:divBdr>
    </w:div>
    <w:div w:id="2020739169">
      <w:bodyDiv w:val="1"/>
      <w:marLeft w:val="0"/>
      <w:marRight w:val="0"/>
      <w:marTop w:val="0"/>
      <w:marBottom w:val="0"/>
      <w:divBdr>
        <w:top w:val="none" w:sz="0" w:space="0" w:color="auto"/>
        <w:left w:val="none" w:sz="0" w:space="0" w:color="auto"/>
        <w:bottom w:val="none" w:sz="0" w:space="0" w:color="auto"/>
        <w:right w:val="none" w:sz="0" w:space="0" w:color="auto"/>
      </w:divBdr>
    </w:div>
    <w:div w:id="2032338295">
      <w:bodyDiv w:val="1"/>
      <w:marLeft w:val="0"/>
      <w:marRight w:val="0"/>
      <w:marTop w:val="0"/>
      <w:marBottom w:val="0"/>
      <w:divBdr>
        <w:top w:val="none" w:sz="0" w:space="0" w:color="auto"/>
        <w:left w:val="none" w:sz="0" w:space="0" w:color="auto"/>
        <w:bottom w:val="none" w:sz="0" w:space="0" w:color="auto"/>
        <w:right w:val="none" w:sz="0" w:space="0" w:color="auto"/>
      </w:divBdr>
    </w:div>
    <w:div w:id="2036272116">
      <w:bodyDiv w:val="1"/>
      <w:marLeft w:val="0"/>
      <w:marRight w:val="0"/>
      <w:marTop w:val="0"/>
      <w:marBottom w:val="0"/>
      <w:divBdr>
        <w:top w:val="none" w:sz="0" w:space="0" w:color="auto"/>
        <w:left w:val="none" w:sz="0" w:space="0" w:color="auto"/>
        <w:bottom w:val="none" w:sz="0" w:space="0" w:color="auto"/>
        <w:right w:val="none" w:sz="0" w:space="0" w:color="auto"/>
      </w:divBdr>
    </w:div>
    <w:div w:id="2055733786">
      <w:bodyDiv w:val="1"/>
      <w:marLeft w:val="0"/>
      <w:marRight w:val="0"/>
      <w:marTop w:val="0"/>
      <w:marBottom w:val="0"/>
      <w:divBdr>
        <w:top w:val="none" w:sz="0" w:space="0" w:color="auto"/>
        <w:left w:val="none" w:sz="0" w:space="0" w:color="auto"/>
        <w:bottom w:val="none" w:sz="0" w:space="0" w:color="auto"/>
        <w:right w:val="none" w:sz="0" w:space="0" w:color="auto"/>
      </w:divBdr>
      <w:divsChild>
        <w:div w:id="1794211819">
          <w:marLeft w:val="0"/>
          <w:marRight w:val="0"/>
          <w:marTop w:val="0"/>
          <w:marBottom w:val="0"/>
          <w:divBdr>
            <w:top w:val="none" w:sz="0" w:space="0" w:color="auto"/>
            <w:left w:val="none" w:sz="0" w:space="0" w:color="auto"/>
            <w:bottom w:val="none" w:sz="0" w:space="0" w:color="auto"/>
            <w:right w:val="none" w:sz="0" w:space="0" w:color="auto"/>
          </w:divBdr>
          <w:divsChild>
            <w:div w:id="16014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1701">
      <w:bodyDiv w:val="1"/>
      <w:marLeft w:val="0"/>
      <w:marRight w:val="0"/>
      <w:marTop w:val="0"/>
      <w:marBottom w:val="0"/>
      <w:divBdr>
        <w:top w:val="none" w:sz="0" w:space="0" w:color="auto"/>
        <w:left w:val="none" w:sz="0" w:space="0" w:color="auto"/>
        <w:bottom w:val="none" w:sz="0" w:space="0" w:color="auto"/>
        <w:right w:val="none" w:sz="0" w:space="0" w:color="auto"/>
      </w:divBdr>
    </w:div>
    <w:div w:id="2120029349">
      <w:bodyDiv w:val="1"/>
      <w:marLeft w:val="0"/>
      <w:marRight w:val="0"/>
      <w:marTop w:val="0"/>
      <w:marBottom w:val="0"/>
      <w:divBdr>
        <w:top w:val="none" w:sz="0" w:space="0" w:color="auto"/>
        <w:left w:val="none" w:sz="0" w:space="0" w:color="auto"/>
        <w:bottom w:val="none" w:sz="0" w:space="0" w:color="auto"/>
        <w:right w:val="none" w:sz="0" w:space="0" w:color="auto"/>
      </w:divBdr>
    </w:div>
    <w:div w:id="2127500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3D41E-8535-4704-876C-EC022A78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8927</Words>
  <Characters>50890</Characters>
  <Application>Microsoft Office Word</Application>
  <DocSecurity>0</DocSecurity>
  <Lines>424</Lines>
  <Paragraphs>119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Singh Rathore</dc:creator>
  <cp:keywords/>
  <dc:description/>
  <cp:lastModifiedBy>Pamidi,Sushma</cp:lastModifiedBy>
  <cp:revision>5</cp:revision>
  <dcterms:created xsi:type="dcterms:W3CDTF">2024-10-24T22:56:00Z</dcterms:created>
  <dcterms:modified xsi:type="dcterms:W3CDTF">2025-12-08T15:43:00Z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965bcb79ff6a15b7c86242d476bbf3d522345316a07b06cf55d9d48cb7457d4a</vt:lpwstr>
  </property>
</Properties>
</file>