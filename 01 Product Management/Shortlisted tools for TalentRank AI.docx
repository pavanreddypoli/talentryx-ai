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ADC6" w14:textId="3521A924" w:rsidR="00316C2C" w:rsidRPr="00BE0232" w:rsidDel="002867E7" w:rsidRDefault="00316C2C" w:rsidP="000C7DAC">
      <w:pPr>
        <w:spacing w:after="160" w:line="259" w:lineRule="auto"/>
        <w:jc w:val="center"/>
        <w:rPr>
          <w:del w:id="0" w:author="Pamidi,Sushma" w:date="2025-12-08T09:36:00Z" w16du:dateUtc="2025-12-08T15:36:00Z"/>
          <w:rFonts w:ascii="Arial" w:hAnsi="Arial" w:cs="Arial"/>
          <w:b/>
          <w:bCs/>
          <w:color w:val="833C0B"/>
          <w:sz w:val="28"/>
          <w:szCs w:val="21"/>
        </w:rPr>
      </w:pPr>
      <w:del w:id="1" w:author="Pamidi,Sushma" w:date="2025-12-08T09:36:00Z" w16du:dateUtc="2025-12-08T15:36:00Z">
        <w:r w:rsidRPr="00BE0232" w:rsidDel="002867E7">
          <w:rPr>
            <w:rFonts w:ascii="Arial" w:hAnsi="Arial" w:cs="Arial"/>
            <w:b/>
            <w:bCs/>
            <w:color w:val="833C0B"/>
            <w:sz w:val="28"/>
            <w:szCs w:val="21"/>
          </w:rPr>
          <w:delText>Leading or Critical Role</w:delText>
        </w:r>
      </w:del>
    </w:p>
    <w:p w14:paraId="25BE86B5" w14:textId="500F01B0" w:rsidR="003579B0" w:rsidRPr="00BE0232" w:rsidDel="002867E7" w:rsidRDefault="00E10EF3" w:rsidP="00DB4C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2" w:author="Pamidi,Sushma" w:date="2025-12-08T09:36:00Z" w16du:dateUtc="2025-12-08T15:36:00Z"/>
          <w:rFonts w:ascii="Arial" w:hAnsi="Arial" w:cs="Arial"/>
          <w:sz w:val="21"/>
          <w:szCs w:val="21"/>
        </w:rPr>
      </w:pPr>
      <w:del w:id="3" w:author="Pamidi,Sushma" w:date="2025-12-08T09:36:00Z" w16du:dateUtc="2025-12-08T15:36:00Z">
        <w:r w:rsidRPr="00BE0232" w:rsidDel="002867E7">
          <w:rPr>
            <w:rFonts w:ascii="Arial" w:hAnsi="Arial" w:cs="Arial"/>
            <w:sz w:val="21"/>
            <w:szCs w:val="21"/>
          </w:rPr>
          <w:br/>
        </w:r>
        <w:r w:rsidR="00316C2C" w:rsidRPr="00BE0232" w:rsidDel="002867E7">
          <w:rPr>
            <w:rFonts w:ascii="Arial" w:hAnsi="Arial" w:cs="Arial"/>
            <w:sz w:val="21"/>
            <w:szCs w:val="21"/>
          </w:rPr>
          <w:delText>In order to outline the Petitioner’s leading and critical role, Counsel will iterate the evidentiary submission within the statutory, regulatory, and administrative judicial frameworks provided to facilitate sound documentation of this category. Counsel will endeavor to ensure that the evidence satisfies:</w:delText>
        </w:r>
      </w:del>
    </w:p>
    <w:p w14:paraId="3A427BBF" w14:textId="5B86408D" w:rsidR="000C7DAC" w:rsidRPr="00BE0232" w:rsidDel="002867E7" w:rsidRDefault="00545AB1"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4" w:author="Pamidi,Sushma" w:date="2025-12-08T09:36:00Z" w16du:dateUtc="2025-12-08T15:36:00Z"/>
          <w:rFonts w:ascii="Arial" w:hAnsi="Arial" w:cs="Arial"/>
          <w:bCs/>
          <w:color w:val="833C0B" w:themeColor="accent2" w:themeShade="80"/>
          <w:sz w:val="21"/>
          <w:szCs w:val="21"/>
        </w:rPr>
      </w:pPr>
      <w:del w:id="5" w:author="Pamidi,Sushma" w:date="2025-12-08T09:36:00Z" w16du:dateUtc="2025-12-08T15:36:00Z">
        <w:r w:rsidRPr="00BE0232" w:rsidDel="002867E7">
          <w:rPr>
            <w:rFonts w:ascii="Arial" w:hAnsi="Arial" w:cs="Arial"/>
            <w:bCs/>
            <w:color w:val="833C0B" w:themeColor="accent2" w:themeShade="80"/>
            <w:sz w:val="21"/>
            <w:szCs w:val="21"/>
          </w:rPr>
          <w:delText>8</w:delText>
        </w:r>
        <w:r w:rsidR="003579B0" w:rsidRPr="00BE0232" w:rsidDel="002867E7">
          <w:rPr>
            <w:rFonts w:ascii="Arial" w:hAnsi="Arial" w:cs="Arial"/>
            <w:bCs/>
            <w:color w:val="833C0B" w:themeColor="accent2" w:themeShade="80"/>
            <w:sz w:val="21"/>
            <w:szCs w:val="21"/>
          </w:rPr>
          <w:delText xml:space="preserve"> CFR 204.5(h)(3)(viii)</w:delText>
        </w:r>
      </w:del>
    </w:p>
    <w:p w14:paraId="2AD9DE46" w14:textId="091FAD7F" w:rsidR="003579B0" w:rsidRPr="00BE0232" w:rsidDel="002867E7" w:rsidRDefault="003579B0"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6" w:author="Pamidi,Sushma" w:date="2025-12-08T09:36:00Z" w16du:dateUtc="2025-12-08T15:36:00Z"/>
          <w:rFonts w:ascii="Arial" w:hAnsi="Arial" w:cs="Arial"/>
          <w:bCs/>
          <w:color w:val="833C0B" w:themeColor="accent2" w:themeShade="80"/>
          <w:sz w:val="21"/>
          <w:szCs w:val="21"/>
        </w:rPr>
      </w:pPr>
      <w:del w:id="7" w:author="Pamidi,Sushma" w:date="2025-12-08T09:36:00Z" w16du:dateUtc="2025-12-08T15:36:00Z">
        <w:r w:rsidRPr="00BE0232" w:rsidDel="002867E7">
          <w:rPr>
            <w:rFonts w:ascii="Arial" w:hAnsi="Arial" w:cs="Arial"/>
            <w:bCs/>
            <w:color w:val="833C0B" w:themeColor="accent2" w:themeShade="80"/>
            <w:sz w:val="21"/>
            <w:szCs w:val="21"/>
          </w:rPr>
          <w:delText xml:space="preserve">Evidence that the </w:delText>
        </w:r>
        <w:r w:rsidR="00E87032" w:rsidRPr="00BE0232" w:rsidDel="002867E7">
          <w:rPr>
            <w:rFonts w:ascii="Arial" w:hAnsi="Arial" w:cs="Arial"/>
            <w:bCs/>
            <w:color w:val="833C0B" w:themeColor="accent2" w:themeShade="80"/>
            <w:sz w:val="21"/>
            <w:szCs w:val="21"/>
          </w:rPr>
          <w:delText>person</w:delText>
        </w:r>
        <w:r w:rsidRPr="00BE0232" w:rsidDel="002867E7">
          <w:rPr>
            <w:rFonts w:ascii="Arial" w:hAnsi="Arial" w:cs="Arial"/>
            <w:bCs/>
            <w:color w:val="833C0B" w:themeColor="accent2" w:themeShade="80"/>
            <w:sz w:val="21"/>
            <w:szCs w:val="21"/>
          </w:rPr>
          <w:delText xml:space="preserve"> has performed in a leading or critical role for organizations or establishments that have a distinguished reputation.</w:delText>
        </w:r>
      </w:del>
    </w:p>
    <w:p w14:paraId="1D9A6A18" w14:textId="1F4FA240" w:rsidR="000C7DAC" w:rsidRPr="00BE0232" w:rsidDel="002867E7" w:rsidRDefault="000C7DAC"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8" w:author="Pamidi,Sushma" w:date="2025-12-08T09:36:00Z" w16du:dateUtc="2025-12-08T15:36:00Z"/>
          <w:rFonts w:ascii="Arial" w:hAnsi="Arial" w:cs="Arial"/>
          <w:bCs/>
          <w:color w:val="833C0B" w:themeColor="accent2" w:themeShade="80"/>
          <w:sz w:val="21"/>
          <w:szCs w:val="21"/>
        </w:rPr>
      </w:pPr>
    </w:p>
    <w:p w14:paraId="0330F987" w14:textId="15118D5A" w:rsidR="0054160D" w:rsidRPr="00BE0232" w:rsidDel="002867E7" w:rsidRDefault="003579B0" w:rsidP="001E1FCE">
      <w:pPr>
        <w:pStyle w:val="ListParagraph"/>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9" w:author="Pamidi,Sushma" w:date="2025-12-08T09:36:00Z" w16du:dateUtc="2025-12-08T15:36:00Z"/>
          <w:rFonts w:cs="Arial"/>
          <w:szCs w:val="21"/>
        </w:rPr>
      </w:pPr>
      <w:del w:id="10" w:author="Pamidi,Sushma" w:date="2025-12-08T09:36:00Z" w16du:dateUtc="2025-12-08T15:36:00Z">
        <w:r w:rsidRPr="00BE0232" w:rsidDel="002867E7">
          <w:rPr>
            <w:rFonts w:cs="Arial"/>
            <w:szCs w:val="21"/>
          </w:rPr>
          <w:delText xml:space="preserve">Counsel will then summarize the evidence to be presented under the plain reading </w:delText>
        </w:r>
        <w:r w:rsidR="003E6EB0" w:rsidRPr="00BE0232" w:rsidDel="002867E7">
          <w:rPr>
            <w:rFonts w:cs="Arial"/>
            <w:szCs w:val="21"/>
          </w:rPr>
          <w:delText xml:space="preserve">of </w:delText>
        </w:r>
        <w:r w:rsidRPr="00BE0232" w:rsidDel="002867E7">
          <w:rPr>
            <w:rFonts w:cs="Arial"/>
            <w:szCs w:val="21"/>
          </w:rPr>
          <w:delText xml:space="preserve">8 CFR 204.5(h)(3)(viii) </w:delText>
        </w:r>
        <w:r w:rsidR="003E6EB0" w:rsidRPr="00BE0232" w:rsidDel="002867E7">
          <w:rPr>
            <w:rFonts w:cs="Arial"/>
            <w:szCs w:val="21"/>
          </w:rPr>
          <w:delText>to</w:delText>
        </w:r>
        <w:r w:rsidRPr="00BE0232" w:rsidDel="002867E7">
          <w:rPr>
            <w:rFonts w:cs="Arial"/>
            <w:szCs w:val="21"/>
          </w:rPr>
          <w:delText xml:space="preserve"> establish a prima facie case as to why the evidence present</w:delText>
        </w:r>
        <w:r w:rsidR="003E6EB0" w:rsidRPr="00BE0232" w:rsidDel="002867E7">
          <w:rPr>
            <w:rFonts w:cs="Arial"/>
            <w:szCs w:val="21"/>
          </w:rPr>
          <w:delText>ed</w:delText>
        </w:r>
        <w:r w:rsidRPr="00BE0232" w:rsidDel="002867E7">
          <w:rPr>
            <w:rFonts w:cs="Arial"/>
            <w:szCs w:val="21"/>
          </w:rPr>
          <w:delText xml:space="preserve"> should meet the burden </w:delText>
        </w:r>
        <w:r w:rsidR="003E6EB0" w:rsidRPr="00BE0232" w:rsidDel="002867E7">
          <w:rPr>
            <w:rFonts w:cs="Arial"/>
            <w:szCs w:val="21"/>
          </w:rPr>
          <w:delText>of</w:delText>
        </w:r>
        <w:r w:rsidRPr="00BE0232" w:rsidDel="002867E7">
          <w:rPr>
            <w:rFonts w:cs="Arial"/>
            <w:szCs w:val="21"/>
          </w:rPr>
          <w:delText xml:space="preserve"> proof required to ground this category. Counsel will take each instance in turn and summarize their merits accordingly. </w:delText>
        </w:r>
      </w:del>
    </w:p>
    <w:p w14:paraId="08E15835" w14:textId="0B551A9D" w:rsidR="00237A5E" w:rsidRPr="00BE0232" w:rsidDel="002867E7" w:rsidRDefault="00237A5E" w:rsidP="00237A5E">
      <w:pPr>
        <w:pStyle w:val="NoteLevel11"/>
        <w:numPr>
          <w:ilvl w:val="0"/>
          <w:numId w:val="0"/>
        </w:numPr>
        <w:spacing w:line="360" w:lineRule="auto"/>
        <w:contextualSpacing w:val="0"/>
        <w:rPr>
          <w:del w:id="11" w:author="Pamidi,Sushma" w:date="2025-12-08T09:36:00Z" w16du:dateUtc="2025-12-08T15:36:00Z"/>
          <w:rFonts w:ascii="Arial" w:hAnsi="Arial" w:cs="Arial"/>
          <w:b/>
          <w:szCs w:val="21"/>
        </w:rPr>
      </w:pPr>
      <w:del w:id="12" w:author="Pamidi,Sushma" w:date="2025-12-08T09:36:00Z" w16du:dateUtc="2025-12-08T15:36:00Z">
        <w:r w:rsidRPr="00BE0232" w:rsidDel="002867E7">
          <w:rPr>
            <w:rFonts w:ascii="Arial" w:hAnsi="Arial" w:cs="Arial"/>
            <w:b/>
            <w:szCs w:val="21"/>
          </w:rPr>
          <w:delText>Policy Manual Requirements for the Category for which Evidence is Being Submitted</w:delText>
        </w:r>
      </w:del>
    </w:p>
    <w:p w14:paraId="4801AA85" w14:textId="79DA38E3" w:rsidR="00237A5E" w:rsidRPr="00BE0232" w:rsidDel="002867E7" w:rsidRDefault="00237A5E" w:rsidP="00BD244D">
      <w:pPr>
        <w:pStyle w:val="NoteLevel11"/>
        <w:numPr>
          <w:ilvl w:val="0"/>
          <w:numId w:val="0"/>
        </w:numPr>
        <w:rPr>
          <w:del w:id="13" w:author="Pamidi,Sushma" w:date="2025-12-08T09:36:00Z" w16du:dateUtc="2025-12-08T15:36:00Z"/>
          <w:rFonts w:ascii="Arial" w:hAnsi="Arial" w:cs="Arial"/>
          <w:b/>
          <w:bCs/>
        </w:rPr>
      </w:pPr>
      <w:del w:id="14" w:author="Pamidi,Sushma" w:date="2025-12-08T09:36:00Z" w16du:dateUtc="2025-12-08T15:36:00Z">
        <w:r w:rsidRPr="00BE0232" w:rsidDel="002867E7">
          <w:rPr>
            <w:rFonts w:ascii="Arial" w:hAnsi="Arial" w:cs="Arial"/>
            <w:b/>
            <w:bCs/>
          </w:rPr>
          <w:delText>USCIS Policy Manual – Volume 6 – Part F – Chapter 2 – Criterion 8:</w:delText>
        </w:r>
      </w:del>
    </w:p>
    <w:p w14:paraId="02F782CF" w14:textId="43C545D0" w:rsidR="00BD244D" w:rsidRPr="00BE0232" w:rsidDel="002867E7" w:rsidRDefault="00BD244D" w:rsidP="00BD244D">
      <w:pPr>
        <w:pStyle w:val="NoteLevel11"/>
        <w:numPr>
          <w:ilvl w:val="0"/>
          <w:numId w:val="0"/>
        </w:numPr>
        <w:rPr>
          <w:del w:id="15" w:author="Pamidi,Sushma" w:date="2025-12-08T09:36:00Z" w16du:dateUtc="2025-12-08T15:36:00Z"/>
          <w:rFonts w:ascii="Arial" w:hAnsi="Arial" w:cs="Arial"/>
          <w:b/>
          <w:bCs/>
        </w:rPr>
      </w:pPr>
    </w:p>
    <w:p w14:paraId="6C61E2DD" w14:textId="50731519" w:rsidR="0054160D" w:rsidRPr="00BE0232" w:rsidDel="002867E7" w:rsidRDefault="005978F3" w:rsidP="001E1FCE">
      <w:pPr>
        <w:pStyle w:val="ListParagraph"/>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16" w:author="Pamidi,Sushma" w:date="2025-12-08T09:36:00Z" w16du:dateUtc="2025-12-08T15:36:00Z"/>
          <w:rFonts w:cs="Arial"/>
          <w:szCs w:val="21"/>
        </w:rPr>
      </w:pPr>
      <w:del w:id="17" w:author="Pamidi,Sushma" w:date="2025-12-08T09:36:00Z" w16du:dateUtc="2025-12-08T15:36:00Z">
        <w:r w:rsidRPr="00BE0232" w:rsidDel="002867E7">
          <w:rPr>
            <w:rFonts w:cs="Arial"/>
            <w:szCs w:val="21"/>
          </w:rPr>
          <w:delText>The person has performed in a leading or critical role for organizations or establishments that have a distinguished reputation</w:delText>
        </w:r>
        <w:r w:rsidR="0054160D" w:rsidRPr="00BE0232" w:rsidDel="002867E7">
          <w:rPr>
            <w:rFonts w:cs="Arial"/>
            <w:szCs w:val="21"/>
          </w:rPr>
          <w:delText>.</w:delText>
        </w:r>
      </w:del>
    </w:p>
    <w:p w14:paraId="024923D0" w14:textId="33F71526" w:rsidR="00ED4ED1" w:rsidRPr="00BE0232" w:rsidDel="002867E7" w:rsidRDefault="00DB4C22" w:rsidP="00ED4ED1">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ind w:left="360"/>
        <w:jc w:val="both"/>
        <w:rPr>
          <w:del w:id="18" w:author="Pamidi,Sushma" w:date="2025-12-08T09:36:00Z" w16du:dateUtc="2025-12-08T15:36:00Z"/>
          <w:rFonts w:ascii="Arial" w:hAnsi="Arial" w:cs="Arial"/>
          <w:sz w:val="21"/>
          <w:szCs w:val="21"/>
        </w:rPr>
      </w:pPr>
      <w:del w:id="19" w:author="Pamidi,Sushma" w:date="2025-12-08T09:36:00Z" w16du:dateUtc="2025-12-08T15:36:00Z">
        <w:r w:rsidRPr="00BE0232" w:rsidDel="002867E7">
          <w:rPr>
            <w:rFonts w:ascii="Arial" w:hAnsi="Arial" w:cs="Arial"/>
            <w:sz w:val="21"/>
            <w:szCs w:val="21"/>
          </w:rPr>
          <w:delText>Counsel will apply the policy manual when presenting the required evidence and demonstrate how the evidence meets the requirements set out in the policy manual.</w:delText>
        </w:r>
      </w:del>
    </w:p>
    <w:p w14:paraId="4AEF9FC7" w14:textId="1010B524" w:rsidR="0054160D" w:rsidRPr="00BE0232" w:rsidDel="002867E7" w:rsidRDefault="0054160D" w:rsidP="00DB4C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20" w:author="Pamidi,Sushma" w:date="2025-12-08T09:36:00Z" w16du:dateUtc="2025-12-08T15:36:00Z"/>
          <w:rFonts w:ascii="Arial" w:hAnsi="Arial" w:cs="Arial"/>
          <w:b/>
          <w:sz w:val="21"/>
          <w:szCs w:val="21"/>
        </w:rPr>
      </w:pPr>
      <w:del w:id="21" w:author="Pamidi,Sushma" w:date="2025-12-08T09:36:00Z" w16du:dateUtc="2025-12-08T15:36:00Z">
        <w:r w:rsidRPr="00BE0232" w:rsidDel="002867E7">
          <w:rPr>
            <w:rFonts w:ascii="Arial" w:hAnsi="Arial" w:cs="Arial"/>
            <w:b/>
            <w:sz w:val="21"/>
            <w:szCs w:val="21"/>
          </w:rPr>
          <w:delText>Applicable Administrative Appeals Office (AAO) Decisions</w:delText>
        </w:r>
      </w:del>
    </w:p>
    <w:p w14:paraId="65D17E7E" w14:textId="0BCF76B2" w:rsidR="00237A5E" w:rsidRPr="00BE0232" w:rsidDel="002867E7" w:rsidRDefault="0054160D" w:rsidP="001E1FCE">
      <w:pPr>
        <w:pStyle w:val="ListParagraph"/>
        <w:numPr>
          <w:ilvl w:val="0"/>
          <w:numId w:val="11"/>
        </w:numPr>
        <w:suppressAutoHyphens/>
        <w:spacing w:line="360" w:lineRule="auto"/>
        <w:jc w:val="both"/>
        <w:rPr>
          <w:del w:id="22" w:author="Pamidi,Sushma" w:date="2025-12-08T09:36:00Z" w16du:dateUtc="2025-12-08T15:36:00Z"/>
          <w:rFonts w:cs="Arial"/>
          <w:szCs w:val="21"/>
        </w:rPr>
      </w:pPr>
      <w:del w:id="23" w:author="Pamidi,Sushma" w:date="2025-12-08T09:36:00Z" w16du:dateUtc="2025-12-08T15:36:00Z">
        <w:r w:rsidRPr="00BE0232" w:rsidDel="002867E7">
          <w:rPr>
            <w:rFonts w:cs="Arial"/>
            <w:szCs w:val="21"/>
          </w:rPr>
          <w:delText>Finally, Counsel will outline recent Administrative Appeals Office decisions governing EB1 cases that instruct as to the proper evaluation of the evidence submitted and then discuss how the evidence submitted for this category should be deemed to have met the 8 CFR 204.5(h)(3)(viii) statutory requirements</w:delText>
        </w:r>
        <w:r w:rsidR="00ED4ED1" w:rsidRPr="00BE0232" w:rsidDel="002867E7">
          <w:rPr>
            <w:rFonts w:cs="Arial"/>
            <w:szCs w:val="21"/>
          </w:rPr>
          <w:delText xml:space="preserve"> </w:delText>
        </w:r>
        <w:r w:rsidR="00237A5E" w:rsidRPr="00BE0232" w:rsidDel="002867E7">
          <w:rPr>
            <w:rFonts w:cs="Arial"/>
            <w:szCs w:val="21"/>
          </w:rPr>
          <w:delText xml:space="preserve">when read in conjunction with requirements in the Policy Manual - Volume 6 - Part F – Chapter 2 - Criterion 8 </w:delText>
        </w:r>
      </w:del>
    </w:p>
    <w:p w14:paraId="30EE9984" w14:textId="31093DFE" w:rsidR="00237A5E" w:rsidRPr="00BE0232" w:rsidDel="002867E7" w:rsidRDefault="00237A5E" w:rsidP="00237A5E">
      <w:pPr>
        <w:pStyle w:val="ListParagraph"/>
        <w:suppressAutoHyphens/>
        <w:spacing w:line="360" w:lineRule="auto"/>
        <w:jc w:val="both"/>
        <w:rPr>
          <w:del w:id="24" w:author="Pamidi,Sushma" w:date="2025-12-08T09:36:00Z" w16du:dateUtc="2025-12-08T15:36:00Z"/>
          <w:rFonts w:cs="Arial"/>
          <w:szCs w:val="21"/>
        </w:rPr>
      </w:pPr>
    </w:p>
    <w:p w14:paraId="4C842C74" w14:textId="0A1ED75B" w:rsidR="00316C2C" w:rsidRPr="00BE0232" w:rsidDel="002867E7" w:rsidRDefault="00316C2C" w:rsidP="001E1FCE">
      <w:pPr>
        <w:pStyle w:val="ListParagraph"/>
        <w:widowControl w:val="0"/>
        <w:numPr>
          <w:ilvl w:val="0"/>
          <w:numId w:val="9"/>
        </w:numPr>
        <w:tabs>
          <w:tab w:val="left" w:pos="720"/>
          <w:tab w:val="left" w:pos="1080"/>
        </w:tabs>
        <w:autoSpaceDE w:val="0"/>
        <w:autoSpaceDN w:val="0"/>
        <w:adjustRightInd w:val="0"/>
        <w:spacing w:after="240" w:line="360" w:lineRule="auto"/>
        <w:jc w:val="both"/>
        <w:rPr>
          <w:del w:id="25" w:author="Pamidi,Sushma" w:date="2025-12-08T09:36:00Z" w16du:dateUtc="2025-12-08T15:36:00Z"/>
          <w:rFonts w:cs="Arial"/>
          <w:szCs w:val="21"/>
        </w:rPr>
      </w:pPr>
      <w:del w:id="26" w:author="Pamidi,Sushma" w:date="2025-12-08T09:36:00Z" w16du:dateUtc="2025-12-08T15:36:00Z">
        <w:r w:rsidRPr="00BE0232" w:rsidDel="002867E7">
          <w:rPr>
            <w:rFonts w:cs="Arial"/>
            <w:szCs w:val="21"/>
          </w:rPr>
          <w:delText xml:space="preserve">Counsel trusts that this approach will assist </w:delText>
        </w:r>
        <w:r w:rsidR="00ED4ED1" w:rsidRPr="00BE0232" w:rsidDel="002867E7">
          <w:rPr>
            <w:rFonts w:cs="Arial"/>
            <w:szCs w:val="21"/>
          </w:rPr>
          <w:delText>the Officer</w:delText>
        </w:r>
        <w:r w:rsidRPr="00BE0232" w:rsidDel="002867E7">
          <w:rPr>
            <w:rFonts w:cs="Arial"/>
            <w:szCs w:val="21"/>
          </w:rPr>
          <w:delText xml:space="preserve"> in an efficient adjudication process. </w:delText>
        </w:r>
      </w:del>
    </w:p>
    <w:p w14:paraId="05AA2D45" w14:textId="5C386685" w:rsidR="002F13F1" w:rsidRPr="00BE0232" w:rsidDel="002867E7" w:rsidRDefault="002F13F1" w:rsidP="00316C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7" w:author="Pamidi,Sushma" w:date="2025-12-08T09:36:00Z" w16du:dateUtc="2025-12-08T15:36:00Z"/>
          <w:rFonts w:ascii="Arial" w:hAnsi="Arial" w:cs="Arial"/>
          <w:b/>
          <w:bCs/>
          <w:color w:val="632423"/>
          <w:sz w:val="21"/>
          <w:szCs w:val="21"/>
        </w:rPr>
      </w:pPr>
    </w:p>
    <w:p w14:paraId="6C975C59" w14:textId="7AC1D973" w:rsidR="004A4AE9" w:rsidRPr="00BE0232" w:rsidDel="002867E7" w:rsidRDefault="004A4AE9" w:rsidP="008A6989">
      <w:pPr>
        <w:spacing w:after="160" w:line="259" w:lineRule="auto"/>
        <w:jc w:val="center"/>
        <w:rPr>
          <w:del w:id="28" w:author="Pamidi,Sushma" w:date="2025-12-08T09:36:00Z" w16du:dateUtc="2025-12-08T15:36:00Z"/>
          <w:rFonts w:ascii="Arial" w:hAnsi="Arial" w:cs="Arial"/>
          <w:b/>
          <w:bCs/>
          <w:color w:val="833C0B"/>
          <w:sz w:val="28"/>
          <w:szCs w:val="21"/>
        </w:rPr>
      </w:pPr>
      <w:bookmarkStart w:id="29" w:name="_Hlk161650700"/>
    </w:p>
    <w:p w14:paraId="7E7C9E81" w14:textId="57136D78" w:rsidR="008A6989" w:rsidRPr="00BE0232" w:rsidDel="002867E7" w:rsidRDefault="008A6989" w:rsidP="008A6989">
      <w:pPr>
        <w:spacing w:after="160" w:line="259" w:lineRule="auto"/>
        <w:jc w:val="center"/>
        <w:rPr>
          <w:del w:id="30" w:author="Pamidi,Sushma" w:date="2025-12-08T09:36:00Z" w16du:dateUtc="2025-12-08T15:36:00Z"/>
          <w:rFonts w:ascii="Arial" w:hAnsi="Arial" w:cs="Arial"/>
          <w:b/>
          <w:bCs/>
          <w:color w:val="833C0B"/>
          <w:sz w:val="28"/>
          <w:szCs w:val="21"/>
        </w:rPr>
      </w:pPr>
      <w:del w:id="31" w:author="Pamidi,Sushma" w:date="2025-12-08T09:36:00Z" w16du:dateUtc="2025-12-08T15:36:00Z">
        <w:r w:rsidRPr="00BE0232" w:rsidDel="002867E7">
          <w:rPr>
            <w:rFonts w:ascii="Arial" w:hAnsi="Arial" w:cs="Arial"/>
            <w:b/>
            <w:bCs/>
            <w:color w:val="833C0B"/>
            <w:sz w:val="28"/>
            <w:szCs w:val="21"/>
          </w:rPr>
          <w:delText>Synopsis of the Petitioner’s Leading or Critical Roles</w:delText>
        </w:r>
      </w:del>
    </w:p>
    <w:p w14:paraId="0DD9B1DA" w14:textId="12662177" w:rsidR="00EA3FCF" w:rsidRPr="00BE0232" w:rsidDel="002867E7" w:rsidRDefault="00EA3FCF" w:rsidP="00EA3FC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32" w:author="Pamidi,Sushma" w:date="2025-12-08T09:36:00Z" w16du:dateUtc="2025-12-08T15:36:00Z"/>
          <w:rFonts w:ascii="Arial" w:hAnsi="Arial" w:cs="Arial"/>
          <w:bCs/>
          <w:color w:val="833C0B" w:themeColor="accent2" w:themeShade="80"/>
          <w:sz w:val="21"/>
          <w:szCs w:val="21"/>
        </w:rPr>
      </w:pPr>
      <w:del w:id="33" w:author="Pamidi,Sushma" w:date="2025-12-08T09:36:00Z" w16du:dateUtc="2025-12-08T15:36:00Z">
        <w:r w:rsidRPr="00BE0232" w:rsidDel="002867E7">
          <w:rPr>
            <w:rFonts w:ascii="Arial" w:hAnsi="Arial" w:cs="Arial"/>
            <w:bCs/>
            <w:color w:val="833C0B" w:themeColor="accent2" w:themeShade="80"/>
            <w:sz w:val="21"/>
            <w:szCs w:val="21"/>
          </w:rPr>
          <w:delText>8 CFR 204.5(h)(3)(viii)</w:delText>
        </w:r>
      </w:del>
    </w:p>
    <w:p w14:paraId="7388BCC0" w14:textId="6C8F6F17" w:rsidR="003579B0" w:rsidRPr="00BE0232" w:rsidDel="002867E7" w:rsidRDefault="00EA3FCF"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4" w:author="Pamidi,Sushma" w:date="2025-12-08T09:36:00Z" w16du:dateUtc="2025-12-08T15:36:00Z"/>
          <w:rFonts w:ascii="Arial" w:hAnsi="Arial" w:cs="Arial"/>
          <w:bCs/>
          <w:color w:val="833C0B" w:themeColor="accent2" w:themeShade="80"/>
          <w:sz w:val="21"/>
          <w:szCs w:val="21"/>
        </w:rPr>
      </w:pPr>
      <w:del w:id="35" w:author="Pamidi,Sushma" w:date="2025-12-08T09:36:00Z" w16du:dateUtc="2025-12-08T15:36:00Z">
        <w:r w:rsidRPr="00BE0232" w:rsidDel="002867E7">
          <w:rPr>
            <w:rFonts w:ascii="Arial" w:hAnsi="Arial" w:cs="Arial"/>
            <w:bCs/>
            <w:color w:val="833C0B" w:themeColor="accent2" w:themeShade="80"/>
            <w:sz w:val="21"/>
            <w:szCs w:val="21"/>
          </w:rPr>
          <w:delText xml:space="preserve">Evidence that the </w:delText>
        </w:r>
        <w:r w:rsidR="00237A5E" w:rsidRPr="00BE0232" w:rsidDel="002867E7">
          <w:rPr>
            <w:rFonts w:ascii="Arial" w:hAnsi="Arial" w:cs="Arial"/>
            <w:bCs/>
            <w:color w:val="833C0B" w:themeColor="accent2" w:themeShade="80"/>
            <w:sz w:val="21"/>
            <w:szCs w:val="21"/>
          </w:rPr>
          <w:delText>person</w:delText>
        </w:r>
        <w:r w:rsidRPr="00BE0232" w:rsidDel="002867E7">
          <w:rPr>
            <w:rFonts w:ascii="Arial" w:hAnsi="Arial" w:cs="Arial"/>
            <w:bCs/>
            <w:color w:val="833C0B" w:themeColor="accent2" w:themeShade="80"/>
            <w:sz w:val="21"/>
            <w:szCs w:val="21"/>
          </w:rPr>
          <w:delText xml:space="preserve"> has performed in a leading or critical role for organization</w:delText>
        </w:r>
        <w:r w:rsidR="004A4AE9" w:rsidRPr="00BE0232" w:rsidDel="002867E7">
          <w:rPr>
            <w:rFonts w:ascii="Arial" w:hAnsi="Arial" w:cs="Arial"/>
            <w:bCs/>
            <w:color w:val="833C0B" w:themeColor="accent2" w:themeShade="80"/>
            <w:sz w:val="21"/>
            <w:szCs w:val="21"/>
          </w:rPr>
          <w:delText>s</w:delText>
        </w:r>
        <w:r w:rsidRPr="00BE0232" w:rsidDel="002867E7">
          <w:rPr>
            <w:rFonts w:ascii="Arial" w:hAnsi="Arial" w:cs="Arial"/>
            <w:bCs/>
            <w:color w:val="833C0B" w:themeColor="accent2" w:themeShade="80"/>
            <w:sz w:val="21"/>
            <w:szCs w:val="21"/>
          </w:rPr>
          <w:delText xml:space="preserve"> or establishments that have a distinguished reputation</w:delText>
        </w:r>
        <w:r w:rsidR="003579B0" w:rsidRPr="00BE0232" w:rsidDel="002867E7">
          <w:rPr>
            <w:rFonts w:ascii="Arial" w:hAnsi="Arial" w:cs="Arial"/>
            <w:bCs/>
            <w:color w:val="833C0B" w:themeColor="accent2" w:themeShade="80"/>
            <w:sz w:val="21"/>
            <w:szCs w:val="21"/>
          </w:rPr>
          <w:delText>.</w:delText>
        </w:r>
      </w:del>
    </w:p>
    <w:p w14:paraId="185E0CAA" w14:textId="55A5B79F" w:rsidR="000C7DAC" w:rsidRPr="00BE0232" w:rsidDel="002867E7" w:rsidRDefault="000C7DAC"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6" w:author="Pamidi,Sushma" w:date="2025-12-08T09:36:00Z" w16du:dateUtc="2025-12-08T15:36:00Z"/>
          <w:rFonts w:ascii="Arial" w:hAnsi="Arial" w:cs="Arial"/>
          <w:bCs/>
          <w:color w:val="833C0B" w:themeColor="accent2" w:themeShade="80"/>
          <w:sz w:val="21"/>
          <w:szCs w:val="21"/>
        </w:rPr>
      </w:pPr>
    </w:p>
    <w:bookmarkEnd w:id="29"/>
    <w:p w14:paraId="20EA5FBD" w14:textId="46EAEE37" w:rsidR="00327342" w:rsidRPr="00BE0232" w:rsidDel="002867E7" w:rsidRDefault="00F072BC" w:rsidP="00327342">
      <w:pPr>
        <w:spacing w:line="360" w:lineRule="auto"/>
        <w:jc w:val="both"/>
        <w:rPr>
          <w:del w:id="37" w:author="Pamidi,Sushma" w:date="2025-12-08T09:36:00Z" w16du:dateUtc="2025-12-08T15:36:00Z"/>
          <w:rFonts w:ascii="Arial" w:hAnsi="Arial" w:cs="Arial"/>
          <w:b/>
          <w:bCs/>
          <w:color w:val="000000" w:themeColor="text1"/>
          <w:sz w:val="21"/>
          <w:szCs w:val="21"/>
        </w:rPr>
      </w:pPr>
      <w:del w:id="38" w:author="Pamidi,Sushma" w:date="2025-12-08T09:36:00Z" w16du:dateUtc="2025-12-08T15:36:00Z">
        <w:r w:rsidRPr="00BE0232" w:rsidDel="002867E7">
          <w:rPr>
            <w:rFonts w:ascii="Arial" w:hAnsi="Arial" w:cs="Arial"/>
            <w:bCs/>
            <w:color w:val="000000" w:themeColor="text1"/>
            <w:sz w:val="21"/>
            <w:szCs w:val="21"/>
          </w:rPr>
          <w:delText xml:space="preserve">The Petitioner is an accomplished </w:delText>
        </w:r>
        <w:r w:rsidR="005B4933" w:rsidRPr="00BE0232" w:rsidDel="002867E7">
          <w:rPr>
            <w:rFonts w:ascii="Arial" w:hAnsi="Arial" w:cs="Arial"/>
            <w:b/>
            <w:bCs/>
            <w:color w:val="000000" w:themeColor="text1"/>
            <w:sz w:val="21"/>
            <w:szCs w:val="21"/>
          </w:rPr>
          <w:delText>Senior</w:delText>
        </w:r>
        <w:r w:rsidR="00892F76" w:rsidRPr="00BE0232" w:rsidDel="002867E7">
          <w:rPr>
            <w:rFonts w:ascii="Arial" w:hAnsi="Arial" w:cs="Arial"/>
            <w:b/>
            <w:bCs/>
            <w:color w:val="000000" w:themeColor="text1"/>
            <w:sz w:val="21"/>
            <w:szCs w:val="21"/>
          </w:rPr>
          <w:delText xml:space="preserve"> </w:delText>
        </w:r>
        <w:r w:rsidR="005B4933" w:rsidRPr="00BE0232" w:rsidDel="002867E7">
          <w:rPr>
            <w:rFonts w:ascii="Arial" w:hAnsi="Arial" w:cs="Arial"/>
            <w:b/>
            <w:bCs/>
            <w:color w:val="000000" w:themeColor="text1"/>
            <w:sz w:val="21"/>
            <w:szCs w:val="21"/>
          </w:rPr>
          <w:delText>Manager</w:delText>
        </w:r>
        <w:r w:rsidRPr="00BE0232" w:rsidDel="002867E7">
          <w:rPr>
            <w:rFonts w:ascii="Arial" w:hAnsi="Arial" w:cs="Arial"/>
            <w:b/>
            <w:bCs/>
            <w:color w:val="000000" w:themeColor="text1"/>
            <w:sz w:val="21"/>
            <w:szCs w:val="21"/>
          </w:rPr>
          <w:delText xml:space="preserve"> </w:delText>
        </w:r>
        <w:r w:rsidR="00327342" w:rsidRPr="00BE0232" w:rsidDel="002867E7">
          <w:rPr>
            <w:rFonts w:ascii="Arial" w:hAnsi="Arial" w:cs="Arial"/>
            <w:b/>
            <w:bCs/>
            <w:color w:val="000000" w:themeColor="text1"/>
            <w:sz w:val="21"/>
            <w:szCs w:val="21"/>
          </w:rPr>
          <w:delText xml:space="preserve">in Healthcare Program Management at CVS Health, RI. </w:delText>
        </w:r>
        <w:r w:rsidR="00622897" w:rsidRPr="00BE0232" w:rsidDel="002867E7">
          <w:rPr>
            <w:rFonts w:ascii="Arial" w:hAnsi="Arial" w:cs="Arial"/>
            <w:color w:val="000000" w:themeColor="text1"/>
            <w:sz w:val="21"/>
            <w:szCs w:val="21"/>
          </w:rPr>
          <w:delText>CVS Health is the leading health solutions company, delivering care like no one else can. We reach more people and improve the health of communities across America through our local presence, digital channels, and approximately 300,000 dedicated colleagues — including more than 40,000 physicians, pharmacists, nurses, and nurse practitioners.</w:delText>
        </w:r>
        <w:r w:rsidR="00622897" w:rsidRPr="00BE0232" w:rsidDel="002867E7">
          <w:rPr>
            <w:rFonts w:ascii="Arial" w:hAnsi="Arial" w:cs="Arial"/>
            <w:b/>
            <w:bCs/>
            <w:color w:val="000000" w:themeColor="text1"/>
            <w:sz w:val="21"/>
            <w:szCs w:val="21"/>
          </w:rPr>
          <w:delText xml:space="preserve"> </w:delText>
        </w:r>
      </w:del>
    </w:p>
    <w:p w14:paraId="0B5283CD" w14:textId="3DC17CD0" w:rsidR="00327342" w:rsidRPr="00BE0232" w:rsidDel="002867E7" w:rsidRDefault="00327342" w:rsidP="00327342">
      <w:pPr>
        <w:spacing w:line="360" w:lineRule="auto"/>
        <w:jc w:val="both"/>
        <w:rPr>
          <w:del w:id="39" w:author="Pamidi,Sushma" w:date="2025-12-08T09:36:00Z" w16du:dateUtc="2025-12-08T15:36:00Z"/>
          <w:rFonts w:ascii="Arial" w:hAnsi="Arial" w:cs="Arial"/>
          <w:bCs/>
          <w:color w:val="000000" w:themeColor="text1"/>
          <w:sz w:val="21"/>
          <w:szCs w:val="21"/>
        </w:rPr>
      </w:pPr>
    </w:p>
    <w:p w14:paraId="53FE931D" w14:textId="36106163" w:rsidR="00327342" w:rsidRPr="00BE0232" w:rsidDel="002867E7" w:rsidRDefault="00327342" w:rsidP="00327342">
      <w:pPr>
        <w:spacing w:line="360" w:lineRule="auto"/>
        <w:jc w:val="center"/>
        <w:rPr>
          <w:del w:id="40" w:author="Pamidi,Sushma" w:date="2025-12-08T09:36:00Z" w16du:dateUtc="2025-12-08T15:36:00Z"/>
          <w:rFonts w:ascii="Arial" w:hAnsi="Arial" w:cs="Arial"/>
          <w:bCs/>
          <w:color w:val="000000" w:themeColor="text1"/>
          <w:sz w:val="21"/>
          <w:szCs w:val="21"/>
        </w:rPr>
      </w:pPr>
      <w:del w:id="41" w:author="Pamidi,Sushma" w:date="2025-12-08T09:36:00Z" w16du:dateUtc="2025-12-08T15:36:00Z">
        <w:r w:rsidRPr="00BE0232" w:rsidDel="002867E7">
          <w:rPr>
            <w:rFonts w:ascii="Arial" w:hAnsi="Arial" w:cs="Arial"/>
            <w:bCs/>
            <w:noProof/>
            <w:color w:val="000000" w:themeColor="text1"/>
            <w:sz w:val="21"/>
            <w:szCs w:val="21"/>
          </w:rPr>
          <w:drawing>
            <wp:inline distT="0" distB="0" distL="0" distR="0" wp14:anchorId="74049852" wp14:editId="46FE4C30">
              <wp:extent cx="4362450" cy="2695575"/>
              <wp:effectExtent l="57150" t="0" r="57150" b="123825"/>
              <wp:docPr id="186219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2695575"/>
                      </a:xfrm>
                      <a:prstGeom prst="rect">
                        <a:avLst/>
                      </a:prstGeom>
                      <a:noFill/>
                      <a:effectLst>
                        <a:outerShdw blurRad="50800" dist="50800" dir="5400000" algn="ctr" rotWithShape="0">
                          <a:srgbClr val="000000">
                            <a:alpha val="50000"/>
                          </a:srgbClr>
                        </a:outerShdw>
                      </a:effectLst>
                    </pic:spPr>
                  </pic:pic>
                </a:graphicData>
              </a:graphic>
            </wp:inline>
          </w:drawing>
        </w:r>
      </w:del>
    </w:p>
    <w:p w14:paraId="177D1AC6" w14:textId="675B8FFB" w:rsidR="00327342" w:rsidRPr="00BE0232" w:rsidDel="002867E7" w:rsidRDefault="00622897" w:rsidP="00327342">
      <w:pPr>
        <w:spacing w:line="360" w:lineRule="auto"/>
        <w:jc w:val="both"/>
        <w:rPr>
          <w:del w:id="42" w:author="Pamidi,Sushma" w:date="2025-12-08T09:36:00Z" w16du:dateUtc="2025-12-08T15:36:00Z"/>
          <w:rFonts w:ascii="Arial" w:hAnsi="Arial" w:cs="Arial"/>
          <w:bCs/>
          <w:color w:val="000000" w:themeColor="text1"/>
          <w:sz w:val="21"/>
          <w:szCs w:val="21"/>
        </w:rPr>
      </w:pPr>
      <w:del w:id="43" w:author="Pamidi,Sushma" w:date="2025-12-08T09:36:00Z" w16du:dateUtc="2025-12-08T15:36:00Z">
        <w:r w:rsidRPr="00BE0232" w:rsidDel="002867E7">
          <w:rPr>
            <w:rFonts w:ascii="Arial" w:hAnsi="Arial" w:cs="Arial"/>
            <w:color w:val="000000" w:themeColor="text1"/>
            <w:sz w:val="21"/>
            <w:szCs w:val="21"/>
          </w:rPr>
          <w:delText>With over 15</w:delText>
        </w:r>
        <w:r w:rsidRPr="00BE0232" w:rsidDel="002867E7">
          <w:rPr>
            <w:rFonts w:ascii="Arial" w:hAnsi="Arial" w:cs="Arial"/>
            <w:b/>
            <w:bCs/>
            <w:color w:val="000000" w:themeColor="text1"/>
            <w:sz w:val="21"/>
            <w:szCs w:val="21"/>
          </w:rPr>
          <w:delText xml:space="preserve"> </w:delText>
        </w:r>
        <w:r w:rsidRPr="00BE0232" w:rsidDel="002867E7">
          <w:rPr>
            <w:rFonts w:ascii="Arial" w:hAnsi="Arial" w:cs="Arial"/>
            <w:color w:val="000000" w:themeColor="text1"/>
            <w:sz w:val="21"/>
            <w:szCs w:val="21"/>
          </w:rPr>
          <w:delText>years of</w:delText>
        </w:r>
        <w:r w:rsidRPr="00BE0232" w:rsidDel="002867E7">
          <w:rPr>
            <w:rFonts w:ascii="Arial" w:hAnsi="Arial" w:cs="Arial"/>
            <w:b/>
            <w:bCs/>
            <w:color w:val="000000" w:themeColor="text1"/>
            <w:sz w:val="21"/>
            <w:szCs w:val="21"/>
          </w:rPr>
          <w:delText xml:space="preserve"> </w:delText>
        </w:r>
        <w:r w:rsidRPr="00BE0232" w:rsidDel="002867E7">
          <w:rPr>
            <w:rFonts w:ascii="Arial" w:hAnsi="Arial" w:cs="Arial"/>
            <w:color w:val="000000" w:themeColor="text1"/>
            <w:sz w:val="21"/>
            <w:szCs w:val="21"/>
          </w:rPr>
          <w:delText>diverse experience in Technical and Business Project and Program Management, Delivery Management, and Strategic planning in various industries, he has provided his leadership to deliver multi-million-dollar initiatives of Strategic importance to Business. The Petitioner’s impressive academic achievements in business and technical education, acknowledged by multiple degrees in MBA, Masters in IT, PMP, CSM, and others, empowered him to lead teams of diverse skill sets, such as Application Development, Infrastructure, Data Analytics, Product Development, etc. to deliver Business value</w:delText>
        </w:r>
        <w:r w:rsidRPr="00BE0232" w:rsidDel="002867E7">
          <w:rPr>
            <w:rFonts w:ascii="Arial" w:hAnsi="Arial" w:cs="Arial"/>
            <w:bCs/>
            <w:color w:val="000000" w:themeColor="text1"/>
            <w:sz w:val="21"/>
            <w:szCs w:val="21"/>
          </w:rPr>
          <w:delText>.</w:delText>
        </w:r>
      </w:del>
    </w:p>
    <w:p w14:paraId="4D86CD04" w14:textId="7133BD2A" w:rsidR="00F072BC" w:rsidRPr="00BE0232" w:rsidDel="002867E7" w:rsidRDefault="005518B4" w:rsidP="00F072BC">
      <w:pPr>
        <w:spacing w:line="360" w:lineRule="auto"/>
        <w:jc w:val="both"/>
        <w:rPr>
          <w:del w:id="44" w:author="Pamidi,Sushma" w:date="2025-12-08T09:36:00Z" w16du:dateUtc="2025-12-08T15:36:00Z"/>
          <w:rFonts w:ascii="Arial" w:hAnsi="Arial" w:cs="Arial"/>
          <w:bCs/>
          <w:color w:val="000000" w:themeColor="text1"/>
          <w:sz w:val="21"/>
          <w:szCs w:val="21"/>
        </w:rPr>
      </w:pPr>
      <w:del w:id="45" w:author="Pamidi,Sushma" w:date="2025-12-08T09:36:00Z" w16du:dateUtc="2025-12-08T15:36:00Z">
        <w:r w:rsidRPr="00BE0232" w:rsidDel="002867E7">
          <w:rPr>
            <w:rFonts w:ascii="Arial" w:hAnsi="Arial" w:cs="Arial"/>
            <w:bCs/>
            <w:color w:val="000000" w:themeColor="text1"/>
            <w:sz w:val="21"/>
            <w:szCs w:val="21"/>
          </w:rPr>
          <w:delText xml:space="preserve">Throughout his </w:delText>
        </w:r>
        <w:r w:rsidR="00B96F35" w:rsidRPr="00BE0232" w:rsidDel="002867E7">
          <w:rPr>
            <w:rFonts w:ascii="Arial" w:hAnsi="Arial" w:cs="Arial"/>
            <w:bCs/>
            <w:color w:val="000000" w:themeColor="text1"/>
            <w:sz w:val="21"/>
            <w:szCs w:val="21"/>
          </w:rPr>
          <w:delText>exten</w:delText>
        </w:r>
        <w:r w:rsidR="00CC339E" w:rsidRPr="00BE0232" w:rsidDel="002867E7">
          <w:rPr>
            <w:rFonts w:ascii="Arial" w:hAnsi="Arial" w:cs="Arial"/>
            <w:bCs/>
            <w:color w:val="000000" w:themeColor="text1"/>
            <w:sz w:val="21"/>
            <w:szCs w:val="21"/>
          </w:rPr>
          <w:delText>siv</w:delText>
        </w:r>
        <w:r w:rsidR="00B96F35" w:rsidRPr="00BE0232" w:rsidDel="002867E7">
          <w:rPr>
            <w:rFonts w:ascii="Arial" w:hAnsi="Arial" w:cs="Arial"/>
            <w:bCs/>
            <w:color w:val="000000" w:themeColor="text1"/>
            <w:sz w:val="21"/>
            <w:szCs w:val="21"/>
          </w:rPr>
          <w:delText xml:space="preserve">e </w:delText>
        </w:r>
        <w:r w:rsidRPr="00BE0232" w:rsidDel="002867E7">
          <w:rPr>
            <w:rFonts w:ascii="Arial" w:hAnsi="Arial" w:cs="Arial"/>
            <w:bCs/>
            <w:color w:val="000000" w:themeColor="text1"/>
            <w:sz w:val="21"/>
            <w:szCs w:val="21"/>
          </w:rPr>
          <w:delText>career</w:delText>
        </w:r>
        <w:r w:rsidR="00B96F35" w:rsidRPr="00BE0232" w:rsidDel="002867E7">
          <w:rPr>
            <w:rFonts w:ascii="Arial" w:hAnsi="Arial" w:cs="Arial"/>
            <w:bCs/>
            <w:color w:val="000000" w:themeColor="text1"/>
            <w:sz w:val="21"/>
            <w:szCs w:val="21"/>
          </w:rPr>
          <w:delText xml:space="preserve"> in </w:delText>
        </w:r>
        <w:r w:rsidR="00480FE0" w:rsidRPr="00BE0232" w:rsidDel="002867E7">
          <w:rPr>
            <w:rFonts w:ascii="Arial" w:hAnsi="Arial" w:cs="Arial"/>
            <w:bCs/>
            <w:color w:val="000000" w:themeColor="text1"/>
            <w:sz w:val="21"/>
            <w:szCs w:val="21"/>
          </w:rPr>
          <w:delText>Healthcare Management, he successfully led highly</w:delText>
        </w:r>
        <w:r w:rsidR="00CC339E" w:rsidRPr="00BE0232" w:rsidDel="002867E7">
          <w:rPr>
            <w:rFonts w:ascii="Arial" w:hAnsi="Arial" w:cs="Arial"/>
            <w:bCs/>
            <w:color w:val="000000" w:themeColor="text1"/>
            <w:sz w:val="21"/>
            <w:szCs w:val="21"/>
          </w:rPr>
          <w:delText xml:space="preserve"> </w:delText>
        </w:r>
        <w:r w:rsidR="00480FE0" w:rsidRPr="00BE0232" w:rsidDel="002867E7">
          <w:rPr>
            <w:rFonts w:ascii="Arial" w:hAnsi="Arial" w:cs="Arial"/>
            <w:bCs/>
            <w:color w:val="000000" w:themeColor="text1"/>
            <w:sz w:val="21"/>
            <w:szCs w:val="21"/>
          </w:rPr>
          <w:delText xml:space="preserve">profitable projects </w:delText>
        </w:r>
        <w:r w:rsidR="00CC339E" w:rsidRPr="00BE0232" w:rsidDel="002867E7">
          <w:rPr>
            <w:rFonts w:ascii="Arial" w:hAnsi="Arial" w:cs="Arial"/>
            <w:bCs/>
            <w:color w:val="000000" w:themeColor="text1"/>
            <w:sz w:val="21"/>
            <w:szCs w:val="21"/>
          </w:rPr>
          <w:delText xml:space="preserve">that were awarded and recognized by respected authorities. </w:delText>
        </w:r>
      </w:del>
    </w:p>
    <w:p w14:paraId="3F097327" w14:textId="63713B60" w:rsidR="00CC339E" w:rsidRPr="00BE0232" w:rsidDel="002867E7" w:rsidRDefault="00CC339E" w:rsidP="00F072BC">
      <w:pPr>
        <w:spacing w:line="360" w:lineRule="auto"/>
        <w:jc w:val="both"/>
        <w:rPr>
          <w:del w:id="46" w:author="Pamidi,Sushma" w:date="2025-12-08T09:36:00Z" w16du:dateUtc="2025-12-08T15:36:00Z"/>
          <w:rFonts w:ascii="Arial" w:hAnsi="Arial" w:cs="Arial"/>
          <w:bCs/>
          <w:color w:val="000000" w:themeColor="text1"/>
          <w:sz w:val="21"/>
          <w:szCs w:val="21"/>
        </w:rPr>
      </w:pPr>
      <w:del w:id="47" w:author="Pamidi,Sushma" w:date="2025-12-08T09:36:00Z" w16du:dateUtc="2025-12-08T15:36:00Z">
        <w:r w:rsidRPr="00BE0232" w:rsidDel="002867E7">
          <w:rPr>
            <w:rFonts w:ascii="Arial" w:hAnsi="Arial" w:cs="Arial"/>
            <w:bCs/>
            <w:color w:val="000000" w:themeColor="text1"/>
            <w:sz w:val="21"/>
            <w:szCs w:val="21"/>
          </w:rPr>
          <w:delText xml:space="preserve">Counsel will showcase two of the Petitioner´s most significant and impactful roles. </w:delText>
        </w:r>
      </w:del>
    </w:p>
    <w:p w14:paraId="1777F5A5" w14:textId="09FFAEA4" w:rsidR="00CC339E" w:rsidRPr="00BE0232" w:rsidDel="002867E7" w:rsidRDefault="00CC339E" w:rsidP="00622897">
      <w:pPr>
        <w:spacing w:after="160" w:line="360" w:lineRule="auto"/>
        <w:rPr>
          <w:del w:id="48" w:author="Pamidi,Sushma" w:date="2025-12-08T09:36:00Z" w16du:dateUtc="2025-12-08T15:36:00Z"/>
          <w:rFonts w:ascii="Arial" w:hAnsi="Arial" w:cs="Arial"/>
          <w:b/>
          <w:bCs/>
          <w:sz w:val="21"/>
          <w:szCs w:val="21"/>
        </w:rPr>
      </w:pPr>
    </w:p>
    <w:p w14:paraId="20F6BF4C" w14:textId="6E9B9C4A" w:rsidR="002C61AA" w:rsidRPr="00BE0232" w:rsidDel="002867E7" w:rsidRDefault="002C61AA" w:rsidP="00276849">
      <w:pPr>
        <w:spacing w:after="160" w:line="360" w:lineRule="auto"/>
        <w:jc w:val="center"/>
        <w:rPr>
          <w:del w:id="49" w:author="Pamidi,Sushma" w:date="2025-12-08T09:36:00Z" w16du:dateUtc="2025-12-08T15:36:00Z"/>
          <w:rFonts w:ascii="Arial" w:hAnsi="Arial" w:cs="Arial"/>
          <w:b/>
          <w:bCs/>
          <w:sz w:val="21"/>
          <w:szCs w:val="21"/>
        </w:rPr>
      </w:pPr>
      <w:del w:id="50" w:author="Pamidi,Sushma" w:date="2025-12-08T09:36:00Z" w16du:dateUtc="2025-12-08T15:36:00Z">
        <w:r w:rsidRPr="00BE0232" w:rsidDel="002867E7">
          <w:rPr>
            <w:rFonts w:ascii="Arial" w:hAnsi="Arial" w:cs="Arial"/>
            <w:b/>
            <w:bCs/>
            <w:sz w:val="21"/>
            <w:szCs w:val="21"/>
          </w:rPr>
          <w:delText>Featured Roles</w:delText>
        </w:r>
      </w:del>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3"/>
        <w:gridCol w:w="2515"/>
        <w:gridCol w:w="4518"/>
        <w:gridCol w:w="1985"/>
      </w:tblGrid>
      <w:tr w:rsidR="00622897" w:rsidRPr="00BE0232" w:rsidDel="002867E7" w14:paraId="2D75B94E" w14:textId="50A47F3B" w:rsidTr="000D7560">
        <w:trPr>
          <w:trHeight w:val="251"/>
          <w:jc w:val="center"/>
          <w:del w:id="51" w:author="Pamidi,Sushma" w:date="2025-12-08T09:36:00Z"/>
        </w:trPr>
        <w:tc>
          <w:tcPr>
            <w:tcW w:w="333" w:type="dxa"/>
            <w:vAlign w:val="center"/>
          </w:tcPr>
          <w:p w14:paraId="35158D7E" w14:textId="2506EF91" w:rsidR="002C61AA" w:rsidRPr="00BE0232" w:rsidDel="002867E7" w:rsidRDefault="002C61AA" w:rsidP="000D7560">
            <w:pPr>
              <w:spacing w:line="360" w:lineRule="auto"/>
              <w:jc w:val="center"/>
              <w:rPr>
                <w:del w:id="52" w:author="Pamidi,Sushma" w:date="2025-12-08T09:36:00Z" w16du:dateUtc="2025-12-08T15:36:00Z"/>
                <w:rFonts w:ascii="Arial" w:hAnsi="Arial" w:cs="Arial"/>
                <w:b/>
                <w:sz w:val="21"/>
                <w:szCs w:val="21"/>
              </w:rPr>
            </w:pPr>
            <w:del w:id="53" w:author="Pamidi,Sushma" w:date="2025-12-08T09:36:00Z" w16du:dateUtc="2025-12-08T15:36:00Z">
              <w:r w:rsidRPr="00BE0232" w:rsidDel="002867E7">
                <w:rPr>
                  <w:rFonts w:ascii="Arial" w:hAnsi="Arial" w:cs="Arial"/>
                  <w:b/>
                  <w:sz w:val="21"/>
                  <w:szCs w:val="21"/>
                </w:rPr>
                <w:delText>#</w:delText>
              </w:r>
            </w:del>
          </w:p>
        </w:tc>
        <w:tc>
          <w:tcPr>
            <w:tcW w:w="2515" w:type="dxa"/>
            <w:vAlign w:val="center"/>
          </w:tcPr>
          <w:p w14:paraId="16E1EE2C" w14:textId="19D22D09" w:rsidR="002C61AA" w:rsidRPr="00BE0232" w:rsidDel="002867E7" w:rsidRDefault="002C61AA" w:rsidP="000D7560">
            <w:pPr>
              <w:spacing w:line="360" w:lineRule="auto"/>
              <w:jc w:val="center"/>
              <w:rPr>
                <w:del w:id="54" w:author="Pamidi,Sushma" w:date="2025-12-08T09:36:00Z" w16du:dateUtc="2025-12-08T15:36:00Z"/>
                <w:rFonts w:ascii="Arial" w:hAnsi="Arial" w:cs="Arial"/>
                <w:b/>
                <w:sz w:val="21"/>
                <w:szCs w:val="21"/>
              </w:rPr>
            </w:pPr>
            <w:del w:id="55" w:author="Pamidi,Sushma" w:date="2025-12-08T09:36:00Z" w16du:dateUtc="2025-12-08T15:36:00Z">
              <w:r w:rsidRPr="00BE0232" w:rsidDel="002867E7">
                <w:rPr>
                  <w:rFonts w:ascii="Arial" w:hAnsi="Arial" w:cs="Arial"/>
                  <w:b/>
                  <w:sz w:val="21"/>
                  <w:szCs w:val="21"/>
                </w:rPr>
                <w:delText>Company/Organization</w:delText>
              </w:r>
            </w:del>
          </w:p>
        </w:tc>
        <w:tc>
          <w:tcPr>
            <w:tcW w:w="4518" w:type="dxa"/>
            <w:tcBorders>
              <w:right w:val="single" w:sz="4" w:space="0" w:color="auto"/>
            </w:tcBorders>
            <w:vAlign w:val="center"/>
          </w:tcPr>
          <w:p w14:paraId="747AC7D3" w14:textId="05E93E7C" w:rsidR="002C61AA" w:rsidRPr="00BE0232" w:rsidDel="002867E7" w:rsidRDefault="002C61AA" w:rsidP="008B7F98">
            <w:pPr>
              <w:spacing w:line="360" w:lineRule="auto"/>
              <w:jc w:val="center"/>
              <w:rPr>
                <w:del w:id="56" w:author="Pamidi,Sushma" w:date="2025-12-08T09:36:00Z" w16du:dateUtc="2025-12-08T15:36:00Z"/>
                <w:rFonts w:ascii="Arial" w:hAnsi="Arial" w:cs="Arial"/>
                <w:b/>
                <w:sz w:val="21"/>
                <w:szCs w:val="21"/>
              </w:rPr>
            </w:pPr>
            <w:del w:id="57" w:author="Pamidi,Sushma" w:date="2025-12-08T09:36:00Z" w16du:dateUtc="2025-12-08T15:36:00Z">
              <w:r w:rsidRPr="00BE0232" w:rsidDel="002867E7">
                <w:rPr>
                  <w:rFonts w:ascii="Arial" w:hAnsi="Arial" w:cs="Arial"/>
                  <w:b/>
                  <w:sz w:val="21"/>
                  <w:szCs w:val="21"/>
                </w:rPr>
                <w:delText>Position</w:delText>
              </w:r>
              <w:r w:rsidR="008B7F98" w:rsidRPr="00BE0232" w:rsidDel="002867E7">
                <w:rPr>
                  <w:rFonts w:ascii="Arial" w:hAnsi="Arial" w:cs="Arial"/>
                  <w:b/>
                  <w:sz w:val="21"/>
                  <w:szCs w:val="21"/>
                </w:rPr>
                <w:delText xml:space="preserve"> / Project</w:delText>
              </w:r>
            </w:del>
          </w:p>
        </w:tc>
        <w:tc>
          <w:tcPr>
            <w:tcW w:w="1985" w:type="dxa"/>
            <w:tcBorders>
              <w:right w:val="single" w:sz="4" w:space="0" w:color="auto"/>
            </w:tcBorders>
            <w:vAlign w:val="center"/>
          </w:tcPr>
          <w:p w14:paraId="2550F28C" w14:textId="30809A19" w:rsidR="002C61AA" w:rsidRPr="00BE0232" w:rsidDel="002867E7" w:rsidRDefault="002C61AA" w:rsidP="000D7560">
            <w:pPr>
              <w:spacing w:line="360" w:lineRule="auto"/>
              <w:jc w:val="center"/>
              <w:rPr>
                <w:del w:id="58" w:author="Pamidi,Sushma" w:date="2025-12-08T09:36:00Z" w16du:dateUtc="2025-12-08T15:36:00Z"/>
                <w:rFonts w:ascii="Arial" w:hAnsi="Arial" w:cs="Arial"/>
                <w:b/>
                <w:sz w:val="21"/>
                <w:szCs w:val="21"/>
              </w:rPr>
            </w:pPr>
            <w:del w:id="59" w:author="Pamidi,Sushma" w:date="2025-12-08T09:36:00Z" w16du:dateUtc="2025-12-08T15:36:00Z">
              <w:r w:rsidRPr="00BE0232" w:rsidDel="002867E7">
                <w:rPr>
                  <w:rFonts w:ascii="Arial" w:hAnsi="Arial" w:cs="Arial"/>
                  <w:b/>
                  <w:sz w:val="21"/>
                  <w:szCs w:val="21"/>
                </w:rPr>
                <w:delText>Dates</w:delText>
              </w:r>
            </w:del>
          </w:p>
        </w:tc>
      </w:tr>
      <w:tr w:rsidR="00622897" w:rsidRPr="00BE0232" w:rsidDel="002867E7" w14:paraId="1F502375" w14:textId="03CE8E6A" w:rsidTr="000D7560">
        <w:trPr>
          <w:trHeight w:val="251"/>
          <w:jc w:val="center"/>
          <w:del w:id="60" w:author="Pamidi,Sushma" w:date="2025-12-08T09:36:00Z"/>
        </w:trPr>
        <w:tc>
          <w:tcPr>
            <w:tcW w:w="333" w:type="dxa"/>
            <w:vAlign w:val="center"/>
          </w:tcPr>
          <w:p w14:paraId="1852B403" w14:textId="30C1553A" w:rsidR="002C61AA" w:rsidRPr="00BE0232" w:rsidDel="002867E7" w:rsidRDefault="002C61AA" w:rsidP="000D7560">
            <w:pPr>
              <w:spacing w:line="360" w:lineRule="auto"/>
              <w:jc w:val="center"/>
              <w:rPr>
                <w:del w:id="61" w:author="Pamidi,Sushma" w:date="2025-12-08T09:36:00Z" w16du:dateUtc="2025-12-08T15:36:00Z"/>
                <w:rFonts w:ascii="Arial" w:hAnsi="Arial" w:cs="Arial"/>
                <w:sz w:val="21"/>
                <w:szCs w:val="21"/>
              </w:rPr>
            </w:pPr>
            <w:del w:id="62" w:author="Pamidi,Sushma" w:date="2025-12-08T09:36:00Z" w16du:dateUtc="2025-12-08T15:36:00Z">
              <w:r w:rsidRPr="00BE0232" w:rsidDel="002867E7">
                <w:rPr>
                  <w:rFonts w:ascii="Arial" w:hAnsi="Arial" w:cs="Arial"/>
                  <w:sz w:val="21"/>
                  <w:szCs w:val="21"/>
                </w:rPr>
                <w:delText>1</w:delText>
              </w:r>
            </w:del>
          </w:p>
        </w:tc>
        <w:tc>
          <w:tcPr>
            <w:tcW w:w="2515" w:type="dxa"/>
            <w:vAlign w:val="center"/>
          </w:tcPr>
          <w:p w14:paraId="37D0A64A" w14:textId="6CD40CAD" w:rsidR="002C61AA" w:rsidRPr="00BE0232" w:rsidDel="002867E7" w:rsidRDefault="00622897" w:rsidP="00622897">
            <w:pPr>
              <w:spacing w:line="360" w:lineRule="auto"/>
              <w:rPr>
                <w:del w:id="63" w:author="Pamidi,Sushma" w:date="2025-12-08T09:36:00Z" w16du:dateUtc="2025-12-08T15:36:00Z"/>
                <w:rFonts w:ascii="Arial" w:hAnsi="Arial" w:cs="Arial"/>
                <w:sz w:val="21"/>
                <w:szCs w:val="21"/>
              </w:rPr>
            </w:pPr>
            <w:del w:id="64" w:author="Pamidi,Sushma" w:date="2025-12-08T09:36:00Z" w16du:dateUtc="2025-12-08T15:36:00Z">
              <w:r w:rsidRPr="00BE0232" w:rsidDel="002867E7">
                <w:rPr>
                  <w:rFonts w:ascii="Arial" w:hAnsi="Arial" w:cs="Arial"/>
                  <w:noProof/>
                  <w:sz w:val="21"/>
                  <w:szCs w:val="21"/>
                </w:rPr>
                <w:drawing>
                  <wp:inline distT="0" distB="0" distL="0" distR="0" wp14:anchorId="33AFD379" wp14:editId="2BE80C9B">
                    <wp:extent cx="1400175" cy="700088"/>
                    <wp:effectExtent l="0" t="0" r="0" b="5080"/>
                    <wp:docPr id="1931639902" name="Picture 4" descr="Careers at CVS Health | CVS Healt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eers at CVS Health | CVS Health jo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7208" cy="703605"/>
                            </a:xfrm>
                            <a:prstGeom prst="rect">
                              <a:avLst/>
                            </a:prstGeom>
                            <a:noFill/>
                            <a:ln>
                              <a:noFill/>
                            </a:ln>
                          </pic:spPr>
                        </pic:pic>
                      </a:graphicData>
                    </a:graphic>
                  </wp:inline>
                </w:drawing>
              </w:r>
            </w:del>
          </w:p>
        </w:tc>
        <w:tc>
          <w:tcPr>
            <w:tcW w:w="4518" w:type="dxa"/>
            <w:tcBorders>
              <w:right w:val="single" w:sz="4" w:space="0" w:color="auto"/>
            </w:tcBorders>
            <w:vAlign w:val="center"/>
          </w:tcPr>
          <w:p w14:paraId="5A883E7F" w14:textId="3DEA8641" w:rsidR="002C61AA" w:rsidRPr="00BE0232" w:rsidDel="002867E7" w:rsidRDefault="00E1176C" w:rsidP="00335E4A">
            <w:pPr>
              <w:spacing w:line="360" w:lineRule="auto"/>
              <w:jc w:val="center"/>
              <w:rPr>
                <w:del w:id="65" w:author="Pamidi,Sushma" w:date="2025-12-08T09:36:00Z" w16du:dateUtc="2025-12-08T15:36:00Z"/>
                <w:rFonts w:ascii="Arial" w:hAnsi="Arial" w:cs="Arial"/>
                <w:bCs/>
                <w:sz w:val="21"/>
                <w:szCs w:val="21"/>
              </w:rPr>
            </w:pPr>
            <w:del w:id="66" w:author="Pamidi,Sushma" w:date="2025-12-08T09:36:00Z" w16du:dateUtc="2025-12-08T15:36:00Z">
              <w:r w:rsidRPr="00BE0232" w:rsidDel="002867E7">
                <w:rPr>
                  <w:rFonts w:ascii="Arial" w:hAnsi="Arial" w:cs="Arial"/>
                  <w:bCs/>
                  <w:sz w:val="21"/>
                  <w:szCs w:val="21"/>
                </w:rPr>
                <w:delText xml:space="preserve">Senior Manager, Project &amp; </w:delText>
              </w:r>
              <w:r w:rsidR="00622897" w:rsidRPr="00BE0232" w:rsidDel="002867E7">
                <w:rPr>
                  <w:rFonts w:ascii="Arial" w:hAnsi="Arial" w:cs="Arial"/>
                  <w:bCs/>
                  <w:sz w:val="21"/>
                  <w:szCs w:val="21"/>
                </w:rPr>
                <w:delText xml:space="preserve">Program Manager / Air Support </w:delText>
              </w:r>
            </w:del>
          </w:p>
        </w:tc>
        <w:tc>
          <w:tcPr>
            <w:tcW w:w="1985" w:type="dxa"/>
            <w:tcBorders>
              <w:right w:val="single" w:sz="4" w:space="0" w:color="auto"/>
            </w:tcBorders>
            <w:vAlign w:val="center"/>
          </w:tcPr>
          <w:p w14:paraId="37D27145" w14:textId="2E86C8B5" w:rsidR="002C61AA" w:rsidRPr="00BE0232" w:rsidDel="002867E7" w:rsidRDefault="00D31E2B" w:rsidP="00D31E2B">
            <w:pPr>
              <w:spacing w:line="360" w:lineRule="auto"/>
              <w:jc w:val="center"/>
              <w:rPr>
                <w:del w:id="67" w:author="Pamidi,Sushma" w:date="2025-12-08T09:36:00Z" w16du:dateUtc="2025-12-08T15:36:00Z"/>
                <w:rFonts w:ascii="Arial" w:hAnsi="Arial" w:cs="Arial"/>
                <w:bCs/>
                <w:sz w:val="21"/>
                <w:szCs w:val="21"/>
              </w:rPr>
            </w:pPr>
            <w:del w:id="68" w:author="Pamidi,Sushma" w:date="2025-12-08T09:36:00Z" w16du:dateUtc="2025-12-08T15:36:00Z">
              <w:r w:rsidRPr="00BE0232" w:rsidDel="002867E7">
                <w:rPr>
                  <w:rFonts w:ascii="Arial" w:hAnsi="Arial" w:cs="Arial"/>
                  <w:bCs/>
                  <w:sz w:val="21"/>
                  <w:szCs w:val="21"/>
                </w:rPr>
                <w:delText>February 2</w:delText>
              </w:r>
              <w:r w:rsidRPr="00BE0232" w:rsidDel="002867E7">
                <w:rPr>
                  <w:rFonts w:ascii="Arial" w:hAnsi="Arial" w:cs="Arial"/>
                  <w:bCs/>
                  <w:sz w:val="21"/>
                  <w:szCs w:val="21"/>
                  <w:vertAlign w:val="superscript"/>
                </w:rPr>
                <w:delText>nd</w:delText>
              </w:r>
              <w:r w:rsidRPr="00BE0232" w:rsidDel="002867E7">
                <w:rPr>
                  <w:rFonts w:ascii="Arial" w:hAnsi="Arial" w:cs="Arial"/>
                  <w:bCs/>
                  <w:sz w:val="21"/>
                  <w:szCs w:val="21"/>
                </w:rPr>
                <w:delText>, 2022- October 20</w:delText>
              </w:r>
              <w:r w:rsidRPr="00BE0232" w:rsidDel="002867E7">
                <w:rPr>
                  <w:rFonts w:ascii="Arial" w:hAnsi="Arial" w:cs="Arial"/>
                  <w:bCs/>
                  <w:sz w:val="21"/>
                  <w:szCs w:val="21"/>
                  <w:vertAlign w:val="superscript"/>
                </w:rPr>
                <w:delText>th</w:delText>
              </w:r>
              <w:r w:rsidRPr="00BE0232" w:rsidDel="002867E7">
                <w:rPr>
                  <w:rFonts w:ascii="Arial" w:hAnsi="Arial" w:cs="Arial"/>
                  <w:bCs/>
                  <w:sz w:val="21"/>
                  <w:szCs w:val="21"/>
                </w:rPr>
                <w:delText>, 2023</w:delText>
              </w:r>
            </w:del>
          </w:p>
        </w:tc>
      </w:tr>
      <w:tr w:rsidR="00622897" w:rsidRPr="00BE0232" w:rsidDel="002867E7" w14:paraId="6EC962CF" w14:textId="2D8E9871" w:rsidTr="00D370DD">
        <w:trPr>
          <w:trHeight w:val="1133"/>
          <w:jc w:val="center"/>
          <w:del w:id="69" w:author="Pamidi,Sushma" w:date="2025-12-08T09:36:00Z"/>
        </w:trPr>
        <w:tc>
          <w:tcPr>
            <w:tcW w:w="333" w:type="dxa"/>
            <w:vAlign w:val="center"/>
          </w:tcPr>
          <w:p w14:paraId="606D0C9A" w14:textId="225CC136" w:rsidR="002C61AA" w:rsidRPr="00BE0232" w:rsidDel="002867E7" w:rsidRDefault="002C61AA" w:rsidP="000D7560">
            <w:pPr>
              <w:spacing w:line="360" w:lineRule="auto"/>
              <w:jc w:val="center"/>
              <w:rPr>
                <w:del w:id="70" w:author="Pamidi,Sushma" w:date="2025-12-08T09:36:00Z" w16du:dateUtc="2025-12-08T15:36:00Z"/>
                <w:rFonts w:ascii="Arial" w:hAnsi="Arial" w:cs="Arial"/>
                <w:bCs/>
                <w:sz w:val="21"/>
                <w:szCs w:val="21"/>
              </w:rPr>
            </w:pPr>
            <w:del w:id="71" w:author="Pamidi,Sushma" w:date="2025-12-08T09:36:00Z" w16du:dateUtc="2025-12-08T15:36:00Z">
              <w:r w:rsidRPr="00BE0232" w:rsidDel="002867E7">
                <w:rPr>
                  <w:rFonts w:ascii="Arial" w:hAnsi="Arial" w:cs="Arial"/>
                  <w:bCs/>
                  <w:sz w:val="21"/>
                  <w:szCs w:val="21"/>
                </w:rPr>
                <w:delText>2</w:delText>
              </w:r>
            </w:del>
          </w:p>
        </w:tc>
        <w:tc>
          <w:tcPr>
            <w:tcW w:w="2515" w:type="dxa"/>
            <w:shd w:val="clear" w:color="auto" w:fill="FFFFFF" w:themeFill="background1"/>
            <w:vAlign w:val="center"/>
          </w:tcPr>
          <w:p w14:paraId="52896CA0" w14:textId="76ADEF9C" w:rsidR="002C61AA" w:rsidRPr="00BE0232" w:rsidDel="002867E7" w:rsidRDefault="00622897" w:rsidP="000D7560">
            <w:pPr>
              <w:spacing w:line="360" w:lineRule="auto"/>
              <w:jc w:val="center"/>
              <w:rPr>
                <w:del w:id="72" w:author="Pamidi,Sushma" w:date="2025-12-08T09:36:00Z" w16du:dateUtc="2025-12-08T15:36:00Z"/>
                <w:rFonts w:ascii="Arial" w:hAnsi="Arial" w:cs="Arial"/>
                <w:bCs/>
                <w:sz w:val="21"/>
                <w:szCs w:val="21"/>
              </w:rPr>
            </w:pPr>
            <w:del w:id="73" w:author="Pamidi,Sushma" w:date="2025-12-08T09:36:00Z" w16du:dateUtc="2025-12-08T15:36:00Z">
              <w:r w:rsidRPr="00BE0232" w:rsidDel="002867E7">
                <w:rPr>
                  <w:rFonts w:ascii="Arial" w:hAnsi="Arial" w:cs="Arial"/>
                  <w:bCs/>
                  <w:noProof/>
                  <w:sz w:val="21"/>
                  <w:szCs w:val="21"/>
                </w:rPr>
                <w:drawing>
                  <wp:inline distT="0" distB="0" distL="0" distR="0" wp14:anchorId="60B16813" wp14:editId="2CDEC5FC">
                    <wp:extent cx="1352550" cy="676275"/>
                    <wp:effectExtent l="0" t="0" r="0" b="9525"/>
                    <wp:docPr id="1886805602" name="Picture 5" descr="Careers at CVS Health | CVS Healt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eers at CVS Health | CVS Health jo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092" cy="679046"/>
                            </a:xfrm>
                            <a:prstGeom prst="rect">
                              <a:avLst/>
                            </a:prstGeom>
                            <a:noFill/>
                            <a:ln>
                              <a:noFill/>
                            </a:ln>
                          </pic:spPr>
                        </pic:pic>
                      </a:graphicData>
                    </a:graphic>
                  </wp:inline>
                </w:drawing>
              </w:r>
            </w:del>
          </w:p>
        </w:tc>
        <w:tc>
          <w:tcPr>
            <w:tcW w:w="4518" w:type="dxa"/>
            <w:tcBorders>
              <w:right w:val="single" w:sz="4" w:space="0" w:color="auto"/>
            </w:tcBorders>
            <w:shd w:val="clear" w:color="auto" w:fill="FFFFFF" w:themeFill="background1"/>
            <w:vAlign w:val="center"/>
          </w:tcPr>
          <w:p w14:paraId="42FAA0E9" w14:textId="7233AC08" w:rsidR="00335E4A" w:rsidRPr="00BE0232" w:rsidDel="002867E7" w:rsidRDefault="002C6266" w:rsidP="00335E4A">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4" w:author="Pamidi,Sushma" w:date="2025-12-08T09:36:00Z" w16du:dateUtc="2025-12-08T15:36:00Z"/>
                <w:rFonts w:ascii="Arial" w:hAnsi="Arial" w:cs="Arial"/>
                <w:bCs/>
                <w:sz w:val="21"/>
                <w:szCs w:val="21"/>
              </w:rPr>
            </w:pPr>
            <w:del w:id="75" w:author="Pamidi,Sushma" w:date="2025-12-08T09:36:00Z" w16du:dateUtc="2025-12-08T15:36:00Z">
              <w:r w:rsidRPr="00BE0232" w:rsidDel="002867E7">
                <w:rPr>
                  <w:rFonts w:ascii="Arial" w:hAnsi="Arial" w:cs="Arial"/>
                  <w:bCs/>
                  <w:sz w:val="21"/>
                  <w:szCs w:val="21"/>
                </w:rPr>
                <w:delText xml:space="preserve">Program </w:delText>
              </w:r>
              <w:r w:rsidR="00335E4A" w:rsidRPr="00BE0232" w:rsidDel="002867E7">
                <w:rPr>
                  <w:rFonts w:ascii="Arial" w:hAnsi="Arial" w:cs="Arial"/>
                  <w:bCs/>
                  <w:sz w:val="21"/>
                  <w:szCs w:val="21"/>
                </w:rPr>
                <w:delText>Manager</w:delText>
              </w:r>
              <w:r w:rsidRPr="00BE0232" w:rsidDel="002867E7">
                <w:rPr>
                  <w:rFonts w:ascii="Arial" w:hAnsi="Arial" w:cs="Arial"/>
                  <w:bCs/>
                  <w:sz w:val="21"/>
                  <w:szCs w:val="21"/>
                </w:rPr>
                <w:delText xml:space="preserve"> / Rph-AI Program (Artificial Intelligence Solution in the Pharmacy Operations Domain) </w:delText>
              </w:r>
            </w:del>
          </w:p>
          <w:p w14:paraId="7D19198D" w14:textId="435BB614" w:rsidR="002C61AA" w:rsidRPr="00BE0232" w:rsidDel="002867E7" w:rsidRDefault="002C61AA" w:rsidP="00335E4A">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6" w:author="Pamidi,Sushma" w:date="2025-12-08T09:36:00Z" w16du:dateUtc="2025-12-08T15:36:00Z"/>
                <w:rFonts w:ascii="Arial" w:hAnsi="Arial" w:cs="Arial"/>
                <w:bCs/>
                <w:sz w:val="21"/>
                <w:szCs w:val="21"/>
                <w:highlight w:val="yellow"/>
              </w:rPr>
            </w:pPr>
          </w:p>
        </w:tc>
        <w:tc>
          <w:tcPr>
            <w:tcW w:w="1985" w:type="dxa"/>
            <w:tcBorders>
              <w:right w:val="single" w:sz="4" w:space="0" w:color="auto"/>
            </w:tcBorders>
            <w:shd w:val="clear" w:color="auto" w:fill="FFFFFF" w:themeFill="background1"/>
            <w:vAlign w:val="center"/>
          </w:tcPr>
          <w:p w14:paraId="46F637D9" w14:textId="0547C649" w:rsidR="002C61AA" w:rsidRPr="00BE0232" w:rsidDel="002867E7" w:rsidRDefault="001C6547" w:rsidP="008B7F98">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7" w:author="Pamidi,Sushma" w:date="2025-12-08T09:36:00Z" w16du:dateUtc="2025-12-08T15:36:00Z"/>
                <w:rFonts w:ascii="Arial" w:hAnsi="Arial" w:cs="Arial"/>
                <w:bCs/>
                <w:sz w:val="21"/>
                <w:szCs w:val="21"/>
                <w:highlight w:val="yellow"/>
              </w:rPr>
            </w:pPr>
            <w:del w:id="78" w:author="Pamidi,Sushma" w:date="2025-12-08T09:36:00Z" w16du:dateUtc="2025-12-08T15:36:00Z">
              <w:r w:rsidRPr="00BE0232" w:rsidDel="002867E7">
                <w:rPr>
                  <w:rFonts w:ascii="Arial" w:hAnsi="Arial" w:cs="Arial"/>
                  <w:bCs/>
                  <w:sz w:val="21"/>
                  <w:szCs w:val="21"/>
                </w:rPr>
                <w:delText>Ju</w:delText>
              </w:r>
              <w:r w:rsidR="002C6266" w:rsidRPr="00BE0232" w:rsidDel="002867E7">
                <w:rPr>
                  <w:rFonts w:ascii="Arial" w:hAnsi="Arial" w:cs="Arial"/>
                  <w:bCs/>
                  <w:sz w:val="21"/>
                  <w:szCs w:val="21"/>
                </w:rPr>
                <w:delText xml:space="preserve">ne </w:delText>
              </w:r>
              <w:r w:rsidR="00AC2DBE" w:rsidRPr="00BE0232" w:rsidDel="002867E7">
                <w:rPr>
                  <w:rFonts w:ascii="Arial" w:hAnsi="Arial" w:cs="Arial"/>
                  <w:bCs/>
                  <w:sz w:val="21"/>
                  <w:szCs w:val="21"/>
                </w:rPr>
                <w:delText>20</w:delText>
              </w:r>
              <w:r w:rsidRPr="00BE0232" w:rsidDel="002867E7">
                <w:rPr>
                  <w:rFonts w:ascii="Arial" w:hAnsi="Arial" w:cs="Arial"/>
                  <w:bCs/>
                  <w:sz w:val="21"/>
                  <w:szCs w:val="21"/>
                </w:rPr>
                <w:delText>18</w:delText>
              </w:r>
              <w:r w:rsidR="00AC2DBE" w:rsidRPr="00BE0232" w:rsidDel="002867E7">
                <w:rPr>
                  <w:rFonts w:ascii="Arial" w:hAnsi="Arial" w:cs="Arial"/>
                  <w:bCs/>
                  <w:sz w:val="21"/>
                  <w:szCs w:val="21"/>
                </w:rPr>
                <w:delText xml:space="preserve"> </w:delText>
              </w:r>
              <w:r w:rsidR="002C61AA" w:rsidRPr="00BE0232" w:rsidDel="002867E7">
                <w:rPr>
                  <w:rFonts w:ascii="Arial" w:hAnsi="Arial" w:cs="Arial"/>
                  <w:bCs/>
                  <w:sz w:val="21"/>
                  <w:szCs w:val="21"/>
                </w:rPr>
                <w:delText xml:space="preserve">– </w:delText>
              </w:r>
              <w:r w:rsidR="002C6266" w:rsidRPr="00BE0232" w:rsidDel="002867E7">
                <w:rPr>
                  <w:rFonts w:ascii="Arial" w:hAnsi="Arial" w:cs="Arial"/>
                  <w:bCs/>
                  <w:sz w:val="21"/>
                  <w:szCs w:val="21"/>
                </w:rPr>
                <w:delText>February</w:delText>
              </w:r>
              <w:r w:rsidR="008B7F98" w:rsidRPr="00BE0232" w:rsidDel="002867E7">
                <w:rPr>
                  <w:rFonts w:ascii="Arial" w:hAnsi="Arial" w:cs="Arial"/>
                  <w:bCs/>
                  <w:sz w:val="21"/>
                  <w:szCs w:val="21"/>
                </w:rPr>
                <w:delText xml:space="preserve"> </w:delText>
              </w:r>
              <w:r w:rsidR="00D94F44" w:rsidRPr="00BE0232" w:rsidDel="002867E7">
                <w:rPr>
                  <w:rFonts w:ascii="Arial" w:hAnsi="Arial" w:cs="Arial"/>
                  <w:bCs/>
                  <w:sz w:val="21"/>
                  <w:szCs w:val="21"/>
                </w:rPr>
                <w:delText>20</w:delText>
              </w:r>
              <w:r w:rsidRPr="00BE0232" w:rsidDel="002867E7">
                <w:rPr>
                  <w:rFonts w:ascii="Arial" w:hAnsi="Arial" w:cs="Arial"/>
                  <w:bCs/>
                  <w:sz w:val="21"/>
                  <w:szCs w:val="21"/>
                </w:rPr>
                <w:delText>2</w:delText>
              </w:r>
              <w:r w:rsidR="002C6266" w:rsidRPr="00BE0232" w:rsidDel="002867E7">
                <w:rPr>
                  <w:rFonts w:ascii="Arial" w:hAnsi="Arial" w:cs="Arial"/>
                  <w:bCs/>
                  <w:sz w:val="21"/>
                  <w:szCs w:val="21"/>
                </w:rPr>
                <w:delText>0</w:delText>
              </w:r>
            </w:del>
          </w:p>
        </w:tc>
      </w:tr>
    </w:tbl>
    <w:p w14:paraId="11739E3A" w14:textId="74BFA959" w:rsidR="007D19F6" w:rsidRDefault="007D19F6" w:rsidP="002867E7">
      <w:pPr>
        <w:pStyle w:val="NormalWeb"/>
        <w:rPr>
          <w:rFonts w:hAnsi="Symbol"/>
        </w:rPr>
      </w:pPr>
      <w:r>
        <w:rPr>
          <w:rFonts w:hAnsi="Symbol"/>
        </w:rPr>
        <w:t xml:space="preserve">Tools to be used for </w:t>
      </w:r>
      <w:proofErr w:type="spellStart"/>
      <w:r>
        <w:rPr>
          <w:rFonts w:hAnsi="Symbol"/>
        </w:rPr>
        <w:t>TalentRank</w:t>
      </w:r>
      <w:proofErr w:type="spellEnd"/>
      <w:r>
        <w:rPr>
          <w:rFonts w:hAnsi="Symbol"/>
        </w:rPr>
        <w:t xml:space="preserve"> AI</w:t>
      </w:r>
    </w:p>
    <w:p w14:paraId="12DE0F7F" w14:textId="77777777" w:rsidR="007D19F6" w:rsidRDefault="007D19F6" w:rsidP="002867E7">
      <w:pPr>
        <w:pStyle w:val="NormalWeb"/>
        <w:rPr>
          <w:rFonts w:hAnsi="Symbol"/>
        </w:rPr>
      </w:pPr>
    </w:p>
    <w:p w14:paraId="28280189" w14:textId="1B89DC88" w:rsidR="002867E7" w:rsidRDefault="002867E7" w:rsidP="002867E7">
      <w:pPr>
        <w:pStyle w:val="NormalWeb"/>
      </w:pPr>
      <w:proofErr w:type="gramStart"/>
      <w:r>
        <w:rPr>
          <w:rFonts w:hAnsi="Symbol"/>
        </w:rPr>
        <w:t></w:t>
      </w:r>
      <w:r>
        <w:t xml:space="preserve">  </w:t>
      </w:r>
      <w:r>
        <w:rPr>
          <w:rStyle w:val="Strong"/>
        </w:rPr>
        <w:t>Notion</w:t>
      </w:r>
      <w:proofErr w:type="gramEnd"/>
      <w:r>
        <w:t xml:space="preserve"> — create: Product Vision, PRD, Backlog board, Roadmap page</w:t>
      </w:r>
    </w:p>
    <w:p w14:paraId="21CF9E51" w14:textId="77777777" w:rsidR="002867E7" w:rsidRDefault="002867E7" w:rsidP="002867E7">
      <w:pPr>
        <w:pStyle w:val="NormalWeb"/>
      </w:pPr>
      <w:proofErr w:type="gramStart"/>
      <w:r>
        <w:rPr>
          <w:rFonts w:hAnsi="Symbol"/>
        </w:rPr>
        <w:t></w:t>
      </w:r>
      <w:r>
        <w:t xml:space="preserve">  </w:t>
      </w:r>
      <w:r>
        <w:rPr>
          <w:rStyle w:val="Strong"/>
        </w:rPr>
        <w:t>GitHub</w:t>
      </w:r>
      <w:proofErr w:type="gramEnd"/>
      <w:r>
        <w:rPr>
          <w:rStyle w:val="Strong"/>
        </w:rPr>
        <w:t xml:space="preserve"> + GitHub Projects</w:t>
      </w:r>
      <w:r>
        <w:t xml:space="preserve"> — track issues, bugs, feature requests, link to code</w:t>
      </w:r>
    </w:p>
    <w:p w14:paraId="34F95016" w14:textId="77777777" w:rsidR="002867E7" w:rsidRDefault="002867E7" w:rsidP="002867E7">
      <w:pPr>
        <w:pStyle w:val="NormalWeb"/>
      </w:pPr>
      <w:proofErr w:type="gramStart"/>
      <w:r>
        <w:rPr>
          <w:rFonts w:hAnsi="Symbol"/>
        </w:rPr>
        <w:t></w:t>
      </w:r>
      <w:r>
        <w:t xml:space="preserve">  </w:t>
      </w:r>
      <w:r>
        <w:rPr>
          <w:rStyle w:val="Strong"/>
        </w:rPr>
        <w:t>Figma</w:t>
      </w:r>
      <w:proofErr w:type="gramEnd"/>
      <w:r>
        <w:rPr>
          <w:rStyle w:val="Strong"/>
        </w:rPr>
        <w:t xml:space="preserve"> (Free)</w:t>
      </w:r>
      <w:r>
        <w:t xml:space="preserve"> — basic wireframes / UI mocks for new features</w:t>
      </w:r>
    </w:p>
    <w:p w14:paraId="5B821A7B" w14:textId="77777777" w:rsidR="002867E7" w:rsidRDefault="002867E7" w:rsidP="002867E7">
      <w:pPr>
        <w:pStyle w:val="NormalWeb"/>
      </w:pPr>
      <w:proofErr w:type="gramStart"/>
      <w:r>
        <w:rPr>
          <w:rFonts w:hAnsi="Symbol"/>
        </w:rPr>
        <w:t></w:t>
      </w:r>
      <w:r>
        <w:t xml:space="preserve">  </w:t>
      </w:r>
      <w:proofErr w:type="spellStart"/>
      <w:r>
        <w:rPr>
          <w:rStyle w:val="Strong"/>
        </w:rPr>
        <w:t>PostHog</w:t>
      </w:r>
      <w:proofErr w:type="spellEnd"/>
      <w:proofErr w:type="gramEnd"/>
      <w:r>
        <w:rPr>
          <w:rStyle w:val="Strong"/>
        </w:rPr>
        <w:t xml:space="preserve"> (Self-hosted or free cloud)</w:t>
      </w:r>
      <w:r>
        <w:t xml:space="preserve"> — setup product analytics early (even before launch)</w:t>
      </w:r>
    </w:p>
    <w:p w14:paraId="293ECD42" w14:textId="77777777" w:rsidR="002867E7" w:rsidRDefault="002867E7" w:rsidP="002867E7">
      <w:pPr>
        <w:pStyle w:val="NormalWeb"/>
      </w:pPr>
      <w:proofErr w:type="gramStart"/>
      <w:r>
        <w:rPr>
          <w:rFonts w:hAnsi="Symbol"/>
        </w:rPr>
        <w:t></w:t>
      </w:r>
      <w:r>
        <w:t xml:space="preserve">  </w:t>
      </w:r>
      <w:r>
        <w:rPr>
          <w:rStyle w:val="Strong"/>
        </w:rPr>
        <w:t>Google</w:t>
      </w:r>
      <w:proofErr w:type="gramEnd"/>
      <w:r>
        <w:rPr>
          <w:rStyle w:val="Strong"/>
        </w:rPr>
        <w:t xml:space="preserve"> Forms / </w:t>
      </w:r>
      <w:proofErr w:type="spellStart"/>
      <w:r>
        <w:rPr>
          <w:rStyle w:val="Strong"/>
        </w:rPr>
        <w:t>Typeform</w:t>
      </w:r>
      <w:proofErr w:type="spellEnd"/>
      <w:r>
        <w:t xml:space="preserve"> — collect early user feedback (if you onboard beta testers)</w:t>
      </w:r>
    </w:p>
    <w:p w14:paraId="69551805" w14:textId="77777777" w:rsidR="002867E7" w:rsidRDefault="002867E7" w:rsidP="002867E7">
      <w:pPr>
        <w:pStyle w:val="NormalWeb"/>
      </w:pPr>
      <w:proofErr w:type="gramStart"/>
      <w:r>
        <w:rPr>
          <w:rFonts w:hAnsi="Symbol"/>
        </w:rPr>
        <w:t></w:t>
      </w:r>
      <w:r>
        <w:t xml:space="preserve">  </w:t>
      </w:r>
      <w:r>
        <w:rPr>
          <w:rStyle w:val="Strong"/>
        </w:rPr>
        <w:t>Slack</w:t>
      </w:r>
      <w:proofErr w:type="gramEnd"/>
      <w:r>
        <w:rPr>
          <w:rStyle w:val="Strong"/>
        </w:rPr>
        <w:t xml:space="preserve"> (Free)</w:t>
      </w:r>
      <w:r>
        <w:t xml:space="preserve"> — team communication / dev + PM coordination</w:t>
      </w:r>
    </w:p>
    <w:p w14:paraId="008756C1" w14:textId="77777777" w:rsidR="002867E7" w:rsidRDefault="002867E7" w:rsidP="002867E7">
      <w:pPr>
        <w:pStyle w:val="NormalWeb"/>
      </w:pPr>
      <w:proofErr w:type="gramStart"/>
      <w:r>
        <w:rPr>
          <w:rFonts w:hAnsi="Symbol"/>
        </w:rPr>
        <w:t></w:t>
      </w:r>
      <w:r>
        <w:t xml:space="preserve">  </w:t>
      </w:r>
      <w:proofErr w:type="spellStart"/>
      <w:r>
        <w:rPr>
          <w:rStyle w:val="Strong"/>
        </w:rPr>
        <w:t>Vercel</w:t>
      </w:r>
      <w:proofErr w:type="spellEnd"/>
      <w:proofErr w:type="gramEnd"/>
      <w:r>
        <w:rPr>
          <w:rStyle w:val="Strong"/>
        </w:rPr>
        <w:t xml:space="preserve"> free hosting / Netlify</w:t>
      </w:r>
      <w:r>
        <w:t xml:space="preserve"> — host marketing page / public docs if needed</w:t>
      </w:r>
    </w:p>
    <w:p w14:paraId="6317E2E8" w14:textId="77777777" w:rsidR="002867E7" w:rsidRDefault="002867E7" w:rsidP="002867E7">
      <w:pPr>
        <w:pStyle w:val="NormalWeb"/>
      </w:pPr>
      <w:proofErr w:type="gramStart"/>
      <w:r>
        <w:rPr>
          <w:rFonts w:hAnsi="Symbol"/>
        </w:rPr>
        <w:t></w:t>
      </w:r>
      <w:r>
        <w:t xml:space="preserve">  </w:t>
      </w:r>
      <w:proofErr w:type="spellStart"/>
      <w:r>
        <w:rPr>
          <w:rStyle w:val="Strong"/>
        </w:rPr>
        <w:t>Supabase</w:t>
      </w:r>
      <w:proofErr w:type="spellEnd"/>
      <w:proofErr w:type="gramEnd"/>
      <w:r>
        <w:rPr>
          <w:rStyle w:val="Strong"/>
        </w:rPr>
        <w:t xml:space="preserve"> free tier (Postgres)</w:t>
      </w:r>
      <w:r>
        <w:t xml:space="preserve"> — for user data, history, backend, login integration</w:t>
      </w:r>
    </w:p>
    <w:p w14:paraId="6D499150" w14:textId="527AEA30" w:rsidR="00D94F44" w:rsidRDefault="00D94F44" w:rsidP="00326FD7">
      <w:pPr>
        <w:spacing w:after="160" w:line="259" w:lineRule="auto"/>
        <w:rPr>
          <w:rFonts w:ascii="Arial" w:hAnsi="Arial" w:cs="Arial"/>
          <w:b/>
          <w:color w:val="833C0B" w:themeColor="accent2" w:themeShade="80"/>
          <w:sz w:val="28"/>
          <w:szCs w:val="28"/>
        </w:rPr>
      </w:pPr>
    </w:p>
    <w:p w14:paraId="4208DF7C" w14:textId="77777777" w:rsidR="00CC3570" w:rsidRDefault="00CC3570" w:rsidP="00326FD7">
      <w:pPr>
        <w:spacing w:after="160" w:line="259" w:lineRule="auto"/>
        <w:rPr>
          <w:rFonts w:ascii="Arial" w:hAnsi="Arial" w:cs="Arial"/>
          <w:b/>
          <w:color w:val="833C0B" w:themeColor="accent2" w:themeShade="80"/>
          <w:sz w:val="28"/>
          <w:szCs w:val="28"/>
        </w:rPr>
      </w:pPr>
    </w:p>
    <w:p w14:paraId="03235524" w14:textId="77777777" w:rsidR="00CC3570" w:rsidRPr="00CC3570" w:rsidRDefault="00CC3570" w:rsidP="00CC3570">
      <w:pPr>
        <w:spacing w:before="100" w:beforeAutospacing="1" w:after="100" w:afterAutospacing="1"/>
        <w:outlineLvl w:val="0"/>
        <w:rPr>
          <w:b/>
          <w:bCs/>
          <w:kern w:val="36"/>
          <w:sz w:val="48"/>
          <w:szCs w:val="48"/>
        </w:rPr>
      </w:pPr>
      <w:r w:rsidRPr="00CC3570">
        <w:rPr>
          <w:b/>
          <w:bCs/>
          <w:kern w:val="36"/>
          <w:sz w:val="48"/>
          <w:szCs w:val="48"/>
        </w:rPr>
        <w:t>Recommended Free Tools for PM Work (No Cost, or generous free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3494"/>
        <w:gridCol w:w="3237"/>
      </w:tblGrid>
      <w:tr w:rsidR="00CC3570" w:rsidRPr="00CC3570" w14:paraId="412C9B23" w14:textId="77777777" w:rsidTr="00CC3570">
        <w:trPr>
          <w:tblHeader/>
          <w:tblCellSpacing w:w="15" w:type="dxa"/>
        </w:trPr>
        <w:tc>
          <w:tcPr>
            <w:tcW w:w="0" w:type="auto"/>
            <w:vAlign w:val="center"/>
            <w:hideMark/>
          </w:tcPr>
          <w:p w14:paraId="7D85F07C" w14:textId="77777777" w:rsidR="00CC3570" w:rsidRPr="00CC3570" w:rsidRDefault="00CC3570" w:rsidP="00CC3570">
            <w:pPr>
              <w:jc w:val="center"/>
              <w:rPr>
                <w:b/>
                <w:bCs/>
              </w:rPr>
            </w:pPr>
            <w:r w:rsidRPr="00CC3570">
              <w:rPr>
                <w:b/>
                <w:bCs/>
              </w:rPr>
              <w:t>Function / Purpose</w:t>
            </w:r>
          </w:p>
        </w:tc>
        <w:tc>
          <w:tcPr>
            <w:tcW w:w="0" w:type="auto"/>
            <w:vAlign w:val="center"/>
            <w:hideMark/>
          </w:tcPr>
          <w:p w14:paraId="1667BDE9" w14:textId="77777777" w:rsidR="00CC3570" w:rsidRPr="00CC3570" w:rsidRDefault="00CC3570" w:rsidP="00CC3570">
            <w:pPr>
              <w:jc w:val="center"/>
              <w:rPr>
                <w:b/>
                <w:bCs/>
              </w:rPr>
            </w:pPr>
            <w:r w:rsidRPr="00CC3570">
              <w:rPr>
                <w:b/>
                <w:bCs/>
              </w:rPr>
              <w:t>Tool</w:t>
            </w:r>
          </w:p>
        </w:tc>
        <w:tc>
          <w:tcPr>
            <w:tcW w:w="0" w:type="auto"/>
            <w:vAlign w:val="center"/>
            <w:hideMark/>
          </w:tcPr>
          <w:p w14:paraId="24ED5D9A" w14:textId="77777777" w:rsidR="00CC3570" w:rsidRPr="00CC3570" w:rsidRDefault="00CC3570" w:rsidP="00CC3570">
            <w:pPr>
              <w:jc w:val="center"/>
              <w:rPr>
                <w:b/>
                <w:bCs/>
              </w:rPr>
            </w:pPr>
            <w:r w:rsidRPr="00CC3570">
              <w:rPr>
                <w:b/>
                <w:bCs/>
              </w:rPr>
              <w:t>Why It’s Good &amp; Free Limits / Notes</w:t>
            </w:r>
          </w:p>
        </w:tc>
      </w:tr>
      <w:tr w:rsidR="00CC3570" w:rsidRPr="00CC3570" w14:paraId="5B29F8A2" w14:textId="77777777" w:rsidTr="00CC3570">
        <w:trPr>
          <w:tblCellSpacing w:w="15" w:type="dxa"/>
        </w:trPr>
        <w:tc>
          <w:tcPr>
            <w:tcW w:w="0" w:type="auto"/>
            <w:vAlign w:val="center"/>
            <w:hideMark/>
          </w:tcPr>
          <w:p w14:paraId="67485E69" w14:textId="77777777" w:rsidR="00CC3570" w:rsidRPr="00CC3570" w:rsidRDefault="00CC3570" w:rsidP="00CC3570">
            <w:r w:rsidRPr="00CC3570">
              <w:rPr>
                <w:b/>
                <w:bCs/>
              </w:rPr>
              <w:t>Documentation / PRD / Wiki</w:t>
            </w:r>
          </w:p>
        </w:tc>
        <w:tc>
          <w:tcPr>
            <w:tcW w:w="0" w:type="auto"/>
            <w:vAlign w:val="center"/>
            <w:hideMark/>
          </w:tcPr>
          <w:p w14:paraId="5E5AD409" w14:textId="77777777" w:rsidR="00CC3570" w:rsidRPr="00CC3570" w:rsidRDefault="00CC3570" w:rsidP="00CC3570">
            <w:r w:rsidRPr="00CC3570">
              <w:rPr>
                <w:b/>
                <w:bCs/>
              </w:rPr>
              <w:t>Notion</w:t>
            </w:r>
            <w:r w:rsidRPr="00CC3570">
              <w:t xml:space="preserve"> (free personal / small-team plan)</w:t>
            </w:r>
          </w:p>
        </w:tc>
        <w:tc>
          <w:tcPr>
            <w:tcW w:w="0" w:type="auto"/>
            <w:vAlign w:val="center"/>
            <w:hideMark/>
          </w:tcPr>
          <w:p w14:paraId="5D853AB4" w14:textId="77777777" w:rsidR="00CC3570" w:rsidRPr="00CC3570" w:rsidRDefault="00CC3570" w:rsidP="00CC3570">
            <w:r w:rsidRPr="00CC3570">
              <w:t>Flexible pages, sharing, docs, backlog, roadmaps. Free for small teams.</w:t>
            </w:r>
          </w:p>
        </w:tc>
      </w:tr>
      <w:tr w:rsidR="00CC3570" w:rsidRPr="00CC3570" w14:paraId="6A5D156F" w14:textId="77777777" w:rsidTr="00CC3570">
        <w:trPr>
          <w:tblCellSpacing w:w="15" w:type="dxa"/>
        </w:trPr>
        <w:tc>
          <w:tcPr>
            <w:tcW w:w="0" w:type="auto"/>
            <w:vAlign w:val="center"/>
            <w:hideMark/>
          </w:tcPr>
          <w:p w14:paraId="7434589B" w14:textId="77777777" w:rsidR="00CC3570" w:rsidRPr="00CC3570" w:rsidRDefault="00CC3570" w:rsidP="00CC3570">
            <w:r w:rsidRPr="00CC3570">
              <w:rPr>
                <w:b/>
                <w:bCs/>
              </w:rPr>
              <w:t>Backlog / Issue Tracking</w:t>
            </w:r>
          </w:p>
        </w:tc>
        <w:tc>
          <w:tcPr>
            <w:tcW w:w="0" w:type="auto"/>
            <w:vAlign w:val="center"/>
            <w:hideMark/>
          </w:tcPr>
          <w:p w14:paraId="173838E2" w14:textId="77777777" w:rsidR="00CC3570" w:rsidRPr="00CC3570" w:rsidRDefault="00CC3570" w:rsidP="00CC3570">
            <w:r w:rsidRPr="00CC3570">
              <w:rPr>
                <w:b/>
                <w:bCs/>
              </w:rPr>
              <w:t>Linear (Free tier)</w:t>
            </w:r>
            <w:r w:rsidRPr="00CC3570">
              <w:t xml:space="preserve"> / </w:t>
            </w:r>
            <w:r w:rsidRPr="00CC3570">
              <w:rPr>
                <w:b/>
                <w:bCs/>
              </w:rPr>
              <w:t>Trello (Free)</w:t>
            </w:r>
            <w:r w:rsidRPr="00CC3570">
              <w:t xml:space="preserve"> / </w:t>
            </w:r>
            <w:r w:rsidRPr="00CC3570">
              <w:rPr>
                <w:b/>
                <w:bCs/>
              </w:rPr>
              <w:t>GitHub Issues + Projects</w:t>
            </w:r>
          </w:p>
        </w:tc>
        <w:tc>
          <w:tcPr>
            <w:tcW w:w="0" w:type="auto"/>
            <w:vAlign w:val="center"/>
            <w:hideMark/>
          </w:tcPr>
          <w:p w14:paraId="62EAF244" w14:textId="77777777" w:rsidR="00CC3570" w:rsidRPr="00CC3570" w:rsidRDefault="00CC3570" w:rsidP="00CC3570">
            <w:r w:rsidRPr="00CC3570">
              <w:t>Clean UI, Kanban / backlog management; GitHub Projects integrates with code.</w:t>
            </w:r>
          </w:p>
        </w:tc>
      </w:tr>
      <w:tr w:rsidR="00CC3570" w:rsidRPr="00CC3570" w14:paraId="194D342C" w14:textId="77777777" w:rsidTr="00CC3570">
        <w:trPr>
          <w:tblCellSpacing w:w="15" w:type="dxa"/>
        </w:trPr>
        <w:tc>
          <w:tcPr>
            <w:tcW w:w="0" w:type="auto"/>
            <w:vAlign w:val="center"/>
            <w:hideMark/>
          </w:tcPr>
          <w:p w14:paraId="100C3166" w14:textId="77777777" w:rsidR="00CC3570" w:rsidRPr="00CC3570" w:rsidRDefault="00CC3570" w:rsidP="00CC3570">
            <w:r w:rsidRPr="00CC3570">
              <w:rPr>
                <w:b/>
                <w:bCs/>
              </w:rPr>
              <w:t>Design / Wireframes / Prototypes</w:t>
            </w:r>
          </w:p>
        </w:tc>
        <w:tc>
          <w:tcPr>
            <w:tcW w:w="0" w:type="auto"/>
            <w:vAlign w:val="center"/>
            <w:hideMark/>
          </w:tcPr>
          <w:p w14:paraId="3ECFC303" w14:textId="77777777" w:rsidR="00CC3570" w:rsidRPr="00CC3570" w:rsidRDefault="00CC3570" w:rsidP="00CC3570">
            <w:r w:rsidRPr="00CC3570">
              <w:rPr>
                <w:b/>
                <w:bCs/>
              </w:rPr>
              <w:t>Figma Free</w:t>
            </w:r>
            <w:r w:rsidRPr="00CC3570">
              <w:t xml:space="preserve"> / </w:t>
            </w:r>
            <w:proofErr w:type="spellStart"/>
            <w:r w:rsidRPr="00CC3570">
              <w:rPr>
                <w:b/>
                <w:bCs/>
              </w:rPr>
              <w:t>FigJam</w:t>
            </w:r>
            <w:proofErr w:type="spellEnd"/>
            <w:r w:rsidRPr="00CC3570">
              <w:rPr>
                <w:b/>
                <w:bCs/>
              </w:rPr>
              <w:t xml:space="preserve"> Free</w:t>
            </w:r>
          </w:p>
        </w:tc>
        <w:tc>
          <w:tcPr>
            <w:tcW w:w="0" w:type="auto"/>
            <w:vAlign w:val="center"/>
            <w:hideMark/>
          </w:tcPr>
          <w:p w14:paraId="43792354" w14:textId="77777777" w:rsidR="00CC3570" w:rsidRPr="00CC3570" w:rsidRDefault="00CC3570" w:rsidP="00CC3570">
            <w:r w:rsidRPr="00CC3570">
              <w:t>Powerful UI/UX design &amp; prototyping; free for small projects.</w:t>
            </w:r>
          </w:p>
        </w:tc>
      </w:tr>
      <w:tr w:rsidR="00CC3570" w:rsidRPr="00CC3570" w14:paraId="6176E92A" w14:textId="77777777" w:rsidTr="00CC3570">
        <w:trPr>
          <w:tblCellSpacing w:w="15" w:type="dxa"/>
        </w:trPr>
        <w:tc>
          <w:tcPr>
            <w:tcW w:w="0" w:type="auto"/>
            <w:vAlign w:val="center"/>
            <w:hideMark/>
          </w:tcPr>
          <w:p w14:paraId="41D7299E" w14:textId="77777777" w:rsidR="00CC3570" w:rsidRPr="00CC3570" w:rsidRDefault="00CC3570" w:rsidP="00CC3570">
            <w:r w:rsidRPr="00CC3570">
              <w:rPr>
                <w:b/>
                <w:bCs/>
              </w:rPr>
              <w:t>User Research &amp; Surveys</w:t>
            </w:r>
          </w:p>
        </w:tc>
        <w:tc>
          <w:tcPr>
            <w:tcW w:w="0" w:type="auto"/>
            <w:vAlign w:val="center"/>
            <w:hideMark/>
          </w:tcPr>
          <w:p w14:paraId="76645DA0" w14:textId="77777777" w:rsidR="00CC3570" w:rsidRPr="00CC3570" w:rsidRDefault="00CC3570" w:rsidP="00CC3570">
            <w:r w:rsidRPr="00CC3570">
              <w:rPr>
                <w:b/>
                <w:bCs/>
              </w:rPr>
              <w:t>Google Forms</w:t>
            </w:r>
            <w:r w:rsidRPr="00CC3570">
              <w:t xml:space="preserve"> / </w:t>
            </w:r>
            <w:proofErr w:type="spellStart"/>
            <w:r w:rsidRPr="00CC3570">
              <w:rPr>
                <w:b/>
                <w:bCs/>
              </w:rPr>
              <w:t>Typeform</w:t>
            </w:r>
            <w:proofErr w:type="spellEnd"/>
            <w:r w:rsidRPr="00CC3570">
              <w:rPr>
                <w:b/>
                <w:bCs/>
              </w:rPr>
              <w:t xml:space="preserve"> Free Plan</w:t>
            </w:r>
            <w:r w:rsidRPr="00CC3570">
              <w:t xml:space="preserve"> / </w:t>
            </w:r>
            <w:r w:rsidRPr="00CC3570">
              <w:rPr>
                <w:b/>
                <w:bCs/>
              </w:rPr>
              <w:t>Microsoft Forms</w:t>
            </w:r>
          </w:p>
        </w:tc>
        <w:tc>
          <w:tcPr>
            <w:tcW w:w="0" w:type="auto"/>
            <w:vAlign w:val="center"/>
            <w:hideMark/>
          </w:tcPr>
          <w:p w14:paraId="0368AB0E" w14:textId="77777777" w:rsidR="00CC3570" w:rsidRPr="00CC3570" w:rsidRDefault="00CC3570" w:rsidP="00CC3570">
            <w:r w:rsidRPr="00CC3570">
              <w:t>Collect feedback from users, clients, early testers — no cost for basic surveys.</w:t>
            </w:r>
          </w:p>
        </w:tc>
      </w:tr>
      <w:tr w:rsidR="00CC3570" w:rsidRPr="00CC3570" w14:paraId="7116A373" w14:textId="77777777" w:rsidTr="00CC3570">
        <w:trPr>
          <w:tblCellSpacing w:w="15" w:type="dxa"/>
        </w:trPr>
        <w:tc>
          <w:tcPr>
            <w:tcW w:w="0" w:type="auto"/>
            <w:vAlign w:val="center"/>
            <w:hideMark/>
          </w:tcPr>
          <w:p w14:paraId="29DBC920" w14:textId="77777777" w:rsidR="00CC3570" w:rsidRPr="00CC3570" w:rsidRDefault="00CC3570" w:rsidP="00CC3570">
            <w:r w:rsidRPr="00CC3570">
              <w:rPr>
                <w:b/>
                <w:bCs/>
              </w:rPr>
              <w:t>User Interviews / Notes</w:t>
            </w:r>
          </w:p>
        </w:tc>
        <w:tc>
          <w:tcPr>
            <w:tcW w:w="0" w:type="auto"/>
            <w:vAlign w:val="center"/>
            <w:hideMark/>
          </w:tcPr>
          <w:p w14:paraId="6FBF946F" w14:textId="77777777" w:rsidR="00CC3570" w:rsidRPr="00CC3570" w:rsidRDefault="00CC3570" w:rsidP="00CC3570">
            <w:r w:rsidRPr="00CC3570">
              <w:rPr>
                <w:b/>
                <w:bCs/>
              </w:rPr>
              <w:t>Notion / Google Docs</w:t>
            </w:r>
          </w:p>
        </w:tc>
        <w:tc>
          <w:tcPr>
            <w:tcW w:w="0" w:type="auto"/>
            <w:vAlign w:val="center"/>
            <w:hideMark/>
          </w:tcPr>
          <w:p w14:paraId="23AE4EED" w14:textId="77777777" w:rsidR="00CC3570" w:rsidRPr="00CC3570" w:rsidRDefault="00CC3570" w:rsidP="00CC3570">
            <w:r w:rsidRPr="00CC3570">
              <w:t>Document findings, share notes — already in stack.</w:t>
            </w:r>
          </w:p>
        </w:tc>
      </w:tr>
      <w:tr w:rsidR="00CC3570" w:rsidRPr="00CC3570" w14:paraId="5A09B074" w14:textId="77777777" w:rsidTr="00CC3570">
        <w:trPr>
          <w:tblCellSpacing w:w="15" w:type="dxa"/>
        </w:trPr>
        <w:tc>
          <w:tcPr>
            <w:tcW w:w="0" w:type="auto"/>
            <w:vAlign w:val="center"/>
            <w:hideMark/>
          </w:tcPr>
          <w:p w14:paraId="0C896C51" w14:textId="77777777" w:rsidR="00CC3570" w:rsidRPr="00CC3570" w:rsidRDefault="00CC3570" w:rsidP="00CC3570">
            <w:r w:rsidRPr="00CC3570">
              <w:rPr>
                <w:b/>
                <w:bCs/>
              </w:rPr>
              <w:lastRenderedPageBreak/>
              <w:t>Analytics &amp; Usage Tracking</w:t>
            </w:r>
          </w:p>
        </w:tc>
        <w:tc>
          <w:tcPr>
            <w:tcW w:w="0" w:type="auto"/>
            <w:vAlign w:val="center"/>
            <w:hideMark/>
          </w:tcPr>
          <w:p w14:paraId="0F0D045E" w14:textId="77777777" w:rsidR="00CC3570" w:rsidRPr="00CC3570" w:rsidRDefault="00CC3570" w:rsidP="00CC3570">
            <w:proofErr w:type="spellStart"/>
            <w:r w:rsidRPr="00CC3570">
              <w:rPr>
                <w:b/>
                <w:bCs/>
              </w:rPr>
              <w:t>PostHog</w:t>
            </w:r>
            <w:proofErr w:type="spellEnd"/>
            <w:r w:rsidRPr="00CC3570">
              <w:rPr>
                <w:b/>
                <w:bCs/>
              </w:rPr>
              <w:t xml:space="preserve"> (Self-hosted or cloud free tier)</w:t>
            </w:r>
            <w:r w:rsidRPr="00CC3570">
              <w:t xml:space="preserve"> / </w:t>
            </w:r>
            <w:r w:rsidRPr="00CC3570">
              <w:rPr>
                <w:b/>
                <w:bCs/>
              </w:rPr>
              <w:t>Plausible (small sites free tier) / Fathom (lite)</w:t>
            </w:r>
          </w:p>
        </w:tc>
        <w:tc>
          <w:tcPr>
            <w:tcW w:w="0" w:type="auto"/>
            <w:vAlign w:val="center"/>
            <w:hideMark/>
          </w:tcPr>
          <w:p w14:paraId="016D52AF" w14:textId="77777777" w:rsidR="00CC3570" w:rsidRPr="00CC3570" w:rsidRDefault="00CC3570" w:rsidP="00CC3570">
            <w:r w:rsidRPr="00CC3570">
              <w:t xml:space="preserve">Track usage, events, funnels without big cost; </w:t>
            </w:r>
            <w:proofErr w:type="spellStart"/>
            <w:r w:rsidRPr="00CC3570">
              <w:t>PostHog</w:t>
            </w:r>
            <w:proofErr w:type="spellEnd"/>
            <w:r w:rsidRPr="00CC3570">
              <w:t xml:space="preserve"> offers self-hosted free solution.</w:t>
            </w:r>
          </w:p>
        </w:tc>
      </w:tr>
      <w:tr w:rsidR="00CC3570" w:rsidRPr="00CC3570" w14:paraId="4BD43C1C" w14:textId="77777777" w:rsidTr="00CC3570">
        <w:trPr>
          <w:tblCellSpacing w:w="15" w:type="dxa"/>
        </w:trPr>
        <w:tc>
          <w:tcPr>
            <w:tcW w:w="0" w:type="auto"/>
            <w:vAlign w:val="center"/>
            <w:hideMark/>
          </w:tcPr>
          <w:p w14:paraId="40C34AC7" w14:textId="77777777" w:rsidR="00CC3570" w:rsidRPr="00CC3570" w:rsidRDefault="00CC3570" w:rsidP="00CC3570">
            <w:r w:rsidRPr="00CC3570">
              <w:rPr>
                <w:b/>
                <w:bCs/>
              </w:rPr>
              <w:t>Communication / Collaboration</w:t>
            </w:r>
          </w:p>
        </w:tc>
        <w:tc>
          <w:tcPr>
            <w:tcW w:w="0" w:type="auto"/>
            <w:vAlign w:val="center"/>
            <w:hideMark/>
          </w:tcPr>
          <w:p w14:paraId="1F18842B" w14:textId="77777777" w:rsidR="00CC3570" w:rsidRPr="00CC3570" w:rsidRDefault="00CC3570" w:rsidP="00CC3570">
            <w:r w:rsidRPr="00CC3570">
              <w:rPr>
                <w:b/>
                <w:bCs/>
              </w:rPr>
              <w:t>Slack Free</w:t>
            </w:r>
            <w:r w:rsidRPr="00CC3570">
              <w:t xml:space="preserve"> / </w:t>
            </w:r>
            <w:r w:rsidRPr="00CC3570">
              <w:rPr>
                <w:b/>
                <w:bCs/>
              </w:rPr>
              <w:t>Discord</w:t>
            </w:r>
            <w:r w:rsidRPr="00CC3570">
              <w:t xml:space="preserve"> / </w:t>
            </w:r>
            <w:r w:rsidRPr="00CC3570">
              <w:rPr>
                <w:b/>
                <w:bCs/>
              </w:rPr>
              <w:t>Microsoft Teams Free</w:t>
            </w:r>
          </w:p>
        </w:tc>
        <w:tc>
          <w:tcPr>
            <w:tcW w:w="0" w:type="auto"/>
            <w:vAlign w:val="center"/>
            <w:hideMark/>
          </w:tcPr>
          <w:p w14:paraId="0A93313A" w14:textId="77777777" w:rsidR="00CC3570" w:rsidRPr="00CC3570" w:rsidRDefault="00CC3570" w:rsidP="00CC3570">
            <w:r w:rsidRPr="00CC3570">
              <w:t>Team coordination, discussion, async feedback.</w:t>
            </w:r>
          </w:p>
        </w:tc>
      </w:tr>
      <w:tr w:rsidR="00CC3570" w:rsidRPr="00CC3570" w14:paraId="2696B51A" w14:textId="77777777" w:rsidTr="00CC3570">
        <w:trPr>
          <w:tblCellSpacing w:w="15" w:type="dxa"/>
        </w:trPr>
        <w:tc>
          <w:tcPr>
            <w:tcW w:w="0" w:type="auto"/>
            <w:vAlign w:val="center"/>
            <w:hideMark/>
          </w:tcPr>
          <w:p w14:paraId="2812E74C" w14:textId="77777777" w:rsidR="00CC3570" w:rsidRPr="00CC3570" w:rsidRDefault="00CC3570" w:rsidP="00CC3570">
            <w:r w:rsidRPr="00CC3570">
              <w:rPr>
                <w:b/>
                <w:bCs/>
              </w:rPr>
              <w:t>Project Documentation + Diagrams</w:t>
            </w:r>
          </w:p>
        </w:tc>
        <w:tc>
          <w:tcPr>
            <w:tcW w:w="0" w:type="auto"/>
            <w:vAlign w:val="center"/>
            <w:hideMark/>
          </w:tcPr>
          <w:p w14:paraId="78402260" w14:textId="77777777" w:rsidR="00CC3570" w:rsidRPr="00CC3570" w:rsidRDefault="00CC3570" w:rsidP="00CC3570">
            <w:r w:rsidRPr="00CC3570">
              <w:rPr>
                <w:b/>
                <w:bCs/>
              </w:rPr>
              <w:t>Draw.io (diagrams.net)</w:t>
            </w:r>
            <w:r w:rsidRPr="00CC3570">
              <w:t xml:space="preserve"> / </w:t>
            </w:r>
            <w:r w:rsidRPr="00CC3570">
              <w:rPr>
                <w:b/>
                <w:bCs/>
              </w:rPr>
              <w:t>Miro Free plan</w:t>
            </w:r>
            <w:r w:rsidRPr="00CC3570">
              <w:t xml:space="preserve"> / </w:t>
            </w:r>
            <w:r w:rsidRPr="00CC3570">
              <w:rPr>
                <w:b/>
                <w:bCs/>
              </w:rPr>
              <w:t xml:space="preserve">Figma + </w:t>
            </w:r>
            <w:proofErr w:type="spellStart"/>
            <w:r w:rsidRPr="00CC3570">
              <w:rPr>
                <w:b/>
                <w:bCs/>
              </w:rPr>
              <w:t>FigJam</w:t>
            </w:r>
            <w:proofErr w:type="spellEnd"/>
          </w:p>
        </w:tc>
        <w:tc>
          <w:tcPr>
            <w:tcW w:w="0" w:type="auto"/>
            <w:vAlign w:val="center"/>
            <w:hideMark/>
          </w:tcPr>
          <w:p w14:paraId="4F73BFED" w14:textId="77777777" w:rsidR="00CC3570" w:rsidRPr="00CC3570" w:rsidRDefault="00CC3570" w:rsidP="00CC3570">
            <w:r w:rsidRPr="00CC3570">
              <w:t>For user flows, architecture diagrams, workflows.</w:t>
            </w:r>
          </w:p>
        </w:tc>
      </w:tr>
      <w:tr w:rsidR="00CC3570" w:rsidRPr="00CC3570" w14:paraId="47C65635" w14:textId="77777777" w:rsidTr="00CC3570">
        <w:trPr>
          <w:tblCellSpacing w:w="15" w:type="dxa"/>
        </w:trPr>
        <w:tc>
          <w:tcPr>
            <w:tcW w:w="0" w:type="auto"/>
            <w:vAlign w:val="center"/>
            <w:hideMark/>
          </w:tcPr>
          <w:p w14:paraId="7EAE5D4A" w14:textId="77777777" w:rsidR="00CC3570" w:rsidRPr="00CC3570" w:rsidRDefault="00CC3570" w:rsidP="00CC3570">
            <w:r w:rsidRPr="00CC3570">
              <w:rPr>
                <w:b/>
                <w:bCs/>
              </w:rPr>
              <w:t>Version Control &amp; Issue Integration</w:t>
            </w:r>
          </w:p>
        </w:tc>
        <w:tc>
          <w:tcPr>
            <w:tcW w:w="0" w:type="auto"/>
            <w:vAlign w:val="center"/>
            <w:hideMark/>
          </w:tcPr>
          <w:p w14:paraId="023DDE97" w14:textId="77777777" w:rsidR="00CC3570" w:rsidRPr="00CC3570" w:rsidRDefault="00CC3570" w:rsidP="00CC3570">
            <w:r w:rsidRPr="00CC3570">
              <w:rPr>
                <w:b/>
                <w:bCs/>
              </w:rPr>
              <w:t>GitHub Free</w:t>
            </w:r>
            <w:r w:rsidRPr="00CC3570">
              <w:t xml:space="preserve"> (with private repos)</w:t>
            </w:r>
          </w:p>
        </w:tc>
        <w:tc>
          <w:tcPr>
            <w:tcW w:w="0" w:type="auto"/>
            <w:vAlign w:val="center"/>
            <w:hideMark/>
          </w:tcPr>
          <w:p w14:paraId="1A910054" w14:textId="77777777" w:rsidR="00CC3570" w:rsidRPr="00CC3570" w:rsidRDefault="00CC3570" w:rsidP="00CC3570">
            <w:r w:rsidRPr="00CC3570">
              <w:t>Code, issues, project boards — integrated CR &amp; issue tracking.</w:t>
            </w:r>
          </w:p>
        </w:tc>
      </w:tr>
      <w:tr w:rsidR="00CC3570" w:rsidRPr="00CC3570" w14:paraId="3CA93876" w14:textId="77777777" w:rsidTr="00CC3570">
        <w:trPr>
          <w:tblCellSpacing w:w="15" w:type="dxa"/>
        </w:trPr>
        <w:tc>
          <w:tcPr>
            <w:tcW w:w="0" w:type="auto"/>
            <w:vAlign w:val="center"/>
            <w:hideMark/>
          </w:tcPr>
          <w:p w14:paraId="1EE608DF" w14:textId="77777777" w:rsidR="00CC3570" w:rsidRPr="00CC3570" w:rsidRDefault="00CC3570" w:rsidP="00CC3570">
            <w:r w:rsidRPr="00CC3570">
              <w:rPr>
                <w:b/>
                <w:bCs/>
              </w:rPr>
              <w:t>Landing Page / Marketing Site</w:t>
            </w:r>
          </w:p>
        </w:tc>
        <w:tc>
          <w:tcPr>
            <w:tcW w:w="0" w:type="auto"/>
            <w:vAlign w:val="center"/>
            <w:hideMark/>
          </w:tcPr>
          <w:p w14:paraId="79EF0FC6" w14:textId="77777777" w:rsidR="00CC3570" w:rsidRPr="00CC3570" w:rsidRDefault="00CC3570" w:rsidP="00CC3570">
            <w:proofErr w:type="spellStart"/>
            <w:r w:rsidRPr="00CC3570">
              <w:rPr>
                <w:b/>
                <w:bCs/>
              </w:rPr>
              <w:t>Vercel</w:t>
            </w:r>
            <w:proofErr w:type="spellEnd"/>
            <w:r w:rsidRPr="00CC3570">
              <w:rPr>
                <w:b/>
                <w:bCs/>
              </w:rPr>
              <w:t xml:space="preserve"> + Next.js (Free)</w:t>
            </w:r>
            <w:r w:rsidRPr="00CC3570">
              <w:t xml:space="preserve"> / </w:t>
            </w:r>
            <w:r w:rsidRPr="00CC3570">
              <w:rPr>
                <w:b/>
                <w:bCs/>
              </w:rPr>
              <w:t>Netlify (Free)</w:t>
            </w:r>
          </w:p>
        </w:tc>
        <w:tc>
          <w:tcPr>
            <w:tcW w:w="0" w:type="auto"/>
            <w:vAlign w:val="center"/>
            <w:hideMark/>
          </w:tcPr>
          <w:p w14:paraId="633D2B0B" w14:textId="77777777" w:rsidR="00CC3570" w:rsidRPr="00CC3570" w:rsidRDefault="00CC3570" w:rsidP="00CC3570">
            <w:r w:rsidRPr="00CC3570">
              <w:t>Host your SaaS landing page / docs / marketing site for free.</w:t>
            </w:r>
          </w:p>
        </w:tc>
      </w:tr>
      <w:tr w:rsidR="00CC3570" w:rsidRPr="00CC3570" w14:paraId="626E4D9A" w14:textId="77777777" w:rsidTr="00CC3570">
        <w:trPr>
          <w:tblCellSpacing w:w="15" w:type="dxa"/>
        </w:trPr>
        <w:tc>
          <w:tcPr>
            <w:tcW w:w="0" w:type="auto"/>
            <w:vAlign w:val="center"/>
            <w:hideMark/>
          </w:tcPr>
          <w:p w14:paraId="42E7DD2F" w14:textId="77777777" w:rsidR="00CC3570" w:rsidRPr="00CC3570" w:rsidRDefault="00CC3570" w:rsidP="00CC3570">
            <w:r w:rsidRPr="00CC3570">
              <w:rPr>
                <w:b/>
                <w:bCs/>
              </w:rPr>
              <w:t>Database / Backend (Development / Early Stage)</w:t>
            </w:r>
          </w:p>
        </w:tc>
        <w:tc>
          <w:tcPr>
            <w:tcW w:w="0" w:type="auto"/>
            <w:vAlign w:val="center"/>
            <w:hideMark/>
          </w:tcPr>
          <w:p w14:paraId="541D3781" w14:textId="77777777" w:rsidR="00CC3570" w:rsidRPr="00CC3570" w:rsidRDefault="00CC3570" w:rsidP="00CC3570">
            <w:r w:rsidRPr="00CC3570">
              <w:rPr>
                <w:b/>
                <w:bCs/>
              </w:rPr>
              <w:t>Free Postgres (</w:t>
            </w:r>
            <w:proofErr w:type="spellStart"/>
            <w:r w:rsidRPr="00CC3570">
              <w:rPr>
                <w:b/>
                <w:bCs/>
              </w:rPr>
              <w:t>Supabase</w:t>
            </w:r>
            <w:proofErr w:type="spellEnd"/>
            <w:r w:rsidRPr="00CC3570">
              <w:rPr>
                <w:b/>
                <w:bCs/>
              </w:rPr>
              <w:t xml:space="preserve"> free tier / Render free, or even free local dev)</w:t>
            </w:r>
          </w:p>
        </w:tc>
        <w:tc>
          <w:tcPr>
            <w:tcW w:w="0" w:type="auto"/>
            <w:vAlign w:val="center"/>
            <w:hideMark/>
          </w:tcPr>
          <w:p w14:paraId="7FE72B1F" w14:textId="77777777" w:rsidR="00CC3570" w:rsidRPr="00CC3570" w:rsidRDefault="00CC3570" w:rsidP="00CC3570">
            <w:r w:rsidRPr="00CC3570">
              <w:t>Store user data, history, results — free up to modest limits.</w:t>
            </w:r>
          </w:p>
        </w:tc>
      </w:tr>
      <w:tr w:rsidR="00CC3570" w:rsidRPr="00CC3570" w14:paraId="78390824" w14:textId="77777777" w:rsidTr="00CC3570">
        <w:trPr>
          <w:tblCellSpacing w:w="15" w:type="dxa"/>
        </w:trPr>
        <w:tc>
          <w:tcPr>
            <w:tcW w:w="0" w:type="auto"/>
            <w:vAlign w:val="center"/>
            <w:hideMark/>
          </w:tcPr>
          <w:p w14:paraId="3CA40B33" w14:textId="77777777" w:rsidR="00CC3570" w:rsidRPr="00CC3570" w:rsidRDefault="00CC3570" w:rsidP="00CC3570">
            <w:r w:rsidRPr="00CC3570">
              <w:rPr>
                <w:b/>
                <w:bCs/>
              </w:rPr>
              <w:t>E-mail &amp; Contact Forms</w:t>
            </w:r>
          </w:p>
        </w:tc>
        <w:tc>
          <w:tcPr>
            <w:tcW w:w="0" w:type="auto"/>
            <w:vAlign w:val="center"/>
            <w:hideMark/>
          </w:tcPr>
          <w:p w14:paraId="7C4E7FD6" w14:textId="77777777" w:rsidR="00CC3570" w:rsidRPr="00CC3570" w:rsidRDefault="00CC3570" w:rsidP="00CC3570">
            <w:r w:rsidRPr="00CC3570">
              <w:rPr>
                <w:b/>
                <w:bCs/>
              </w:rPr>
              <w:t xml:space="preserve">Free SMTP (SendGrid free), or </w:t>
            </w:r>
            <w:proofErr w:type="spellStart"/>
            <w:r w:rsidRPr="00CC3570">
              <w:rPr>
                <w:b/>
                <w:bCs/>
              </w:rPr>
              <w:t>EmailJS</w:t>
            </w:r>
            <w:proofErr w:type="spellEnd"/>
            <w:r w:rsidRPr="00CC3570">
              <w:rPr>
                <w:b/>
                <w:bCs/>
              </w:rPr>
              <w:t>, or Netlify forms</w:t>
            </w:r>
          </w:p>
        </w:tc>
        <w:tc>
          <w:tcPr>
            <w:tcW w:w="0" w:type="auto"/>
            <w:vAlign w:val="center"/>
            <w:hideMark/>
          </w:tcPr>
          <w:p w14:paraId="6A8B2C8D" w14:textId="77777777" w:rsidR="00CC3570" w:rsidRPr="00CC3570" w:rsidRDefault="00CC3570" w:rsidP="00CC3570">
            <w:r w:rsidRPr="00CC3570">
              <w:t>Basic contact forms, notifications for free tier limits.</w:t>
            </w:r>
          </w:p>
        </w:tc>
      </w:tr>
      <w:tr w:rsidR="00CC3570" w:rsidRPr="00CC3570" w14:paraId="037D42E5" w14:textId="77777777" w:rsidTr="00CC3570">
        <w:trPr>
          <w:tblCellSpacing w:w="15" w:type="dxa"/>
        </w:trPr>
        <w:tc>
          <w:tcPr>
            <w:tcW w:w="0" w:type="auto"/>
            <w:vAlign w:val="center"/>
            <w:hideMark/>
          </w:tcPr>
          <w:p w14:paraId="3EFA5500" w14:textId="77777777" w:rsidR="00CC3570" w:rsidRPr="00CC3570" w:rsidRDefault="00CC3570" w:rsidP="00CC3570">
            <w:r w:rsidRPr="00CC3570">
              <w:rPr>
                <w:b/>
                <w:bCs/>
              </w:rPr>
              <w:t>User Feedback / Crash Reporting</w:t>
            </w:r>
          </w:p>
        </w:tc>
        <w:tc>
          <w:tcPr>
            <w:tcW w:w="0" w:type="auto"/>
            <w:vAlign w:val="center"/>
            <w:hideMark/>
          </w:tcPr>
          <w:p w14:paraId="249BA782" w14:textId="77777777" w:rsidR="00CC3570" w:rsidRPr="00CC3570" w:rsidRDefault="00CC3570" w:rsidP="00CC3570">
            <w:r w:rsidRPr="00CC3570">
              <w:rPr>
                <w:b/>
                <w:bCs/>
              </w:rPr>
              <w:t>Sentry Free Tier</w:t>
            </w:r>
            <w:r w:rsidRPr="00CC3570">
              <w:t xml:space="preserve"> / </w:t>
            </w:r>
            <w:proofErr w:type="spellStart"/>
            <w:r w:rsidRPr="00CC3570">
              <w:rPr>
                <w:b/>
                <w:bCs/>
              </w:rPr>
              <w:t>Bugsnag</w:t>
            </w:r>
            <w:proofErr w:type="spellEnd"/>
            <w:r w:rsidRPr="00CC3570">
              <w:rPr>
                <w:b/>
                <w:bCs/>
              </w:rPr>
              <w:t xml:space="preserve"> free</w:t>
            </w:r>
          </w:p>
        </w:tc>
        <w:tc>
          <w:tcPr>
            <w:tcW w:w="0" w:type="auto"/>
            <w:vAlign w:val="center"/>
            <w:hideMark/>
          </w:tcPr>
          <w:p w14:paraId="0275FD26" w14:textId="77777777" w:rsidR="00CC3570" w:rsidRPr="00CC3570" w:rsidRDefault="00CC3570" w:rsidP="00CC3570">
            <w:r w:rsidRPr="00CC3570">
              <w:t>Basic error tracking, feedback handling free.</w:t>
            </w:r>
          </w:p>
        </w:tc>
      </w:tr>
      <w:tr w:rsidR="00CC3570" w:rsidRPr="00CC3570" w14:paraId="592C5B4E" w14:textId="77777777" w:rsidTr="00CC3570">
        <w:trPr>
          <w:tblCellSpacing w:w="15" w:type="dxa"/>
        </w:trPr>
        <w:tc>
          <w:tcPr>
            <w:tcW w:w="0" w:type="auto"/>
            <w:vAlign w:val="center"/>
            <w:hideMark/>
          </w:tcPr>
          <w:p w14:paraId="777C057C" w14:textId="77777777" w:rsidR="00CC3570" w:rsidRPr="00CC3570" w:rsidRDefault="00CC3570" w:rsidP="00CC3570">
            <w:r w:rsidRPr="00CC3570">
              <w:rPr>
                <w:b/>
                <w:bCs/>
              </w:rPr>
              <w:t>Task / Time Management</w:t>
            </w:r>
          </w:p>
        </w:tc>
        <w:tc>
          <w:tcPr>
            <w:tcW w:w="0" w:type="auto"/>
            <w:vAlign w:val="center"/>
            <w:hideMark/>
          </w:tcPr>
          <w:p w14:paraId="6BEB6305" w14:textId="77777777" w:rsidR="00CC3570" w:rsidRPr="00CC3570" w:rsidRDefault="00CC3570" w:rsidP="00CC3570">
            <w:r w:rsidRPr="00CC3570">
              <w:rPr>
                <w:b/>
                <w:bCs/>
              </w:rPr>
              <w:t>Google Sheets / Notion Tables / Trello</w:t>
            </w:r>
          </w:p>
        </w:tc>
        <w:tc>
          <w:tcPr>
            <w:tcW w:w="0" w:type="auto"/>
            <w:vAlign w:val="center"/>
            <w:hideMark/>
          </w:tcPr>
          <w:p w14:paraId="4042AE7A" w14:textId="77777777" w:rsidR="00CC3570" w:rsidRPr="00CC3570" w:rsidRDefault="00CC3570" w:rsidP="00CC3570">
            <w:r w:rsidRPr="00CC3570">
              <w:t>Track tasks, sprints, deliverables without cost.</w:t>
            </w:r>
          </w:p>
        </w:tc>
      </w:tr>
    </w:tbl>
    <w:p w14:paraId="64D016EC" w14:textId="77777777" w:rsidR="00CC3570" w:rsidRPr="00BE0232" w:rsidDel="002867E7" w:rsidRDefault="00CC3570">
      <w:pPr>
        <w:spacing w:after="160" w:line="259" w:lineRule="auto"/>
        <w:rPr>
          <w:del w:id="79" w:author="Pamidi,Sushma" w:date="2025-12-08T09:36:00Z" w16du:dateUtc="2025-12-08T15:36:00Z"/>
          <w:rFonts w:ascii="Arial" w:hAnsi="Arial" w:cs="Arial"/>
          <w:b/>
          <w:color w:val="833C0B" w:themeColor="accent2" w:themeShade="80"/>
          <w:sz w:val="28"/>
          <w:szCs w:val="28"/>
        </w:rPr>
      </w:pPr>
    </w:p>
    <w:p w14:paraId="1B30D2CF" w14:textId="507703AF" w:rsidR="003E7485" w:rsidRPr="00BE0232" w:rsidDel="002867E7" w:rsidRDefault="003E7485">
      <w:pPr>
        <w:spacing w:after="160" w:line="259" w:lineRule="auto"/>
        <w:rPr>
          <w:del w:id="80" w:author="Pamidi,Sushma" w:date="2025-12-08T09:36:00Z" w16du:dateUtc="2025-12-08T15:36:00Z"/>
          <w:rFonts w:ascii="Arial" w:hAnsi="Arial" w:cs="Arial"/>
          <w:b/>
          <w:color w:val="833C0B" w:themeColor="accent2" w:themeShade="80"/>
          <w:sz w:val="28"/>
          <w:szCs w:val="28"/>
        </w:rPr>
      </w:pPr>
    </w:p>
    <w:p w14:paraId="76E59314" w14:textId="5BD212EE" w:rsidR="004A4AE9" w:rsidRPr="00BE0232" w:rsidDel="002867E7" w:rsidRDefault="004A4AE9" w:rsidP="000D7560">
      <w:pPr>
        <w:spacing w:after="240" w:line="360" w:lineRule="auto"/>
        <w:jc w:val="center"/>
        <w:rPr>
          <w:del w:id="81" w:author="Pamidi,Sushma" w:date="2025-12-08T09:36:00Z" w16du:dateUtc="2025-12-08T15:36:00Z"/>
          <w:rFonts w:ascii="Arial" w:hAnsi="Arial" w:cs="Arial"/>
          <w:b/>
          <w:color w:val="833C0B" w:themeColor="accent2" w:themeShade="80"/>
          <w:sz w:val="28"/>
          <w:szCs w:val="28"/>
        </w:rPr>
      </w:pPr>
      <w:del w:id="82" w:author="Pamidi,Sushma" w:date="2025-12-08T09:36:00Z" w16du:dateUtc="2025-12-08T15:36:00Z">
        <w:r w:rsidRPr="00BE0232" w:rsidDel="002867E7">
          <w:rPr>
            <w:rFonts w:ascii="Arial" w:hAnsi="Arial" w:cs="Arial"/>
            <w:b/>
            <w:color w:val="833C0B" w:themeColor="accent2" w:themeShade="80"/>
            <w:sz w:val="28"/>
            <w:szCs w:val="28"/>
          </w:rPr>
          <w:delText xml:space="preserve">The Regulatory Requirements of the EB1A </w:delText>
        </w:r>
        <w:r w:rsidR="00AB2CDE" w:rsidRPr="00BE0232" w:rsidDel="002867E7">
          <w:rPr>
            <w:rFonts w:ascii="Arial" w:hAnsi="Arial" w:cs="Arial"/>
            <w:b/>
            <w:color w:val="833C0B" w:themeColor="accent2" w:themeShade="80"/>
            <w:sz w:val="28"/>
            <w:szCs w:val="28"/>
          </w:rPr>
          <w:delText>Leading or Critical Role</w:delText>
        </w:r>
        <w:r w:rsidRPr="00BE0232" w:rsidDel="002867E7">
          <w:rPr>
            <w:rFonts w:ascii="Arial" w:hAnsi="Arial" w:cs="Arial"/>
            <w:b/>
            <w:color w:val="833C0B" w:themeColor="accent2" w:themeShade="80"/>
            <w:sz w:val="28"/>
            <w:szCs w:val="28"/>
          </w:rPr>
          <w:delText xml:space="preserve"> Category</w:delText>
        </w:r>
      </w:del>
    </w:p>
    <w:p w14:paraId="604858FB" w14:textId="34EE780B" w:rsidR="004A4AE9" w:rsidRPr="00BE0232" w:rsidDel="002867E7" w:rsidRDefault="004A4AE9" w:rsidP="004A4AE9">
      <w:pPr>
        <w:spacing w:line="360" w:lineRule="auto"/>
        <w:jc w:val="both"/>
        <w:rPr>
          <w:del w:id="83" w:author="Pamidi,Sushma" w:date="2025-12-08T09:36:00Z" w16du:dateUtc="2025-12-08T15:36:00Z"/>
          <w:rFonts w:ascii="Arial" w:hAnsi="Arial" w:cs="Arial"/>
          <w:bCs/>
          <w:color w:val="000000" w:themeColor="text1"/>
          <w:sz w:val="21"/>
          <w:szCs w:val="21"/>
        </w:rPr>
      </w:pPr>
      <w:del w:id="84" w:author="Pamidi,Sushma" w:date="2025-12-08T09:36:00Z" w16du:dateUtc="2025-12-08T15:36:00Z">
        <w:r w:rsidRPr="00BE0232" w:rsidDel="002867E7">
          <w:rPr>
            <w:rFonts w:ascii="Arial" w:hAnsi="Arial" w:cs="Arial"/>
            <w:bCs/>
            <w:color w:val="000000" w:themeColor="text1"/>
            <w:sz w:val="21"/>
            <w:szCs w:val="21"/>
          </w:rPr>
          <w:delText xml:space="preserve">In order to comprehensively establish that the Petitioner qualifies for the EB1A </w:delText>
        </w:r>
        <w:r w:rsidR="002C61AA" w:rsidRPr="00BE0232" w:rsidDel="002867E7">
          <w:rPr>
            <w:rFonts w:ascii="Arial" w:hAnsi="Arial" w:cs="Arial"/>
            <w:bCs/>
            <w:color w:val="000000" w:themeColor="text1"/>
            <w:sz w:val="21"/>
            <w:szCs w:val="21"/>
          </w:rPr>
          <w:delText>Leading or Critical Role</w:delText>
        </w:r>
        <w:r w:rsidRPr="00BE0232" w:rsidDel="002867E7">
          <w:rPr>
            <w:rFonts w:ascii="Arial" w:hAnsi="Arial" w:cs="Arial"/>
            <w:bCs/>
            <w:color w:val="000000" w:themeColor="text1"/>
            <w:sz w:val="21"/>
            <w:szCs w:val="21"/>
          </w:rPr>
          <w:delText xml:space="preserve"> category, Counsel will first reiterate the regulatory requirements of this category in accordance with the policy guidance provided in the USCIS Policy Manual, effective from September 12, 2023.</w:delText>
        </w:r>
      </w:del>
    </w:p>
    <w:p w14:paraId="528A729E" w14:textId="3B8001BB" w:rsidR="004A4AE9" w:rsidRPr="00BE0232" w:rsidDel="002867E7" w:rsidRDefault="004A4AE9" w:rsidP="004A4AE9">
      <w:pPr>
        <w:spacing w:line="360" w:lineRule="auto"/>
        <w:rPr>
          <w:del w:id="85" w:author="Pamidi,Sushma" w:date="2025-12-08T09:36:00Z" w16du:dateUtc="2025-12-08T15:36:00Z"/>
          <w:rFonts w:ascii="Arial" w:hAnsi="Arial" w:cs="Arial"/>
          <w:color w:val="833C0B" w:themeColor="accent2" w:themeShade="80"/>
          <w:sz w:val="21"/>
          <w:szCs w:val="21"/>
        </w:rPr>
      </w:pPr>
    </w:p>
    <w:p w14:paraId="792B0155" w14:textId="72BE76F6" w:rsidR="004A4AE9" w:rsidRPr="00BE0232" w:rsidDel="002867E7" w:rsidRDefault="004A4AE9" w:rsidP="00276849">
      <w:pPr>
        <w:pStyle w:val="ListParagraph"/>
        <w:spacing w:line="360" w:lineRule="auto"/>
        <w:ind w:left="0"/>
        <w:rPr>
          <w:del w:id="86" w:author="Pamidi,Sushma" w:date="2025-12-08T09:36:00Z" w16du:dateUtc="2025-12-08T15:36:00Z"/>
          <w:rFonts w:cs="Arial"/>
          <w:b/>
          <w:szCs w:val="21"/>
        </w:rPr>
      </w:pPr>
      <w:del w:id="87" w:author="Pamidi,Sushma" w:date="2025-12-08T09:36:00Z" w16du:dateUtc="2025-12-08T15:36:00Z">
        <w:r w:rsidRPr="00BE0232" w:rsidDel="002867E7">
          <w:rPr>
            <w:rFonts w:cs="Arial"/>
            <w:b/>
            <w:color w:val="000000" w:themeColor="text1"/>
            <w:szCs w:val="21"/>
          </w:rPr>
          <w:delText>Extract from USCIS Policy Memorandum</w:delText>
        </w:r>
        <w:r w:rsidRPr="00BE0232" w:rsidDel="002867E7">
          <w:rPr>
            <w:rFonts w:cs="Arial"/>
            <w:b/>
            <w:szCs w:val="21"/>
          </w:rPr>
          <w:delText xml:space="preserve"> USCIS Policy Manual – Volume 6 – Part F – Chapter 2 – Criterion 8.</w:delText>
        </w:r>
      </w:del>
    </w:p>
    <w:p w14:paraId="01DF2074" w14:textId="0B8FE1E6" w:rsidR="004A4AE9" w:rsidRPr="00BE0232" w:rsidDel="002867E7" w:rsidRDefault="004A4AE9" w:rsidP="00276849">
      <w:pPr>
        <w:spacing w:after="240" w:line="360" w:lineRule="auto"/>
        <w:jc w:val="center"/>
        <w:rPr>
          <w:del w:id="88" w:author="Pamidi,Sushma" w:date="2025-12-08T09:36:00Z" w16du:dateUtc="2025-12-08T15:36:00Z"/>
          <w:rFonts w:ascii="Arial" w:hAnsi="Arial" w:cs="Arial"/>
          <w:color w:val="000000" w:themeColor="text1"/>
          <w:sz w:val="21"/>
          <w:szCs w:val="21"/>
        </w:rPr>
      </w:pPr>
      <w:del w:id="89" w:author="Pamidi,Sushma" w:date="2025-12-08T09:36:00Z" w16du:dateUtc="2025-12-08T15:36:00Z">
        <w:r w:rsidRPr="00BE0232" w:rsidDel="002867E7">
          <w:rPr>
            <w:rFonts w:ascii="Arial" w:hAnsi="Arial" w:cs="Arial"/>
            <w:noProof/>
            <w:color w:val="000000" w:themeColor="text1"/>
            <w:sz w:val="21"/>
            <w:szCs w:val="21"/>
            <w:lang w:eastAsia="es-ES"/>
          </w:rPr>
          <w:drawing>
            <wp:inline distT="0" distB="0" distL="0" distR="0" wp14:anchorId="2585BF64" wp14:editId="65BF4D0F">
              <wp:extent cx="5753100" cy="4681220"/>
              <wp:effectExtent l="25400" t="25400" r="88900" b="93980"/>
              <wp:docPr id="1815312579" name="Picture 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2579" name="Picture 4" descr="A screenshot of a docu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0849" cy="4695662"/>
                      </a:xfrm>
                      <a:prstGeom prst="rect">
                        <a:avLst/>
                      </a:prstGeom>
                      <a:effectLst>
                        <a:outerShdw blurRad="50800" dist="38100" dir="2700000" algn="tl" rotWithShape="0">
                          <a:prstClr val="black">
                            <a:alpha val="50000"/>
                          </a:prstClr>
                        </a:outerShdw>
                      </a:effectLst>
                    </pic:spPr>
                  </pic:pic>
                </a:graphicData>
              </a:graphic>
            </wp:inline>
          </w:drawing>
        </w:r>
      </w:del>
    </w:p>
    <w:p w14:paraId="30037B29" w14:textId="6CB63154" w:rsidR="00002F63" w:rsidRPr="00BE0232" w:rsidDel="002867E7" w:rsidRDefault="00BE0232" w:rsidP="003E7485">
      <w:pPr>
        <w:spacing w:after="240" w:line="360" w:lineRule="auto"/>
        <w:jc w:val="center"/>
        <w:rPr>
          <w:del w:id="90" w:author="Pamidi,Sushma" w:date="2025-12-08T09:36:00Z" w16du:dateUtc="2025-12-08T15:36:00Z"/>
          <w:rFonts w:ascii="Arial" w:hAnsi="Arial" w:cs="Arial"/>
          <w:color w:val="000000" w:themeColor="text1"/>
          <w:sz w:val="16"/>
          <w:szCs w:val="16"/>
        </w:rPr>
      </w:pPr>
      <w:del w:id="91" w:author="Pamidi,Sushma" w:date="2025-12-08T09:36:00Z" w16du:dateUtc="2025-12-08T15:36:00Z">
        <w:r w:rsidDel="002867E7">
          <w:rPr>
            <w:rFonts w:ascii="Arial" w:hAnsi="Arial" w:cs="Arial"/>
            <w:sz w:val="16"/>
            <w:szCs w:val="16"/>
          </w:rPr>
          <w:delText xml:space="preserve">Source: </w:delText>
        </w:r>
        <w:r w:rsidR="00BE6EA7" w:rsidDel="002867E7">
          <w:fldChar w:fldCharType="begin"/>
        </w:r>
        <w:r w:rsidR="00BE6EA7" w:rsidDel="002867E7">
          <w:delInstrText>HYPERLINK "https://www.uscis.gov/policy-manual/volume-6-part-f-chapter-2"</w:delInstrText>
        </w:r>
        <w:r w:rsidR="00BE6EA7" w:rsidDel="002867E7">
          <w:fldChar w:fldCharType="separate"/>
        </w:r>
        <w:r w:rsidR="00BE6EA7" w:rsidRPr="00BE0232" w:rsidDel="002867E7">
          <w:rPr>
            <w:rStyle w:val="Hyperlink"/>
            <w:rFonts w:ascii="Arial" w:hAnsi="Arial" w:cs="Arial"/>
            <w:sz w:val="16"/>
            <w:szCs w:val="16"/>
          </w:rPr>
          <w:delText>https://www.uscis.gov/policy-manual/volume-6-part-f-chapter-2</w:delText>
        </w:r>
        <w:r w:rsidR="00BE6EA7" w:rsidDel="002867E7">
          <w:fldChar w:fldCharType="end"/>
        </w:r>
        <w:r w:rsidR="00BE6EA7" w:rsidRPr="00BE0232" w:rsidDel="002867E7">
          <w:rPr>
            <w:rFonts w:ascii="Arial" w:hAnsi="Arial" w:cs="Arial"/>
            <w:color w:val="000000" w:themeColor="text1"/>
            <w:sz w:val="16"/>
            <w:szCs w:val="16"/>
          </w:rPr>
          <w:delText xml:space="preserve"> </w:delText>
        </w:r>
      </w:del>
    </w:p>
    <w:p w14:paraId="004DB113" w14:textId="248F636C" w:rsidR="00BE6EA7" w:rsidRPr="00BE0232" w:rsidDel="002867E7" w:rsidRDefault="00BE6EA7" w:rsidP="00AD3D4A">
      <w:pPr>
        <w:spacing w:after="240" w:line="360" w:lineRule="auto"/>
        <w:jc w:val="both"/>
        <w:rPr>
          <w:del w:id="92" w:author="Pamidi,Sushma" w:date="2025-12-08T09:36:00Z" w16du:dateUtc="2025-12-08T15:36:00Z"/>
          <w:rFonts w:ascii="Arial" w:hAnsi="Arial" w:cs="Arial"/>
          <w:color w:val="000000" w:themeColor="text1"/>
          <w:sz w:val="21"/>
          <w:szCs w:val="21"/>
        </w:rPr>
      </w:pPr>
    </w:p>
    <w:p w14:paraId="3F8EDE40" w14:textId="44EFD0E0" w:rsidR="00BC5097" w:rsidRPr="00BE0232" w:rsidDel="002867E7" w:rsidRDefault="00BE6EA7" w:rsidP="00276849">
      <w:pPr>
        <w:spacing w:after="240" w:line="360" w:lineRule="auto"/>
        <w:jc w:val="center"/>
        <w:rPr>
          <w:del w:id="93" w:author="Pamidi,Sushma" w:date="2025-12-08T09:36:00Z" w16du:dateUtc="2025-12-08T15:36:00Z"/>
          <w:rFonts w:ascii="Arial" w:hAnsi="Arial" w:cs="Arial"/>
          <w:color w:val="000000" w:themeColor="text1"/>
          <w:sz w:val="21"/>
          <w:szCs w:val="21"/>
        </w:rPr>
      </w:pPr>
      <w:del w:id="94" w:author="Pamidi,Sushma" w:date="2025-12-08T09:36:00Z" w16du:dateUtc="2025-12-08T15:36:00Z">
        <w:r w:rsidRPr="00BE0232" w:rsidDel="002867E7">
          <w:rPr>
            <w:rFonts w:ascii="Arial" w:hAnsi="Arial" w:cs="Arial"/>
            <w:noProof/>
            <w:color w:val="000000" w:themeColor="text1"/>
            <w:sz w:val="21"/>
            <w:szCs w:val="21"/>
            <w:lang w:eastAsia="es-ES"/>
          </w:rPr>
          <w:drawing>
            <wp:inline distT="0" distB="0" distL="0" distR="0" wp14:anchorId="46EC46FB" wp14:editId="7CE12E6F">
              <wp:extent cx="5829300" cy="4546600"/>
              <wp:effectExtent l="25400" t="25400" r="88900" b="88900"/>
              <wp:docPr id="290025000"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5000" name="Picture 5" descr="A close-up of a documen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1962" cy="4548676"/>
                      </a:xfrm>
                      <a:prstGeom prst="rect">
                        <a:avLst/>
                      </a:prstGeom>
                      <a:effectLst>
                        <a:outerShdw blurRad="50800" dist="38100" dir="2700000" algn="tl" rotWithShape="0">
                          <a:prstClr val="black">
                            <a:alpha val="50000"/>
                          </a:prstClr>
                        </a:outerShdw>
                      </a:effectLst>
                    </pic:spPr>
                  </pic:pic>
                </a:graphicData>
              </a:graphic>
            </wp:inline>
          </w:drawing>
        </w:r>
      </w:del>
    </w:p>
    <w:p w14:paraId="66F10781" w14:textId="53B49EDE" w:rsidR="00BE6EA7" w:rsidRPr="00BE0232" w:rsidDel="002867E7" w:rsidRDefault="00BE0232" w:rsidP="00BE6EA7">
      <w:pPr>
        <w:spacing w:after="240" w:line="360" w:lineRule="auto"/>
        <w:jc w:val="center"/>
        <w:rPr>
          <w:del w:id="95" w:author="Pamidi,Sushma" w:date="2025-12-08T09:36:00Z" w16du:dateUtc="2025-12-08T15:36:00Z"/>
          <w:rFonts w:ascii="Arial" w:hAnsi="Arial" w:cs="Arial"/>
          <w:color w:val="000000" w:themeColor="text1"/>
          <w:sz w:val="16"/>
          <w:szCs w:val="16"/>
        </w:rPr>
      </w:pPr>
      <w:del w:id="96" w:author="Pamidi,Sushma" w:date="2025-12-08T09:36:00Z" w16du:dateUtc="2025-12-08T15:36:00Z">
        <w:r w:rsidDel="002867E7">
          <w:rPr>
            <w:rFonts w:ascii="Arial" w:hAnsi="Arial" w:cs="Arial"/>
            <w:sz w:val="16"/>
            <w:szCs w:val="16"/>
          </w:rPr>
          <w:delText xml:space="preserve">Source: </w:delText>
        </w:r>
        <w:r w:rsidDel="002867E7">
          <w:fldChar w:fldCharType="begin"/>
        </w:r>
        <w:r w:rsidDel="002867E7">
          <w:delInstrText>HYPERLINK "https://www.uscis.gov/policy-manual/volume-6-part-f-chapter-2"</w:delInstrText>
        </w:r>
        <w:r w:rsidDel="002867E7">
          <w:fldChar w:fldCharType="separate"/>
        </w:r>
        <w:r w:rsidRPr="00081EFA" w:rsidDel="002867E7">
          <w:rPr>
            <w:rStyle w:val="Hyperlink"/>
            <w:rFonts w:ascii="Arial" w:hAnsi="Arial" w:cs="Arial"/>
            <w:sz w:val="16"/>
            <w:szCs w:val="16"/>
          </w:rPr>
          <w:delText>https://www.uscis.gov/policy-manual/volume-6-part-f-chapter-2</w:delText>
        </w:r>
        <w:r w:rsidDel="002867E7">
          <w:fldChar w:fldCharType="end"/>
        </w:r>
        <w:r w:rsidR="00BE6EA7" w:rsidRPr="00BE0232" w:rsidDel="002867E7">
          <w:rPr>
            <w:rFonts w:ascii="Arial" w:hAnsi="Arial" w:cs="Arial"/>
            <w:color w:val="000000" w:themeColor="text1"/>
            <w:sz w:val="16"/>
            <w:szCs w:val="16"/>
          </w:rPr>
          <w:delText xml:space="preserve"> </w:delText>
        </w:r>
      </w:del>
    </w:p>
    <w:p w14:paraId="70E2F8DA" w14:textId="4563313F" w:rsidR="00276849" w:rsidRPr="00BE0232" w:rsidDel="002867E7" w:rsidRDefault="00276849">
      <w:pPr>
        <w:spacing w:after="160" w:line="259" w:lineRule="auto"/>
        <w:rPr>
          <w:del w:id="97" w:author="Pamidi,Sushma" w:date="2025-12-08T09:36:00Z" w16du:dateUtc="2025-12-08T15:36:00Z"/>
          <w:rFonts w:ascii="Arial" w:hAnsi="Arial" w:cs="Arial"/>
          <w:color w:val="111111"/>
          <w:sz w:val="21"/>
          <w:szCs w:val="21"/>
          <w:shd w:val="clear" w:color="auto" w:fill="FFFFFF"/>
        </w:rPr>
      </w:pPr>
      <w:del w:id="98" w:author="Pamidi,Sushma" w:date="2025-12-08T09:36:00Z" w16du:dateUtc="2025-12-08T15:36:00Z">
        <w:r w:rsidRPr="00BE0232" w:rsidDel="002867E7">
          <w:rPr>
            <w:rFonts w:ascii="Arial" w:hAnsi="Arial" w:cs="Arial"/>
            <w:color w:val="111111"/>
            <w:sz w:val="21"/>
            <w:szCs w:val="21"/>
            <w:shd w:val="clear" w:color="auto" w:fill="FFFFFF"/>
          </w:rPr>
          <w:br w:type="page"/>
        </w:r>
      </w:del>
    </w:p>
    <w:p w14:paraId="7AAA5118" w14:textId="096527B0" w:rsidR="00276849" w:rsidRPr="00BE0232" w:rsidDel="002867E7" w:rsidRDefault="00276849" w:rsidP="0005337B">
      <w:pPr>
        <w:spacing w:line="360" w:lineRule="auto"/>
        <w:rPr>
          <w:del w:id="99" w:author="Pamidi,Sushma" w:date="2025-12-08T09:36:00Z" w16du:dateUtc="2025-12-08T15:36:00Z"/>
          <w:rFonts w:ascii="Arial" w:hAnsi="Arial" w:cs="Arial"/>
          <w:color w:val="111111"/>
          <w:sz w:val="21"/>
          <w:szCs w:val="21"/>
          <w:shd w:val="clear" w:color="auto" w:fill="FFFFFF"/>
        </w:rPr>
      </w:pPr>
    </w:p>
    <w:p w14:paraId="55AFE7E1" w14:textId="6F149A9F" w:rsidR="00BE6EA7" w:rsidRPr="00BE0232" w:rsidDel="002867E7" w:rsidRDefault="00BE6EA7" w:rsidP="0005337B">
      <w:pPr>
        <w:spacing w:line="360" w:lineRule="auto"/>
        <w:rPr>
          <w:del w:id="100" w:author="Pamidi,Sushma" w:date="2025-12-08T09:36:00Z" w16du:dateUtc="2025-12-08T15:36:00Z"/>
          <w:rFonts w:ascii="Arial" w:hAnsi="Arial" w:cs="Arial"/>
          <w:color w:val="111111"/>
          <w:sz w:val="21"/>
          <w:szCs w:val="21"/>
          <w:shd w:val="clear" w:color="auto" w:fill="FFFFFF"/>
        </w:rPr>
      </w:pPr>
      <w:del w:id="101" w:author="Pamidi,Sushma" w:date="2025-12-08T09:36:00Z" w16du:dateUtc="2025-12-08T15:36:00Z">
        <w:r w:rsidRPr="00BE0232" w:rsidDel="002867E7">
          <w:rPr>
            <w:rFonts w:ascii="Arial" w:hAnsi="Arial" w:cs="Arial"/>
            <w:color w:val="111111"/>
            <w:sz w:val="21"/>
            <w:szCs w:val="21"/>
            <w:shd w:val="clear" w:color="auto" w:fill="FFFFFF"/>
          </w:rPr>
          <w:delText xml:space="preserve">According to the above-cited Policy Manual, the elements are: </w:delText>
        </w:r>
      </w:del>
    </w:p>
    <w:p w14:paraId="28C4886A" w14:textId="047CBD6D" w:rsidR="0005337B" w:rsidRPr="00BE0232" w:rsidDel="002867E7" w:rsidRDefault="0005337B" w:rsidP="0005337B">
      <w:pPr>
        <w:spacing w:line="360" w:lineRule="auto"/>
        <w:rPr>
          <w:del w:id="102" w:author="Pamidi,Sushma" w:date="2025-12-08T09:36:00Z" w16du:dateUtc="2025-12-08T15:36:00Z"/>
          <w:rFonts w:ascii="Arial" w:hAnsi="Arial" w:cs="Arial"/>
          <w:color w:val="111111"/>
          <w:sz w:val="21"/>
          <w:szCs w:val="21"/>
          <w:shd w:val="clear" w:color="auto" w:fill="FFFFFF"/>
        </w:rPr>
      </w:pPr>
    </w:p>
    <w:p w14:paraId="585F93A7" w14:textId="2356BEBE" w:rsidR="00BC5097" w:rsidRPr="00BE0232" w:rsidDel="002867E7" w:rsidRDefault="00BC5097" w:rsidP="001E1FCE">
      <w:pPr>
        <w:pStyle w:val="ListParagraph"/>
        <w:numPr>
          <w:ilvl w:val="0"/>
          <w:numId w:val="5"/>
        </w:numPr>
        <w:spacing w:after="160" w:line="360" w:lineRule="auto"/>
        <w:contextualSpacing w:val="0"/>
        <w:jc w:val="both"/>
        <w:rPr>
          <w:del w:id="103" w:author="Pamidi,Sushma" w:date="2025-12-08T09:36:00Z" w16du:dateUtc="2025-12-08T15:36:00Z"/>
          <w:rFonts w:eastAsiaTheme="minorEastAsia" w:cs="Arial"/>
          <w:b/>
          <w:bCs/>
          <w:color w:val="833C0B"/>
          <w:szCs w:val="21"/>
        </w:rPr>
      </w:pPr>
      <w:del w:id="104" w:author="Pamidi,Sushma" w:date="2025-12-08T09:36:00Z" w16du:dateUtc="2025-12-08T15:36:00Z">
        <w:r w:rsidRPr="00BE0232" w:rsidDel="002867E7">
          <w:rPr>
            <w:rFonts w:eastAsiaTheme="minorEastAsia" w:cs="Arial"/>
            <w:b/>
            <w:bCs/>
            <w:color w:val="833C0B"/>
            <w:szCs w:val="21"/>
          </w:rPr>
          <w:delText xml:space="preserve">Determine whether the </w:delText>
        </w:r>
        <w:r w:rsidR="00AD3D4A" w:rsidRPr="00BE0232" w:rsidDel="002867E7">
          <w:rPr>
            <w:rFonts w:eastAsiaTheme="minorEastAsia" w:cs="Arial"/>
            <w:b/>
            <w:bCs/>
            <w:color w:val="833C0B"/>
            <w:szCs w:val="21"/>
          </w:rPr>
          <w:delText>person</w:delText>
        </w:r>
        <w:r w:rsidRPr="00BE0232" w:rsidDel="002867E7">
          <w:rPr>
            <w:rFonts w:eastAsiaTheme="minorEastAsia" w:cs="Arial"/>
            <w:b/>
            <w:bCs/>
            <w:color w:val="833C0B"/>
            <w:szCs w:val="21"/>
          </w:rPr>
          <w:delText xml:space="preserve"> has performed in a leading or critical role for an organization</w:delText>
        </w:r>
        <w:r w:rsidR="00AD3D4A" w:rsidRPr="00BE0232" w:rsidDel="002867E7">
          <w:rPr>
            <w:rFonts w:eastAsiaTheme="minorEastAsia" w:cs="Arial"/>
            <w:b/>
            <w:bCs/>
            <w:color w:val="833C0B"/>
            <w:szCs w:val="21"/>
          </w:rPr>
          <w:delText xml:space="preserve">, establishment, </w:delText>
        </w:r>
        <w:bookmarkStart w:id="105" w:name="_Hlk164070285"/>
        <w:r w:rsidR="00AD3D4A" w:rsidRPr="00BE0232" w:rsidDel="002867E7">
          <w:rPr>
            <w:rFonts w:eastAsiaTheme="minorEastAsia" w:cs="Arial"/>
            <w:b/>
            <w:bCs/>
            <w:color w:val="833C0B"/>
            <w:szCs w:val="21"/>
          </w:rPr>
          <w:delText>or a division or department</w:delText>
        </w:r>
        <w:bookmarkEnd w:id="105"/>
        <w:r w:rsidR="00AD3D4A" w:rsidRPr="00BE0232" w:rsidDel="002867E7">
          <w:rPr>
            <w:rFonts w:eastAsiaTheme="minorEastAsia" w:cs="Arial"/>
            <w:b/>
            <w:bCs/>
            <w:color w:val="833C0B"/>
            <w:szCs w:val="21"/>
          </w:rPr>
          <w:delText xml:space="preserve"> of an organization</w:delText>
        </w:r>
        <w:r w:rsidRPr="00BE0232" w:rsidDel="002867E7">
          <w:rPr>
            <w:rFonts w:eastAsiaTheme="minorEastAsia" w:cs="Arial"/>
            <w:b/>
            <w:bCs/>
            <w:color w:val="833C0B"/>
            <w:szCs w:val="21"/>
          </w:rPr>
          <w:delText xml:space="preserve"> or establishment:</w:delText>
        </w:r>
      </w:del>
    </w:p>
    <w:p w14:paraId="65B0639A" w14:textId="27F6FE63" w:rsidR="00BC5097" w:rsidRPr="00BE0232" w:rsidDel="002867E7" w:rsidRDefault="00BC5097" w:rsidP="001E1FCE">
      <w:pPr>
        <w:pStyle w:val="ListParagraph"/>
        <w:numPr>
          <w:ilvl w:val="0"/>
          <w:numId w:val="6"/>
        </w:numPr>
        <w:spacing w:after="120" w:line="360" w:lineRule="auto"/>
        <w:contextualSpacing w:val="0"/>
        <w:jc w:val="both"/>
        <w:rPr>
          <w:del w:id="106" w:author="Pamidi,Sushma" w:date="2025-12-08T09:36:00Z" w16du:dateUtc="2025-12-08T15:36:00Z"/>
          <w:rFonts w:eastAsiaTheme="minorEastAsia" w:cs="Arial"/>
          <w:color w:val="833C0B"/>
          <w:szCs w:val="21"/>
        </w:rPr>
      </w:pPr>
      <w:del w:id="107" w:author="Pamidi,Sushma" w:date="2025-12-08T09:36:00Z" w16du:dateUtc="2025-12-08T15:36:00Z">
        <w:r w:rsidRPr="00BE0232" w:rsidDel="002867E7">
          <w:rPr>
            <w:rFonts w:eastAsiaTheme="minorEastAsia" w:cs="Arial"/>
            <w:b/>
            <w:bCs/>
            <w:color w:val="833C0B"/>
            <w:szCs w:val="21"/>
            <w:u w:val="single"/>
          </w:rPr>
          <w:delText>A leading role</w:delText>
        </w:r>
        <w:r w:rsidR="00AD3D4A" w:rsidRPr="00BE0232" w:rsidDel="002867E7">
          <w:rPr>
            <w:rFonts w:eastAsiaTheme="minorEastAsia" w:cs="Arial"/>
            <w:color w:val="833C0B"/>
            <w:szCs w:val="21"/>
          </w:rPr>
          <w:delText xml:space="preserve"> </w:delText>
        </w:r>
        <w:r w:rsidR="0010403E" w:rsidRPr="00BE0232" w:rsidDel="002867E7">
          <w:rPr>
            <w:rFonts w:eastAsiaTheme="minorEastAsia" w:cs="Arial"/>
            <w:color w:val="833C0B"/>
            <w:szCs w:val="21"/>
          </w:rPr>
          <w:delText xml:space="preserve">requires </w:delText>
        </w:r>
        <w:r w:rsidR="00AD3D4A" w:rsidRPr="00BE0232" w:rsidDel="002867E7">
          <w:rPr>
            <w:rFonts w:eastAsiaTheme="minorEastAsia" w:cs="Arial"/>
            <w:color w:val="833C0B"/>
            <w:szCs w:val="21"/>
          </w:rPr>
          <w:delText xml:space="preserve">evidence </w:delText>
        </w:r>
        <w:r w:rsidR="0010403E" w:rsidRPr="00BE0232" w:rsidDel="002867E7">
          <w:rPr>
            <w:rFonts w:eastAsiaTheme="minorEastAsia" w:cs="Arial"/>
            <w:color w:val="833C0B"/>
            <w:szCs w:val="21"/>
          </w:rPr>
          <w:delText xml:space="preserve">to </w:delText>
        </w:r>
        <w:r w:rsidR="00AD3D4A" w:rsidRPr="00BE0232" w:rsidDel="002867E7">
          <w:rPr>
            <w:rFonts w:eastAsiaTheme="minorEastAsia" w:cs="Arial"/>
            <w:color w:val="833C0B"/>
            <w:szCs w:val="21"/>
          </w:rPr>
          <w:delText xml:space="preserve">establish that the person is (or was) a leader within the organization or establishment or a division or department. A role with a title that has appropriate matching duties can assist with establishing that </w:delText>
        </w:r>
        <w:r w:rsidR="00BE6EA7" w:rsidRPr="00BE0232" w:rsidDel="002867E7">
          <w:rPr>
            <w:rFonts w:eastAsiaTheme="minorEastAsia" w:cs="Arial"/>
            <w:color w:val="833C0B"/>
            <w:szCs w:val="21"/>
          </w:rPr>
          <w:delText>the</w:delText>
        </w:r>
        <w:r w:rsidR="00AD3D4A" w:rsidRPr="00BE0232" w:rsidDel="002867E7">
          <w:rPr>
            <w:rFonts w:eastAsiaTheme="minorEastAsia" w:cs="Arial"/>
            <w:color w:val="833C0B"/>
            <w:szCs w:val="21"/>
          </w:rPr>
          <w:delText xml:space="preserve"> role is (or was), in fact, leading</w:delText>
        </w:r>
        <w:r w:rsidRPr="00BE0232" w:rsidDel="002867E7">
          <w:rPr>
            <w:rFonts w:eastAsiaTheme="minorEastAsia" w:cs="Arial"/>
            <w:color w:val="833C0B"/>
            <w:szCs w:val="21"/>
          </w:rPr>
          <w:delText>.</w:delText>
        </w:r>
      </w:del>
    </w:p>
    <w:p w14:paraId="3AEA0767" w14:textId="39E6E773" w:rsidR="002C7588" w:rsidRPr="00BE0232" w:rsidDel="002867E7" w:rsidRDefault="00BC5097" w:rsidP="001E1FCE">
      <w:pPr>
        <w:pStyle w:val="ListParagraph"/>
        <w:numPr>
          <w:ilvl w:val="0"/>
          <w:numId w:val="6"/>
        </w:numPr>
        <w:spacing w:after="120" w:line="360" w:lineRule="auto"/>
        <w:contextualSpacing w:val="0"/>
        <w:jc w:val="both"/>
        <w:rPr>
          <w:del w:id="108" w:author="Pamidi,Sushma" w:date="2025-12-08T09:36:00Z" w16du:dateUtc="2025-12-08T15:36:00Z"/>
          <w:rFonts w:eastAsiaTheme="minorEastAsia" w:cs="Arial"/>
          <w:color w:val="833C0B"/>
          <w:szCs w:val="21"/>
        </w:rPr>
      </w:pPr>
      <w:del w:id="109" w:author="Pamidi,Sushma" w:date="2025-12-08T09:36:00Z" w16du:dateUtc="2025-12-08T15:36:00Z">
        <w:r w:rsidRPr="00BE0232" w:rsidDel="002867E7">
          <w:rPr>
            <w:rFonts w:eastAsiaTheme="minorEastAsia" w:cs="Arial"/>
            <w:b/>
            <w:bCs/>
            <w:color w:val="833C0B"/>
            <w:szCs w:val="21"/>
            <w:u w:val="single"/>
          </w:rPr>
          <w:delText>A critical role</w:delText>
        </w:r>
        <w:r w:rsidR="0010403E" w:rsidRPr="00BE0232" w:rsidDel="002867E7">
          <w:rPr>
            <w:rFonts w:eastAsiaTheme="minorEastAsia" w:cs="Arial"/>
            <w:color w:val="833C0B"/>
            <w:szCs w:val="21"/>
          </w:rPr>
          <w:delText xml:space="preserve"> requires </w:delText>
        </w:r>
        <w:r w:rsidR="002C7588" w:rsidRPr="00BE0232" w:rsidDel="002867E7">
          <w:rPr>
            <w:rFonts w:eastAsiaTheme="minorEastAsia" w:cs="Arial"/>
            <w:color w:val="833C0B"/>
            <w:szCs w:val="21"/>
          </w:rPr>
          <w:delText xml:space="preserve">evidence </w:delText>
        </w:r>
        <w:r w:rsidR="0010403E" w:rsidRPr="00BE0232" w:rsidDel="002867E7">
          <w:rPr>
            <w:rFonts w:eastAsiaTheme="minorEastAsia" w:cs="Arial"/>
            <w:color w:val="833C0B"/>
            <w:szCs w:val="21"/>
          </w:rPr>
          <w:delText xml:space="preserve">to </w:delText>
        </w:r>
        <w:r w:rsidR="002C7588" w:rsidRPr="00BE0232" w:rsidDel="002867E7">
          <w:rPr>
            <w:rFonts w:eastAsiaTheme="minorEastAsia" w:cs="Arial"/>
            <w:color w:val="833C0B"/>
            <w:szCs w:val="21"/>
          </w:rPr>
          <w:delText>establish that the person’s contribution is of significant importance to the outcome of the organization or establishment’s activities or that of a division or department of the organization or establishment</w:delText>
        </w:r>
        <w:r w:rsidRPr="00BE0232" w:rsidDel="002867E7">
          <w:rPr>
            <w:rFonts w:eastAsiaTheme="minorEastAsia" w:cs="Arial"/>
            <w:color w:val="833C0B"/>
            <w:szCs w:val="21"/>
          </w:rPr>
          <w:delText>.</w:delText>
        </w:r>
        <w:r w:rsidR="002C7588" w:rsidRPr="00BE0232" w:rsidDel="002867E7">
          <w:rPr>
            <w:rFonts w:eastAsiaTheme="minorEastAsia" w:cs="Arial"/>
            <w:color w:val="833C0B"/>
            <w:szCs w:val="21"/>
          </w:rPr>
          <w:delText xml:space="preserve"> </w:delText>
        </w:r>
      </w:del>
    </w:p>
    <w:p w14:paraId="3F2AC8F1" w14:textId="7AFBAB5C" w:rsidR="00BC5097" w:rsidRPr="00BE0232" w:rsidDel="002867E7" w:rsidRDefault="00BE6EA7" w:rsidP="001E1FCE">
      <w:pPr>
        <w:pStyle w:val="ListParagraph"/>
        <w:numPr>
          <w:ilvl w:val="0"/>
          <w:numId w:val="6"/>
        </w:numPr>
        <w:spacing w:after="240" w:line="360" w:lineRule="auto"/>
        <w:contextualSpacing w:val="0"/>
        <w:jc w:val="both"/>
        <w:rPr>
          <w:del w:id="110" w:author="Pamidi,Sushma" w:date="2025-12-08T09:36:00Z" w16du:dateUtc="2025-12-08T15:36:00Z"/>
          <w:rFonts w:eastAsiaTheme="minorEastAsia" w:cs="Arial"/>
          <w:color w:val="833C0B"/>
          <w:szCs w:val="21"/>
        </w:rPr>
      </w:pPr>
      <w:del w:id="111" w:author="Pamidi,Sushma" w:date="2025-12-08T09:36:00Z" w16du:dateUtc="2025-12-08T15:36:00Z">
        <w:r w:rsidRPr="00BE0232" w:rsidDel="002867E7">
          <w:rPr>
            <w:rFonts w:eastAsiaTheme="minorEastAsia" w:cs="Arial"/>
            <w:b/>
            <w:bCs/>
            <w:color w:val="833C0B"/>
            <w:szCs w:val="21"/>
          </w:rPr>
          <w:delText xml:space="preserve">A </w:delText>
        </w:r>
        <w:r w:rsidR="002C7588" w:rsidRPr="00BE0232" w:rsidDel="002867E7">
          <w:rPr>
            <w:rFonts w:eastAsiaTheme="minorEastAsia" w:cs="Arial"/>
            <w:b/>
            <w:bCs/>
            <w:color w:val="833C0B"/>
            <w:szCs w:val="21"/>
          </w:rPr>
          <w:delText>supporting role</w:delText>
        </w:r>
        <w:r w:rsidRPr="00BE0232" w:rsidDel="002867E7">
          <w:rPr>
            <w:rFonts w:eastAsiaTheme="minorEastAsia" w:cs="Arial"/>
            <w:color w:val="833C0B"/>
            <w:szCs w:val="21"/>
          </w:rPr>
          <w:delText xml:space="preserve"> </w:delText>
        </w:r>
        <w:r w:rsidR="002C7588" w:rsidRPr="00BE0232" w:rsidDel="002867E7">
          <w:rPr>
            <w:rFonts w:eastAsiaTheme="minorEastAsia" w:cs="Arial"/>
            <w:color w:val="833C0B"/>
            <w:szCs w:val="21"/>
          </w:rPr>
          <w:delText xml:space="preserve">may be considered critical if the person’s performance in the role is (or was) important. The person’s </w:delText>
        </w:r>
        <w:r w:rsidR="002E0E08" w:rsidRPr="00BE0232" w:rsidDel="002867E7">
          <w:rPr>
            <w:rFonts w:eastAsiaTheme="minorEastAsia" w:cs="Arial"/>
            <w:color w:val="833C0B"/>
            <w:szCs w:val="21"/>
          </w:rPr>
          <w:delText>performance in</w:delText>
        </w:r>
        <w:r w:rsidR="002C7588" w:rsidRPr="00BE0232" w:rsidDel="002867E7">
          <w:rPr>
            <w:rFonts w:eastAsiaTheme="minorEastAsia" w:cs="Arial"/>
            <w:color w:val="833C0B"/>
            <w:szCs w:val="21"/>
          </w:rPr>
          <w:delText xml:space="preserve"> the role determines whether </w:delText>
        </w:r>
        <w:r w:rsidR="00E87032" w:rsidRPr="00BE0232" w:rsidDel="002867E7">
          <w:rPr>
            <w:rFonts w:eastAsiaTheme="minorEastAsia" w:cs="Arial"/>
            <w:color w:val="833C0B"/>
            <w:szCs w:val="21"/>
          </w:rPr>
          <w:delText>it</w:delText>
        </w:r>
        <w:r w:rsidR="007800A3" w:rsidRPr="00BE0232" w:rsidDel="002867E7">
          <w:rPr>
            <w:rFonts w:eastAsiaTheme="minorEastAsia" w:cs="Arial"/>
            <w:color w:val="833C0B"/>
            <w:szCs w:val="21"/>
          </w:rPr>
          <w:delText xml:space="preserve"> </w:delText>
        </w:r>
        <w:r w:rsidR="002C7588" w:rsidRPr="00BE0232" w:rsidDel="002867E7">
          <w:rPr>
            <w:rFonts w:eastAsiaTheme="minorEastAsia" w:cs="Arial"/>
            <w:color w:val="833C0B"/>
            <w:szCs w:val="21"/>
          </w:rPr>
          <w:delText>is (or was) critical</w:delText>
        </w:r>
        <w:r w:rsidR="004D5A2F" w:rsidRPr="00BE0232" w:rsidDel="002867E7">
          <w:rPr>
            <w:rFonts w:eastAsiaTheme="minorEastAsia" w:cs="Arial"/>
            <w:color w:val="833C0B"/>
            <w:szCs w:val="21"/>
          </w:rPr>
          <w:delText>,</w:delText>
        </w:r>
        <w:r w:rsidR="002C7588" w:rsidRPr="00BE0232" w:rsidDel="002867E7">
          <w:rPr>
            <w:rFonts w:eastAsiaTheme="minorEastAsia" w:cs="Arial"/>
            <w:color w:val="833C0B"/>
            <w:szCs w:val="21"/>
          </w:rPr>
          <w:delText xml:space="preserve"> not the </w:delText>
        </w:r>
        <w:r w:rsidR="002E0E08" w:rsidRPr="00BE0232" w:rsidDel="002867E7">
          <w:rPr>
            <w:rFonts w:eastAsiaTheme="minorEastAsia" w:cs="Arial"/>
            <w:color w:val="833C0B"/>
            <w:szCs w:val="21"/>
          </w:rPr>
          <w:delText>title of the person’s role.</w:delText>
        </w:r>
      </w:del>
    </w:p>
    <w:p w14:paraId="676BAD2D" w14:textId="15450039" w:rsidR="00BC5097" w:rsidRPr="00BE0232" w:rsidDel="002867E7" w:rsidRDefault="00BC5097" w:rsidP="001E1FCE">
      <w:pPr>
        <w:pStyle w:val="ListParagraph"/>
        <w:numPr>
          <w:ilvl w:val="0"/>
          <w:numId w:val="5"/>
        </w:numPr>
        <w:spacing w:after="120" w:line="360" w:lineRule="auto"/>
        <w:contextualSpacing w:val="0"/>
        <w:jc w:val="both"/>
        <w:rPr>
          <w:del w:id="112" w:author="Pamidi,Sushma" w:date="2025-12-08T09:36:00Z" w16du:dateUtc="2025-12-08T15:36:00Z"/>
          <w:rFonts w:eastAsiaTheme="minorEastAsia" w:cs="Arial"/>
          <w:b/>
          <w:bCs/>
          <w:color w:val="833C0B"/>
          <w:szCs w:val="21"/>
        </w:rPr>
      </w:pPr>
      <w:del w:id="113" w:author="Pamidi,Sushma" w:date="2025-12-08T09:36:00Z" w16du:dateUtc="2025-12-08T15:36:00Z">
        <w:r w:rsidRPr="00BE0232" w:rsidDel="002867E7">
          <w:rPr>
            <w:rFonts w:eastAsiaTheme="minorEastAsia" w:cs="Arial"/>
            <w:b/>
            <w:bCs/>
            <w:color w:val="833C0B"/>
            <w:szCs w:val="21"/>
          </w:rPr>
          <w:delText>Determine whether the organization or establishment</w:delText>
        </w:r>
        <w:r w:rsidR="002E0E08" w:rsidRPr="00BE0232" w:rsidDel="002867E7">
          <w:rPr>
            <w:rFonts w:eastAsiaTheme="minorEastAsia" w:cs="Arial"/>
            <w:b/>
            <w:bCs/>
            <w:color w:val="833C0B"/>
            <w:szCs w:val="21"/>
          </w:rPr>
          <w:delText xml:space="preserve"> or the department or division for which the person holds or held a leading or critical role</w:delText>
        </w:r>
        <w:r w:rsidRPr="00BE0232" w:rsidDel="002867E7">
          <w:rPr>
            <w:rFonts w:eastAsiaTheme="minorEastAsia" w:cs="Arial"/>
            <w:b/>
            <w:bCs/>
            <w:color w:val="833C0B"/>
            <w:szCs w:val="21"/>
          </w:rPr>
          <w:delText xml:space="preserve"> has a distinguished reputation:</w:delText>
        </w:r>
      </w:del>
    </w:p>
    <w:p w14:paraId="28DF7935" w14:textId="43D9EA5D" w:rsidR="00BC5097" w:rsidRPr="00BE0232" w:rsidDel="002867E7" w:rsidRDefault="00BC5097" w:rsidP="001E1FCE">
      <w:pPr>
        <w:pStyle w:val="ListParagraph"/>
        <w:numPr>
          <w:ilvl w:val="0"/>
          <w:numId w:val="6"/>
        </w:numPr>
        <w:spacing w:after="240" w:line="360" w:lineRule="auto"/>
        <w:contextualSpacing w:val="0"/>
        <w:jc w:val="both"/>
        <w:rPr>
          <w:del w:id="114" w:author="Pamidi,Sushma" w:date="2025-12-08T09:36:00Z" w16du:dateUtc="2025-12-08T15:36:00Z"/>
          <w:rFonts w:eastAsiaTheme="minorEastAsia" w:cs="Arial"/>
          <w:color w:val="833C0B"/>
          <w:szCs w:val="21"/>
        </w:rPr>
      </w:pPr>
      <w:del w:id="115" w:author="Pamidi,Sushma" w:date="2025-12-08T09:36:00Z" w16du:dateUtc="2025-12-08T15:36:00Z">
        <w:r w:rsidRPr="00BE0232" w:rsidDel="002867E7">
          <w:rPr>
            <w:rFonts w:eastAsiaTheme="minorEastAsia" w:cs="Arial"/>
            <w:color w:val="833C0B"/>
            <w:szCs w:val="21"/>
          </w:rPr>
          <w:delText xml:space="preserve">This is established by documentary evidence showing </w:delText>
        </w:r>
        <w:r w:rsidR="00C455BB" w:rsidRPr="00BE0232" w:rsidDel="002867E7">
          <w:rPr>
            <w:rFonts w:eastAsiaTheme="minorEastAsia" w:cs="Arial"/>
            <w:color w:val="833C0B"/>
            <w:szCs w:val="21"/>
          </w:rPr>
          <w:delText xml:space="preserve">that the organization possesses a distinguished reputation and is considered together with the size or longevity of the organization or establishment. </w:delText>
        </w:r>
        <w:r w:rsidRPr="00BE0232" w:rsidDel="002867E7">
          <w:rPr>
            <w:rFonts w:eastAsiaTheme="minorEastAsia" w:cs="Arial"/>
            <w:color w:val="833C0B"/>
            <w:szCs w:val="21"/>
          </w:rPr>
          <w:delText xml:space="preserve"> </w:delText>
        </w:r>
        <w:r w:rsidR="00C455BB" w:rsidRPr="00BE0232" w:rsidDel="002867E7">
          <w:rPr>
            <w:rFonts w:eastAsiaTheme="minorEastAsia" w:cs="Arial"/>
            <w:color w:val="833C0B"/>
            <w:szCs w:val="21"/>
          </w:rPr>
          <w:delText>Other e</w:delText>
        </w:r>
        <w:r w:rsidRPr="00BE0232" w:rsidDel="002867E7">
          <w:rPr>
            <w:rFonts w:eastAsiaTheme="minorEastAsia" w:cs="Arial"/>
            <w:color w:val="833C0B"/>
            <w:szCs w:val="21"/>
          </w:rPr>
          <w:delText xml:space="preserve">vidence includes </w:delText>
        </w:r>
        <w:r w:rsidR="00C455BB" w:rsidRPr="00BE0232" w:rsidDel="002867E7">
          <w:rPr>
            <w:rFonts w:eastAsiaTheme="minorEastAsia" w:cs="Arial"/>
            <w:color w:val="833C0B"/>
            <w:szCs w:val="21"/>
          </w:rPr>
          <w:delText xml:space="preserve">relevant media coverage and the scale of its customer base; for academic departments, programs, and institutions, national </w:delText>
        </w:r>
        <w:r w:rsidR="00E87032" w:rsidRPr="00BE0232" w:rsidDel="002867E7">
          <w:rPr>
            <w:rFonts w:eastAsiaTheme="minorEastAsia" w:cs="Arial"/>
            <w:color w:val="833C0B"/>
            <w:szCs w:val="21"/>
          </w:rPr>
          <w:delText>rankings</w:delText>
        </w:r>
        <w:r w:rsidR="00C455BB" w:rsidRPr="00BE0232" w:rsidDel="002867E7">
          <w:rPr>
            <w:rFonts w:eastAsiaTheme="minorEastAsia" w:cs="Arial"/>
            <w:color w:val="833C0B"/>
            <w:szCs w:val="21"/>
          </w:rPr>
          <w:delText xml:space="preserve"> and receipt of government research grants; and startup businesses, receipt of significant funding from government entities, venture capital funds, angel investors, or other such funds generally achieved for the startup’s stage and industry</w:delText>
        </w:r>
        <w:r w:rsidRPr="00BE0232" w:rsidDel="002867E7">
          <w:rPr>
            <w:rFonts w:eastAsiaTheme="minorEastAsia" w:cs="Arial"/>
            <w:color w:val="833C0B"/>
            <w:szCs w:val="21"/>
          </w:rPr>
          <w:delText>.</w:delText>
        </w:r>
      </w:del>
    </w:p>
    <w:p w14:paraId="2039A246" w14:textId="2409AC95" w:rsidR="00BC5097" w:rsidRPr="00BE0232" w:rsidDel="002867E7" w:rsidRDefault="002C61AA" w:rsidP="001E1FCE">
      <w:pPr>
        <w:pStyle w:val="ListParagraph"/>
        <w:numPr>
          <w:ilvl w:val="0"/>
          <w:numId w:val="5"/>
        </w:numPr>
        <w:spacing w:line="360" w:lineRule="auto"/>
        <w:jc w:val="both"/>
        <w:rPr>
          <w:del w:id="116" w:author="Pamidi,Sushma" w:date="2025-12-08T09:36:00Z" w16du:dateUtc="2025-12-08T15:36:00Z"/>
          <w:rFonts w:eastAsiaTheme="minorEastAsia" w:cs="Arial"/>
          <w:b/>
          <w:bCs/>
          <w:color w:val="385623" w:themeColor="accent6" w:themeShade="80"/>
          <w:szCs w:val="21"/>
        </w:rPr>
      </w:pPr>
      <w:del w:id="117" w:author="Pamidi,Sushma" w:date="2025-12-08T09:36:00Z" w16du:dateUtc="2025-12-08T15:36:00Z">
        <w:r w:rsidRPr="00BE0232" w:rsidDel="002867E7">
          <w:rPr>
            <w:rFonts w:eastAsiaTheme="minorEastAsia" w:cs="Arial"/>
            <w:b/>
            <w:bCs/>
            <w:color w:val="833C0B"/>
            <w:szCs w:val="21"/>
          </w:rPr>
          <w:delText>A singular role may be sufficient</w:delText>
        </w:r>
        <w:r w:rsidR="003A2A8B" w:rsidRPr="00BE0232" w:rsidDel="002867E7">
          <w:rPr>
            <w:rFonts w:eastAsiaTheme="minorEastAsia" w:cs="Arial"/>
            <w:b/>
            <w:bCs/>
            <w:color w:val="833C0B"/>
            <w:szCs w:val="21"/>
          </w:rPr>
          <w:delText xml:space="preserve"> in keeping with the language of the Policy Manual: “</w:delText>
        </w:r>
        <w:r w:rsidRPr="00BE0232" w:rsidDel="002867E7">
          <w:rPr>
            <w:rFonts w:eastAsiaTheme="minorEastAsia" w:cs="Arial"/>
            <w:b/>
            <w:bCs/>
            <w:color w:val="833C0B"/>
            <w:szCs w:val="21"/>
          </w:rPr>
          <w:delText>A</w:delText>
        </w:r>
        <w:r w:rsidR="00E87032" w:rsidRPr="00BE0232" w:rsidDel="002867E7">
          <w:rPr>
            <w:rFonts w:eastAsiaTheme="minorEastAsia" w:cs="Arial"/>
            <w:b/>
            <w:bCs/>
            <w:color w:val="833C0B"/>
            <w:szCs w:val="21"/>
          </w:rPr>
          <w:delText>lthough some of the regulatory language relating to evidence occasionally uses plurals, it is entirely possible that the presentation of a single piece of evidence in a specific evidentiary category may be sufficient.</w:delText>
        </w:r>
        <w:r w:rsidR="003A2A8B" w:rsidRPr="00BE0232" w:rsidDel="002867E7">
          <w:rPr>
            <w:rFonts w:eastAsiaTheme="minorEastAsia" w:cs="Arial"/>
            <w:b/>
            <w:bCs/>
            <w:color w:val="833C0B"/>
            <w:szCs w:val="21"/>
          </w:rPr>
          <w:delText>”</w:delText>
        </w:r>
      </w:del>
    </w:p>
    <w:p w14:paraId="5E131DDC" w14:textId="222E8841" w:rsidR="00BC5097" w:rsidRPr="00BE0232" w:rsidDel="002867E7" w:rsidRDefault="00BC5097" w:rsidP="00BC5097">
      <w:pPr>
        <w:pStyle w:val="ListParagraph"/>
        <w:spacing w:line="360" w:lineRule="auto"/>
        <w:ind w:left="1080"/>
        <w:jc w:val="both"/>
        <w:rPr>
          <w:del w:id="118" w:author="Pamidi,Sushma" w:date="2025-12-08T09:36:00Z" w16du:dateUtc="2025-12-08T15:36:00Z"/>
          <w:rFonts w:cs="Arial"/>
          <w:color w:val="833C0B" w:themeColor="accent2" w:themeShade="80"/>
          <w:szCs w:val="21"/>
        </w:rPr>
      </w:pPr>
    </w:p>
    <w:p w14:paraId="1E6D773C" w14:textId="6E2DDAF6" w:rsidR="008D20E9" w:rsidRPr="00BE0232" w:rsidDel="002867E7" w:rsidRDefault="008D20E9" w:rsidP="008D20E9">
      <w:pPr>
        <w:pStyle w:val="ListParagraph"/>
        <w:spacing w:line="360" w:lineRule="auto"/>
        <w:ind w:left="284"/>
        <w:jc w:val="both"/>
        <w:rPr>
          <w:del w:id="119" w:author="Pamidi,Sushma" w:date="2025-12-08T09:36:00Z" w16du:dateUtc="2025-12-08T15:36:00Z"/>
          <w:rFonts w:cs="Arial"/>
          <w:color w:val="97450D"/>
          <w:szCs w:val="21"/>
        </w:rPr>
      </w:pPr>
    </w:p>
    <w:p w14:paraId="68840B5E" w14:textId="7035F5CB" w:rsidR="002D00C5" w:rsidRPr="00BE0232" w:rsidDel="002867E7" w:rsidRDefault="002D00C5" w:rsidP="008D20E9">
      <w:pPr>
        <w:spacing w:line="360" w:lineRule="auto"/>
        <w:jc w:val="center"/>
        <w:rPr>
          <w:del w:id="120" w:author="Pamidi,Sushma" w:date="2025-12-08T09:36:00Z" w16du:dateUtc="2025-12-08T15:36:00Z"/>
          <w:rFonts w:ascii="Arial" w:hAnsi="Arial" w:cs="Arial"/>
          <w:b/>
          <w:color w:val="833C0B" w:themeColor="accent2" w:themeShade="80"/>
          <w:sz w:val="28"/>
          <w:szCs w:val="28"/>
        </w:rPr>
      </w:pPr>
    </w:p>
    <w:p w14:paraId="510DA46A" w14:textId="23182611" w:rsidR="002D00C5" w:rsidRPr="00BE0232" w:rsidDel="002867E7" w:rsidRDefault="002D00C5" w:rsidP="002D00C5">
      <w:pPr>
        <w:widowControl w:val="0"/>
        <w:autoSpaceDE w:val="0"/>
        <w:autoSpaceDN w:val="0"/>
        <w:adjustRightInd w:val="0"/>
        <w:spacing w:line="360" w:lineRule="auto"/>
        <w:jc w:val="center"/>
        <w:rPr>
          <w:del w:id="121" w:author="Pamidi,Sushma" w:date="2025-12-08T09:36:00Z" w16du:dateUtc="2025-12-08T15:36:00Z"/>
          <w:rFonts w:ascii="Arial" w:hAnsi="Arial" w:cs="Arial"/>
          <w:b/>
          <w:color w:val="833C0B" w:themeColor="accent2" w:themeShade="80"/>
          <w:sz w:val="28"/>
          <w:szCs w:val="28"/>
        </w:rPr>
      </w:pPr>
      <w:del w:id="122" w:author="Pamidi,Sushma" w:date="2025-12-08T09:36:00Z" w16du:dateUtc="2025-12-08T15:36:00Z">
        <w:r w:rsidRPr="00BE0232" w:rsidDel="002867E7">
          <w:rPr>
            <w:rFonts w:ascii="Arial" w:hAnsi="Arial" w:cs="Arial"/>
            <w:b/>
            <w:color w:val="833C0B" w:themeColor="accent2" w:themeShade="80"/>
            <w:sz w:val="28"/>
            <w:szCs w:val="28"/>
          </w:rPr>
          <w:delText>AAO Decision Reiterating Criteria</w:delText>
        </w:r>
      </w:del>
    </w:p>
    <w:p w14:paraId="1369627C" w14:textId="716C160D" w:rsidR="002D00C5" w:rsidRPr="00BE0232" w:rsidDel="002867E7" w:rsidRDefault="002D00C5" w:rsidP="002D00C5">
      <w:pPr>
        <w:spacing w:line="360" w:lineRule="auto"/>
        <w:jc w:val="center"/>
        <w:rPr>
          <w:del w:id="123" w:author="Pamidi,Sushma" w:date="2025-12-08T09:36:00Z" w16du:dateUtc="2025-12-08T15:36:00Z"/>
          <w:rFonts w:ascii="Arial" w:hAnsi="Arial" w:cs="Arial"/>
          <w:bCs/>
          <w:color w:val="833C0B" w:themeColor="accent2" w:themeShade="80"/>
          <w:sz w:val="21"/>
          <w:szCs w:val="21"/>
        </w:rPr>
      </w:pPr>
      <w:del w:id="124" w:author="Pamidi,Sushma" w:date="2025-12-08T09:36:00Z" w16du:dateUtc="2025-12-08T15:36:00Z">
        <w:r w:rsidRPr="00BE0232" w:rsidDel="002867E7">
          <w:rPr>
            <w:rFonts w:ascii="Arial" w:hAnsi="Arial" w:cs="Arial"/>
            <w:bCs/>
            <w:color w:val="833C0B" w:themeColor="accent2" w:themeShade="80"/>
            <w:sz w:val="21"/>
            <w:szCs w:val="21"/>
          </w:rPr>
          <w:delText>in Relation to 8 C.F.R. 204.5(h)(3)(viii)</w:delText>
        </w:r>
      </w:del>
    </w:p>
    <w:p w14:paraId="4CF3D8B5" w14:textId="1526585A" w:rsidR="002D00C5" w:rsidRPr="00BE0232" w:rsidDel="002867E7" w:rsidRDefault="002D00C5" w:rsidP="002D00C5">
      <w:pPr>
        <w:spacing w:line="360" w:lineRule="auto"/>
        <w:jc w:val="center"/>
        <w:rPr>
          <w:del w:id="125" w:author="Pamidi,Sushma" w:date="2025-12-08T09:36:00Z" w16du:dateUtc="2025-12-08T15:36:00Z"/>
          <w:rFonts w:ascii="Arial" w:hAnsi="Arial" w:cs="Arial"/>
          <w:bCs/>
          <w:color w:val="833C0B" w:themeColor="accent2" w:themeShade="80"/>
          <w:sz w:val="21"/>
          <w:szCs w:val="21"/>
        </w:rPr>
      </w:pPr>
      <w:del w:id="126" w:author="Pamidi,Sushma" w:date="2025-12-08T09:36:00Z" w16du:dateUtc="2025-12-08T15:36:00Z">
        <w:r w:rsidRPr="00BE0232" w:rsidDel="002867E7">
          <w:rPr>
            <w:rFonts w:ascii="Arial" w:hAnsi="Arial" w:cs="Arial"/>
            <w:bCs/>
            <w:color w:val="833C0B" w:themeColor="accent2" w:themeShade="80"/>
            <w:sz w:val="21"/>
            <w:szCs w:val="21"/>
          </w:rPr>
          <w:delText xml:space="preserve"> (In Re: </w:delText>
        </w:r>
        <w:r w:rsidR="008C17DF" w:rsidRPr="00BE0232" w:rsidDel="002867E7">
          <w:rPr>
            <w:rFonts w:ascii="Arial" w:hAnsi="Arial" w:cs="Arial"/>
            <w:bCs/>
            <w:color w:val="833C0B" w:themeColor="accent2" w:themeShade="80"/>
            <w:sz w:val="21"/>
            <w:szCs w:val="21"/>
          </w:rPr>
          <w:delText xml:space="preserve">30185472 </w:delText>
        </w:r>
        <w:r w:rsidRPr="00BE0232" w:rsidDel="002867E7">
          <w:rPr>
            <w:rFonts w:ascii="Arial" w:hAnsi="Arial" w:cs="Arial"/>
            <w:bCs/>
            <w:color w:val="833C0B" w:themeColor="accent2" w:themeShade="80"/>
            <w:sz w:val="21"/>
            <w:szCs w:val="21"/>
          </w:rPr>
          <w:delText>- AAO</w:delText>
        </w:r>
        <w:r w:rsidR="00341AAD" w:rsidRPr="00BE0232" w:rsidDel="002867E7">
          <w:rPr>
            <w:rFonts w:ascii="Arial" w:hAnsi="Arial" w:cs="Arial"/>
            <w:bCs/>
            <w:color w:val="833C0B" w:themeColor="accent2" w:themeShade="80"/>
            <w:sz w:val="21"/>
            <w:szCs w:val="21"/>
          </w:rPr>
          <w:delText xml:space="preserve"> </w:delText>
        </w:r>
        <w:r w:rsidR="008C17DF" w:rsidRPr="00BE0232" w:rsidDel="002867E7">
          <w:rPr>
            <w:rFonts w:ascii="Arial" w:hAnsi="Arial" w:cs="Arial"/>
            <w:bCs/>
            <w:color w:val="833C0B" w:themeColor="accent2" w:themeShade="80"/>
            <w:sz w:val="21"/>
            <w:szCs w:val="21"/>
          </w:rPr>
          <w:delText>April 03,</w:delText>
        </w:r>
        <w:r w:rsidRPr="00BE0232" w:rsidDel="002867E7">
          <w:rPr>
            <w:rFonts w:ascii="Arial" w:hAnsi="Arial" w:cs="Arial"/>
            <w:bCs/>
            <w:color w:val="833C0B" w:themeColor="accent2" w:themeShade="80"/>
            <w:sz w:val="21"/>
            <w:szCs w:val="21"/>
          </w:rPr>
          <w:delText xml:space="preserve"> 202</w:delText>
        </w:r>
        <w:r w:rsidR="008C17DF" w:rsidRPr="00BE0232" w:rsidDel="002867E7">
          <w:rPr>
            <w:rFonts w:ascii="Arial" w:hAnsi="Arial" w:cs="Arial"/>
            <w:bCs/>
            <w:color w:val="833C0B" w:themeColor="accent2" w:themeShade="80"/>
            <w:sz w:val="21"/>
            <w:szCs w:val="21"/>
          </w:rPr>
          <w:delText>4</w:delText>
        </w:r>
        <w:r w:rsidRPr="00BE0232" w:rsidDel="002867E7">
          <w:rPr>
            <w:rFonts w:ascii="Arial" w:hAnsi="Arial" w:cs="Arial"/>
            <w:bCs/>
            <w:color w:val="833C0B" w:themeColor="accent2" w:themeShade="80"/>
            <w:sz w:val="21"/>
            <w:szCs w:val="21"/>
          </w:rPr>
          <w:delText>)</w:delText>
        </w:r>
      </w:del>
    </w:p>
    <w:p w14:paraId="41CD714B" w14:textId="4D0DB3FB" w:rsidR="002D00C5" w:rsidRPr="00BE0232" w:rsidDel="002867E7" w:rsidRDefault="00E36926" w:rsidP="006526E7">
      <w:pPr>
        <w:spacing w:after="240" w:line="360" w:lineRule="auto"/>
        <w:jc w:val="center"/>
        <w:rPr>
          <w:del w:id="127" w:author="Pamidi,Sushma" w:date="2025-12-08T09:36:00Z" w16du:dateUtc="2025-12-08T15:36:00Z"/>
          <w:rFonts w:ascii="Arial" w:hAnsi="Arial" w:cs="Arial"/>
          <w:bCs/>
          <w:color w:val="000000" w:themeColor="text1"/>
          <w:szCs w:val="21"/>
        </w:rPr>
      </w:pPr>
      <w:del w:id="128" w:author="Pamidi,Sushma" w:date="2025-12-08T09:36:00Z" w16du:dateUtc="2025-12-08T15:36:00Z">
        <w:r w:rsidRPr="00BE0232" w:rsidDel="002867E7">
          <w:rPr>
            <w:rFonts w:ascii="Arial" w:hAnsi="Arial" w:cs="Arial"/>
            <w:b/>
            <w:color w:val="833C0B" w:themeColor="accent2" w:themeShade="80"/>
            <w:szCs w:val="21"/>
          </w:rPr>
          <w:delText xml:space="preserve">What </w:delText>
        </w:r>
        <w:r w:rsidR="004D5A2F" w:rsidRPr="00BE0232" w:rsidDel="002867E7">
          <w:rPr>
            <w:rFonts w:ascii="Arial" w:hAnsi="Arial" w:cs="Arial"/>
            <w:b/>
            <w:color w:val="833C0B" w:themeColor="accent2" w:themeShade="80"/>
            <w:szCs w:val="21"/>
          </w:rPr>
          <w:delText>C</w:delText>
        </w:r>
        <w:r w:rsidRPr="00BE0232" w:rsidDel="002867E7">
          <w:rPr>
            <w:rFonts w:ascii="Arial" w:hAnsi="Arial" w:cs="Arial"/>
            <w:b/>
            <w:color w:val="833C0B" w:themeColor="accent2" w:themeShade="80"/>
            <w:szCs w:val="21"/>
          </w:rPr>
          <w:delText>onstitutes a Leading or Critical Role?</w:delText>
        </w:r>
      </w:del>
    </w:p>
    <w:p w14:paraId="01802669" w14:textId="49AD7B6D" w:rsidR="002D00C5" w:rsidRPr="00BE0232" w:rsidDel="002867E7" w:rsidRDefault="002D00C5" w:rsidP="002D00C5">
      <w:pPr>
        <w:spacing w:line="360" w:lineRule="auto"/>
        <w:jc w:val="both"/>
        <w:rPr>
          <w:del w:id="129" w:author="Pamidi,Sushma" w:date="2025-12-08T09:36:00Z" w16du:dateUtc="2025-12-08T15:36:00Z"/>
          <w:rFonts w:ascii="Arial" w:hAnsi="Arial" w:cs="Arial"/>
          <w:sz w:val="21"/>
          <w:szCs w:val="21"/>
        </w:rPr>
      </w:pPr>
      <w:del w:id="130" w:author="Pamidi,Sushma" w:date="2025-12-08T09:36:00Z" w16du:dateUtc="2025-12-08T15:36:00Z">
        <w:r w:rsidRPr="00BE0232" w:rsidDel="002867E7">
          <w:rPr>
            <w:rFonts w:ascii="Arial" w:hAnsi="Arial" w:cs="Arial"/>
            <w:bCs/>
            <w:color w:val="000000" w:themeColor="text1"/>
            <w:sz w:val="21"/>
            <w:szCs w:val="21"/>
          </w:rPr>
          <w:delText xml:space="preserve">In this case, AAO has outlined some key indicators of evidentiary requirements that </w:delText>
        </w:r>
        <w:r w:rsidR="00F04289" w:rsidRPr="00BE0232" w:rsidDel="002867E7">
          <w:rPr>
            <w:rFonts w:ascii="Arial" w:hAnsi="Arial" w:cs="Arial"/>
            <w:bCs/>
            <w:color w:val="000000" w:themeColor="text1"/>
            <w:sz w:val="21"/>
            <w:szCs w:val="21"/>
          </w:rPr>
          <w:delText>seek</w:delText>
        </w:r>
        <w:r w:rsidRPr="00BE0232" w:rsidDel="002867E7">
          <w:rPr>
            <w:rFonts w:ascii="Arial" w:hAnsi="Arial" w:cs="Arial"/>
            <w:bCs/>
            <w:color w:val="000000" w:themeColor="text1"/>
            <w:sz w:val="21"/>
            <w:szCs w:val="21"/>
          </w:rPr>
          <w:delText xml:space="preserve"> to illustrate what evidence should be considered as meeting the definition of </w:delText>
        </w:r>
        <w:r w:rsidR="00E36926" w:rsidRPr="00BE0232" w:rsidDel="002867E7">
          <w:rPr>
            <w:rFonts w:ascii="Arial" w:hAnsi="Arial" w:cs="Arial"/>
            <w:bCs/>
            <w:color w:val="000000" w:themeColor="text1"/>
            <w:sz w:val="21"/>
            <w:szCs w:val="21"/>
          </w:rPr>
          <w:delText>Leading or Critical Role under</w:delText>
        </w:r>
        <w:r w:rsidRPr="00BE0232" w:rsidDel="002867E7">
          <w:rPr>
            <w:rFonts w:ascii="Arial" w:hAnsi="Arial" w:cs="Arial"/>
            <w:bCs/>
            <w:color w:val="000000" w:themeColor="text1"/>
            <w:sz w:val="21"/>
            <w:szCs w:val="21"/>
          </w:rPr>
          <w:delText xml:space="preserve"> </w:delText>
        </w:r>
        <w:r w:rsidRPr="00BE0232" w:rsidDel="002867E7">
          <w:rPr>
            <w:rFonts w:ascii="Arial" w:hAnsi="Arial" w:cs="Arial"/>
            <w:sz w:val="21"/>
            <w:szCs w:val="21"/>
          </w:rPr>
          <w:delText xml:space="preserve">the </w:delText>
        </w:r>
        <w:r w:rsidR="00314742" w:rsidRPr="00BE0232" w:rsidDel="002867E7">
          <w:rPr>
            <w:rFonts w:ascii="Arial" w:hAnsi="Arial" w:cs="Arial"/>
            <w:sz w:val="21"/>
            <w:szCs w:val="21"/>
          </w:rPr>
          <w:delText xml:space="preserve">Policy Manual </w:delText>
        </w:r>
        <w:r w:rsidRPr="00BE0232" w:rsidDel="002867E7">
          <w:rPr>
            <w:rFonts w:ascii="Arial" w:hAnsi="Arial" w:cs="Arial"/>
            <w:sz w:val="21"/>
            <w:szCs w:val="21"/>
          </w:rPr>
          <w:delText xml:space="preserve">iteration. </w:delText>
        </w:r>
      </w:del>
    </w:p>
    <w:p w14:paraId="2C4E4DA8" w14:textId="468C370D" w:rsidR="00314742" w:rsidRPr="00BE0232" w:rsidDel="002867E7" w:rsidRDefault="008C17DF" w:rsidP="00314742">
      <w:pPr>
        <w:spacing w:line="360" w:lineRule="auto"/>
        <w:jc w:val="center"/>
        <w:rPr>
          <w:del w:id="131" w:author="Pamidi,Sushma" w:date="2025-12-08T09:36:00Z" w16du:dateUtc="2025-12-08T15:36:00Z"/>
          <w:rFonts w:ascii="Arial" w:hAnsi="Arial" w:cs="Arial"/>
          <w:sz w:val="21"/>
          <w:szCs w:val="21"/>
        </w:rPr>
      </w:pPr>
      <w:del w:id="132" w:author="Pamidi,Sushma" w:date="2025-12-08T09:36:00Z" w16du:dateUtc="2025-12-08T15:36:00Z">
        <w:r w:rsidRPr="00BE0232" w:rsidDel="002867E7">
          <w:rPr>
            <w:rFonts w:ascii="Arial" w:hAnsi="Arial" w:cs="Arial"/>
            <w:noProof/>
            <w:sz w:val="21"/>
            <w:szCs w:val="21"/>
            <w:lang w:eastAsia="es-ES"/>
          </w:rPr>
          <w:drawing>
            <wp:inline distT="0" distB="0" distL="0" distR="0" wp14:anchorId="51E7D83E" wp14:editId="49332DAC">
              <wp:extent cx="5949608" cy="3635375"/>
              <wp:effectExtent l="25400" t="25400" r="83185" b="85725"/>
              <wp:docPr id="63216799" name="Picture 6"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6799" name="Picture 6" descr="A document with text on it&#10;&#10;Description automatically generated"/>
                      <pic:cNvPicPr/>
                    </pic:nvPicPr>
                    <pic:blipFill rotWithShape="1">
                      <a:blip r:embed="rId12">
                        <a:extLst>
                          <a:ext uri="{28A0092B-C50C-407E-A947-70E740481C1C}">
                            <a14:useLocalDpi xmlns:a14="http://schemas.microsoft.com/office/drawing/2010/main" val="0"/>
                          </a:ext>
                        </a:extLst>
                      </a:blip>
                      <a:srcRect l="4104"/>
                      <a:stretch/>
                    </pic:blipFill>
                    <pic:spPr bwMode="auto">
                      <a:xfrm>
                        <a:off x="0" y="0"/>
                        <a:ext cx="5968359" cy="364683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del>
    </w:p>
    <w:p w14:paraId="5305F2C2" w14:textId="12023B9A" w:rsidR="00314742" w:rsidRPr="00BE0232" w:rsidDel="002867E7" w:rsidRDefault="00314742" w:rsidP="001A5A72">
      <w:pPr>
        <w:spacing w:line="360" w:lineRule="auto"/>
        <w:rPr>
          <w:del w:id="133" w:author="Pamidi,Sushma" w:date="2025-12-08T09:36:00Z" w16du:dateUtc="2025-12-08T15:36:00Z"/>
          <w:rFonts w:ascii="Arial" w:hAnsi="Arial" w:cs="Arial"/>
          <w:color w:val="000000" w:themeColor="text1"/>
          <w:sz w:val="18"/>
          <w:szCs w:val="18"/>
        </w:rPr>
      </w:pPr>
      <w:del w:id="134" w:author="Pamidi,Sushma" w:date="2025-12-08T09:36:00Z" w16du:dateUtc="2025-12-08T15:36:00Z">
        <w:r w:rsidRPr="00BE0232" w:rsidDel="002867E7">
          <w:rPr>
            <w:rFonts w:ascii="Arial" w:hAnsi="Arial" w:cs="Arial"/>
            <w:noProof/>
            <w:lang w:eastAsia="es-ES"/>
          </w:rPr>
          <w:drawing>
            <wp:inline distT="0" distB="0" distL="0" distR="0" wp14:anchorId="5BB0FC75" wp14:editId="2320548C">
              <wp:extent cx="5949950" cy="1639570"/>
              <wp:effectExtent l="25400" t="25400" r="95250" b="87630"/>
              <wp:docPr id="1860437190" name="Picture 8"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7190" name="Picture 8" descr="A close-up of a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8368" cy="1661179"/>
                      </a:xfrm>
                      <a:prstGeom prst="rect">
                        <a:avLst/>
                      </a:prstGeom>
                      <a:effectLst>
                        <a:outerShdw blurRad="50800" dist="38100" dir="2700000" algn="tl" rotWithShape="0">
                          <a:prstClr val="black">
                            <a:alpha val="40000"/>
                          </a:prstClr>
                        </a:outerShdw>
                      </a:effectLst>
                    </pic:spPr>
                  </pic:pic>
                </a:graphicData>
              </a:graphic>
            </wp:inline>
          </w:drawing>
        </w:r>
      </w:del>
    </w:p>
    <w:p w14:paraId="263EE1D2" w14:textId="54FFDAFC" w:rsidR="00827CB2" w:rsidRPr="00BE0232" w:rsidDel="002867E7" w:rsidRDefault="00827CB2" w:rsidP="00314742">
      <w:pPr>
        <w:spacing w:line="360" w:lineRule="auto"/>
        <w:jc w:val="right"/>
        <w:rPr>
          <w:del w:id="135" w:author="Pamidi,Sushma" w:date="2025-12-08T09:36:00Z" w16du:dateUtc="2025-12-08T15:36:00Z"/>
          <w:rFonts w:ascii="Arial" w:hAnsi="Arial" w:cs="Arial"/>
          <w:i/>
          <w:iCs/>
          <w:color w:val="000000" w:themeColor="text1"/>
          <w:sz w:val="16"/>
          <w:szCs w:val="16"/>
        </w:rPr>
      </w:pPr>
      <w:del w:id="136" w:author="Pamidi,Sushma" w:date="2025-12-08T09:36:00Z" w16du:dateUtc="2025-12-08T15:36:00Z">
        <w:r w:rsidRPr="00BE0232" w:rsidDel="002867E7">
          <w:rPr>
            <w:rFonts w:ascii="Arial" w:hAnsi="Arial" w:cs="Arial"/>
            <w:i/>
            <w:iCs/>
            <w:color w:val="000000" w:themeColor="text1"/>
            <w:sz w:val="16"/>
            <w:szCs w:val="16"/>
          </w:rPr>
          <w:delText xml:space="preserve">*From AAO Decision on </w:delText>
        </w:r>
        <w:r w:rsidR="008C17DF" w:rsidRPr="00BE0232" w:rsidDel="002867E7">
          <w:rPr>
            <w:rFonts w:ascii="Arial" w:hAnsi="Arial" w:cs="Arial"/>
            <w:i/>
            <w:iCs/>
            <w:color w:val="000000" w:themeColor="text1"/>
            <w:sz w:val="16"/>
            <w:szCs w:val="16"/>
          </w:rPr>
          <w:delText>April 03, 2024</w:delText>
        </w:r>
      </w:del>
    </w:p>
    <w:p w14:paraId="5569EF48" w14:textId="7680D6F3" w:rsidR="00827CB2" w:rsidRPr="00BE0232" w:rsidDel="002867E7" w:rsidRDefault="00827CB2" w:rsidP="002D00C5">
      <w:pPr>
        <w:spacing w:line="360" w:lineRule="auto"/>
        <w:jc w:val="both"/>
        <w:rPr>
          <w:del w:id="137" w:author="Pamidi,Sushma" w:date="2025-12-08T09:36:00Z" w16du:dateUtc="2025-12-08T15:36:00Z"/>
          <w:rFonts w:ascii="Arial" w:hAnsi="Arial" w:cs="Arial"/>
          <w:bCs/>
          <w:color w:val="000000" w:themeColor="text1"/>
          <w:sz w:val="21"/>
          <w:szCs w:val="21"/>
        </w:rPr>
      </w:pPr>
    </w:p>
    <w:p w14:paraId="0B621322" w14:textId="47C32D93" w:rsidR="001A5A72" w:rsidRPr="00BE0232" w:rsidDel="002867E7" w:rsidRDefault="001A5A72" w:rsidP="002D00C5">
      <w:pPr>
        <w:spacing w:line="360" w:lineRule="auto"/>
        <w:jc w:val="both"/>
        <w:rPr>
          <w:del w:id="138" w:author="Pamidi,Sushma" w:date="2025-12-08T09:36:00Z" w16du:dateUtc="2025-12-08T15:36:00Z"/>
          <w:rFonts w:ascii="Arial" w:hAnsi="Arial" w:cs="Arial"/>
          <w:bCs/>
          <w:color w:val="000000" w:themeColor="text1"/>
          <w:sz w:val="21"/>
          <w:szCs w:val="21"/>
        </w:rPr>
      </w:pPr>
    </w:p>
    <w:p w14:paraId="5C0D8D9F" w14:textId="286E24E3" w:rsidR="00827CB2" w:rsidRPr="00BE0232" w:rsidDel="002867E7" w:rsidRDefault="00827CB2" w:rsidP="002D00C5">
      <w:pPr>
        <w:spacing w:line="360" w:lineRule="auto"/>
        <w:jc w:val="both"/>
        <w:rPr>
          <w:del w:id="139" w:author="Pamidi,Sushma" w:date="2025-12-08T09:36:00Z" w16du:dateUtc="2025-12-08T15:36:00Z"/>
          <w:rFonts w:ascii="Arial" w:hAnsi="Arial" w:cs="Arial"/>
          <w:bCs/>
          <w:color w:val="000000" w:themeColor="text1"/>
          <w:sz w:val="21"/>
          <w:szCs w:val="21"/>
        </w:rPr>
      </w:pPr>
      <w:del w:id="140" w:author="Pamidi,Sushma" w:date="2025-12-08T09:36:00Z" w16du:dateUtc="2025-12-08T15:36:00Z">
        <w:r w:rsidRPr="00BE0232" w:rsidDel="002867E7">
          <w:rPr>
            <w:rFonts w:ascii="Arial" w:hAnsi="Arial" w:cs="Arial"/>
            <w:bCs/>
            <w:color w:val="000000" w:themeColor="text1"/>
            <w:sz w:val="21"/>
            <w:szCs w:val="21"/>
          </w:rPr>
          <w:delText>The AAO reiterated that to satisfy this criterion, the Petitioner must satisfy three elements:</w:delText>
        </w:r>
      </w:del>
    </w:p>
    <w:p w14:paraId="0EFEFF41" w14:textId="2489D5AF" w:rsidR="002D00C5" w:rsidRPr="00BE0232" w:rsidDel="002867E7" w:rsidRDefault="002D00C5" w:rsidP="002D00C5">
      <w:pPr>
        <w:jc w:val="both"/>
        <w:rPr>
          <w:del w:id="141" w:author="Pamidi,Sushma" w:date="2025-12-08T09:36:00Z" w16du:dateUtc="2025-12-08T15:36:00Z"/>
          <w:rFonts w:ascii="Arial" w:hAnsi="Arial" w:cs="Arial"/>
          <w:b/>
          <w:color w:val="000000"/>
          <w:sz w:val="21"/>
          <w:szCs w:val="21"/>
        </w:rPr>
      </w:pPr>
    </w:p>
    <w:p w14:paraId="67932911" w14:textId="449639AB" w:rsidR="00771399" w:rsidRPr="00BE0232" w:rsidDel="002867E7" w:rsidRDefault="00771399" w:rsidP="001E1FCE">
      <w:pPr>
        <w:pStyle w:val="ListParagraph"/>
        <w:numPr>
          <w:ilvl w:val="0"/>
          <w:numId w:val="7"/>
        </w:numPr>
        <w:spacing w:line="360" w:lineRule="auto"/>
        <w:jc w:val="both"/>
        <w:rPr>
          <w:del w:id="142" w:author="Pamidi,Sushma" w:date="2025-12-08T09:36:00Z" w16du:dateUtc="2025-12-08T15:36:00Z"/>
          <w:rFonts w:cs="Arial"/>
          <w:color w:val="833C0B" w:themeColor="accent2" w:themeShade="80"/>
          <w:szCs w:val="21"/>
        </w:rPr>
      </w:pPr>
      <w:del w:id="143" w:author="Pamidi,Sushma" w:date="2025-12-08T09:36:00Z" w16du:dateUtc="2025-12-08T15:36:00Z">
        <w:r w:rsidRPr="00BE0232" w:rsidDel="002867E7">
          <w:rPr>
            <w:rFonts w:cs="Arial"/>
            <w:color w:val="833C0B" w:themeColor="accent2" w:themeShade="80"/>
            <w:szCs w:val="21"/>
          </w:rPr>
          <w:delText xml:space="preserve">That the role was leading or </w:delText>
        </w:r>
        <w:r w:rsidR="00314742" w:rsidRPr="00BE0232" w:rsidDel="002867E7">
          <w:rPr>
            <w:rFonts w:cs="Arial"/>
            <w:color w:val="833C0B" w:themeColor="accent2" w:themeShade="80"/>
            <w:szCs w:val="21"/>
          </w:rPr>
          <w:delText>critical.</w:delText>
        </w:r>
      </w:del>
    </w:p>
    <w:p w14:paraId="139B63D2" w14:textId="0EA31742" w:rsidR="00771399" w:rsidRPr="00BE0232" w:rsidDel="002867E7" w:rsidRDefault="001A5A72" w:rsidP="001E1FCE">
      <w:pPr>
        <w:pStyle w:val="ListParagraph"/>
        <w:numPr>
          <w:ilvl w:val="0"/>
          <w:numId w:val="7"/>
        </w:numPr>
        <w:spacing w:line="360" w:lineRule="auto"/>
        <w:jc w:val="both"/>
        <w:rPr>
          <w:del w:id="144" w:author="Pamidi,Sushma" w:date="2025-12-08T09:36:00Z" w16du:dateUtc="2025-12-08T15:36:00Z"/>
          <w:rFonts w:cs="Arial"/>
          <w:color w:val="833C0B" w:themeColor="accent2" w:themeShade="80"/>
          <w:szCs w:val="21"/>
        </w:rPr>
      </w:pPr>
      <w:del w:id="145" w:author="Pamidi,Sushma" w:date="2025-12-08T09:36:00Z" w16du:dateUtc="2025-12-08T15:36:00Z">
        <w:r w:rsidRPr="00BE0232" w:rsidDel="002867E7">
          <w:rPr>
            <w:rFonts w:cs="Arial"/>
            <w:color w:val="833C0B" w:themeColor="accent2" w:themeShade="80"/>
            <w:szCs w:val="21"/>
          </w:rPr>
          <w:delText>Such a</w:delText>
        </w:r>
        <w:r w:rsidR="00771399" w:rsidRPr="00BE0232" w:rsidDel="002867E7">
          <w:rPr>
            <w:rFonts w:cs="Arial"/>
            <w:color w:val="833C0B" w:themeColor="accent2" w:themeShade="80"/>
            <w:szCs w:val="21"/>
          </w:rPr>
          <w:delText xml:space="preserve"> role was for an organization or establishment</w:delText>
        </w:r>
        <w:r w:rsidRPr="00BE0232" w:rsidDel="002867E7">
          <w:rPr>
            <w:rFonts w:cs="Arial"/>
            <w:color w:val="833C0B" w:themeColor="accent2" w:themeShade="80"/>
            <w:szCs w:val="21"/>
          </w:rPr>
          <w:delText>.</w:delText>
        </w:r>
      </w:del>
    </w:p>
    <w:p w14:paraId="4B511F51" w14:textId="5B7D410B" w:rsidR="00771399" w:rsidRPr="00BE0232" w:rsidDel="002867E7" w:rsidRDefault="00771399" w:rsidP="001E1FCE">
      <w:pPr>
        <w:pStyle w:val="ListParagraph"/>
        <w:numPr>
          <w:ilvl w:val="0"/>
          <w:numId w:val="7"/>
        </w:numPr>
        <w:spacing w:line="360" w:lineRule="auto"/>
        <w:jc w:val="both"/>
        <w:rPr>
          <w:del w:id="146" w:author="Pamidi,Sushma" w:date="2025-12-08T09:36:00Z" w16du:dateUtc="2025-12-08T15:36:00Z"/>
          <w:rFonts w:cs="Arial"/>
          <w:color w:val="833C0B" w:themeColor="accent2" w:themeShade="80"/>
          <w:szCs w:val="21"/>
        </w:rPr>
      </w:pPr>
      <w:del w:id="147" w:author="Pamidi,Sushma" w:date="2025-12-08T09:36:00Z" w16du:dateUtc="2025-12-08T15:36:00Z">
        <w:r w:rsidRPr="00BE0232" w:rsidDel="002867E7">
          <w:rPr>
            <w:rFonts w:cs="Arial"/>
            <w:color w:val="833C0B" w:themeColor="accent2" w:themeShade="80"/>
            <w:szCs w:val="21"/>
          </w:rPr>
          <w:delText xml:space="preserve">That the organization or establishment has a distinguished reputation. </w:delText>
        </w:r>
      </w:del>
    </w:p>
    <w:p w14:paraId="022B50D4" w14:textId="6F3536AF" w:rsidR="003E2353" w:rsidRPr="00BE0232" w:rsidDel="002867E7" w:rsidRDefault="003E2353" w:rsidP="003E2353">
      <w:pPr>
        <w:spacing w:line="360" w:lineRule="auto"/>
        <w:jc w:val="both"/>
        <w:rPr>
          <w:del w:id="148" w:author="Pamidi,Sushma" w:date="2025-12-08T09:36:00Z" w16du:dateUtc="2025-12-08T15:36:00Z"/>
          <w:rFonts w:ascii="Arial" w:hAnsi="Arial" w:cs="Arial"/>
          <w:color w:val="000000" w:themeColor="text1"/>
          <w:szCs w:val="21"/>
        </w:rPr>
      </w:pPr>
    </w:p>
    <w:p w14:paraId="2C27F0BF" w14:textId="57454A0C" w:rsidR="00395431" w:rsidRPr="00BE0232" w:rsidDel="002867E7" w:rsidRDefault="00C96C31" w:rsidP="00395431">
      <w:pPr>
        <w:spacing w:line="360" w:lineRule="auto"/>
        <w:jc w:val="both"/>
        <w:rPr>
          <w:del w:id="149" w:author="Pamidi,Sushma" w:date="2025-12-08T09:36:00Z" w16du:dateUtc="2025-12-08T15:36:00Z"/>
          <w:rFonts w:ascii="Arial" w:hAnsi="Arial" w:cs="Arial"/>
          <w:sz w:val="21"/>
          <w:szCs w:val="21"/>
        </w:rPr>
      </w:pPr>
      <w:del w:id="150" w:author="Pamidi,Sushma" w:date="2025-12-08T09:36:00Z" w16du:dateUtc="2025-12-08T15:36:00Z">
        <w:r w:rsidRPr="00BE0232" w:rsidDel="002867E7">
          <w:rPr>
            <w:rFonts w:ascii="Arial" w:hAnsi="Arial" w:cs="Arial"/>
            <w:color w:val="000000" w:themeColor="text1"/>
            <w:sz w:val="21"/>
            <w:szCs w:val="21"/>
          </w:rPr>
          <w:delText>Taking into consideration the above, Counsel will now proceed to demonstrate how the Petitioner comprehensively meets the requirements of this category</w:delText>
        </w:r>
        <w:r w:rsidRPr="00BE0232" w:rsidDel="002867E7">
          <w:rPr>
            <w:rFonts w:ascii="Arial" w:hAnsi="Arial" w:cs="Arial"/>
            <w:color w:val="000000" w:themeColor="text1"/>
            <w:szCs w:val="21"/>
          </w:rPr>
          <w:delText>.</w:delText>
        </w:r>
        <w:r w:rsidR="001A5A72" w:rsidRPr="00BE0232" w:rsidDel="002867E7">
          <w:rPr>
            <w:rFonts w:ascii="Arial" w:hAnsi="Arial" w:cs="Arial"/>
            <w:color w:val="000000" w:themeColor="text1"/>
            <w:szCs w:val="21"/>
          </w:rPr>
          <w:delText xml:space="preserve"> </w:delText>
        </w:r>
        <w:r w:rsidR="00395431" w:rsidRPr="00BE0232" w:rsidDel="002867E7">
          <w:rPr>
            <w:rFonts w:ascii="Arial" w:hAnsi="Arial" w:cs="Arial"/>
            <w:sz w:val="21"/>
            <w:szCs w:val="21"/>
          </w:rPr>
          <w:delText>Counsel here now recites the key elements of construction from the cited AAO decision:</w:delText>
        </w:r>
      </w:del>
    </w:p>
    <w:p w14:paraId="134B8710" w14:textId="183685CE" w:rsidR="00395431" w:rsidRPr="00BE0232" w:rsidDel="002867E7" w:rsidRDefault="00395431" w:rsidP="00395431">
      <w:pPr>
        <w:autoSpaceDE w:val="0"/>
        <w:autoSpaceDN w:val="0"/>
        <w:adjustRightInd w:val="0"/>
        <w:spacing w:line="360" w:lineRule="auto"/>
        <w:jc w:val="both"/>
        <w:rPr>
          <w:del w:id="151" w:author="Pamidi,Sushma" w:date="2025-12-08T09:36:00Z" w16du:dateUtc="2025-12-08T15:36:00Z"/>
          <w:rFonts w:ascii="Arial" w:hAnsi="Arial" w:cs="Arial"/>
          <w:sz w:val="21"/>
          <w:szCs w:val="21"/>
        </w:rPr>
      </w:pPr>
    </w:p>
    <w:p w14:paraId="538922B7" w14:textId="4D497A60" w:rsidR="00395431" w:rsidRPr="00BE0232" w:rsidDel="002867E7" w:rsidRDefault="00395431" w:rsidP="001E1FCE">
      <w:pPr>
        <w:pStyle w:val="ListParagraph"/>
        <w:numPr>
          <w:ilvl w:val="0"/>
          <w:numId w:val="8"/>
        </w:numPr>
        <w:spacing w:line="360" w:lineRule="auto"/>
        <w:jc w:val="both"/>
        <w:rPr>
          <w:del w:id="152" w:author="Pamidi,Sushma" w:date="2025-12-08T09:36:00Z" w16du:dateUtc="2025-12-08T15:36:00Z"/>
          <w:rFonts w:cs="Arial"/>
          <w:color w:val="833C0B"/>
          <w:szCs w:val="21"/>
        </w:rPr>
      </w:pPr>
      <w:del w:id="153" w:author="Pamidi,Sushma" w:date="2025-12-08T09:36:00Z" w16du:dateUtc="2025-12-08T15:36:00Z">
        <w:r w:rsidRPr="00BE0232" w:rsidDel="002867E7">
          <w:rPr>
            <w:rFonts w:cs="Arial"/>
            <w:color w:val="833C0B"/>
            <w:szCs w:val="21"/>
          </w:rPr>
          <w:delText>A critical role should be apparent from the Petitioner’s impact on the organization</w:delText>
        </w:r>
        <w:r w:rsidR="00122943" w:rsidRPr="00BE0232" w:rsidDel="002867E7">
          <w:rPr>
            <w:rFonts w:cs="Arial"/>
            <w:color w:val="833C0B"/>
            <w:szCs w:val="21"/>
          </w:rPr>
          <w:delText>s</w:delText>
        </w:r>
        <w:r w:rsidRPr="00BE0232" w:rsidDel="002867E7">
          <w:rPr>
            <w:rFonts w:cs="Arial"/>
            <w:color w:val="833C0B"/>
            <w:szCs w:val="21"/>
          </w:rPr>
          <w:delText xml:space="preserve"> or the establishment</w:delText>
        </w:r>
        <w:r w:rsidR="00122943" w:rsidRPr="00BE0232" w:rsidDel="002867E7">
          <w:rPr>
            <w:rFonts w:cs="Arial"/>
            <w:color w:val="833C0B"/>
            <w:szCs w:val="21"/>
          </w:rPr>
          <w:delText>s</w:delText>
        </w:r>
        <w:r w:rsidRPr="00BE0232" w:rsidDel="002867E7">
          <w:rPr>
            <w:rFonts w:cs="Arial"/>
            <w:color w:val="833C0B"/>
            <w:szCs w:val="21"/>
          </w:rPr>
          <w:delText xml:space="preserve">’ achievements. </w:delText>
        </w:r>
      </w:del>
    </w:p>
    <w:p w14:paraId="4F059F45" w14:textId="16E8A0A0" w:rsidR="00395431" w:rsidRPr="00BE0232" w:rsidDel="002867E7" w:rsidRDefault="00395431" w:rsidP="003954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154" w:author="Pamidi,Sushma" w:date="2025-12-08T09:36:00Z" w16du:dateUtc="2025-12-08T15:36:00Z"/>
          <w:rFonts w:ascii="Arial" w:hAnsi="Arial" w:cs="Arial"/>
          <w:sz w:val="21"/>
          <w:szCs w:val="21"/>
        </w:rPr>
      </w:pPr>
    </w:p>
    <w:p w14:paraId="25BBFD46" w14:textId="5307D4F5" w:rsidR="00395431" w:rsidRPr="00BE0232" w:rsidDel="002867E7" w:rsidRDefault="00395431" w:rsidP="00002F63">
      <w:pPr>
        <w:spacing w:line="360" w:lineRule="auto"/>
        <w:ind w:left="360"/>
        <w:jc w:val="both"/>
        <w:rPr>
          <w:del w:id="155" w:author="Pamidi,Sushma" w:date="2025-12-08T09:36:00Z" w16du:dateUtc="2025-12-08T15:36:00Z"/>
          <w:rFonts w:ascii="Arial" w:hAnsi="Arial" w:cs="Arial"/>
          <w:color w:val="000000" w:themeColor="text1"/>
          <w:sz w:val="21"/>
          <w:szCs w:val="21"/>
        </w:rPr>
      </w:pPr>
      <w:del w:id="156" w:author="Pamidi,Sushma" w:date="2025-12-08T09:36:00Z" w16du:dateUtc="2025-12-08T15:36:00Z">
        <w:r w:rsidRPr="00BE0232" w:rsidDel="002867E7">
          <w:rPr>
            <w:rFonts w:ascii="Arial" w:hAnsi="Arial" w:cs="Arial"/>
            <w:color w:val="000000" w:themeColor="text1"/>
            <w:sz w:val="21"/>
            <w:szCs w:val="21"/>
          </w:rPr>
          <w:delText xml:space="preserve">In each instance, the Petitioner’s performance </w:delText>
        </w:r>
        <w:r w:rsidR="00122943" w:rsidRPr="00BE0232" w:rsidDel="002867E7">
          <w:rPr>
            <w:rFonts w:ascii="Arial" w:hAnsi="Arial" w:cs="Arial"/>
            <w:color w:val="000000" w:themeColor="text1"/>
            <w:sz w:val="21"/>
            <w:szCs w:val="21"/>
          </w:rPr>
          <w:delText>of</w:delText>
        </w:r>
        <w:r w:rsidRPr="00BE0232" w:rsidDel="002867E7">
          <w:rPr>
            <w:rFonts w:ascii="Arial" w:hAnsi="Arial" w:cs="Arial"/>
            <w:color w:val="000000" w:themeColor="text1"/>
            <w:sz w:val="21"/>
            <w:szCs w:val="21"/>
          </w:rPr>
          <w:delText xml:space="preserve"> leading and critical roles </w:delText>
        </w:r>
        <w:r w:rsidR="001149C4" w:rsidRPr="00BE0232" w:rsidDel="002867E7">
          <w:rPr>
            <w:rFonts w:ascii="Arial" w:hAnsi="Arial" w:cs="Arial"/>
            <w:color w:val="000000" w:themeColor="text1"/>
            <w:sz w:val="21"/>
            <w:szCs w:val="21"/>
          </w:rPr>
          <w:delText>has</w:delText>
        </w:r>
        <w:r w:rsidRPr="00BE0232" w:rsidDel="002867E7">
          <w:rPr>
            <w:rFonts w:ascii="Arial" w:hAnsi="Arial" w:cs="Arial"/>
            <w:color w:val="000000" w:themeColor="text1"/>
            <w:sz w:val="21"/>
            <w:szCs w:val="21"/>
          </w:rPr>
          <w:delText xml:space="preserve"> had a profound, positive impact </w:delText>
        </w:r>
        <w:r w:rsidR="0056126D" w:rsidRPr="00BE0232" w:rsidDel="002867E7">
          <w:rPr>
            <w:rFonts w:ascii="Arial" w:hAnsi="Arial" w:cs="Arial"/>
            <w:color w:val="000000" w:themeColor="text1"/>
            <w:sz w:val="21"/>
            <w:szCs w:val="21"/>
          </w:rPr>
          <w:delText>o</w:delText>
        </w:r>
        <w:r w:rsidRPr="00BE0232" w:rsidDel="002867E7">
          <w:rPr>
            <w:rFonts w:ascii="Arial" w:hAnsi="Arial" w:cs="Arial"/>
            <w:color w:val="000000" w:themeColor="text1"/>
            <w:sz w:val="21"/>
            <w:szCs w:val="21"/>
          </w:rPr>
          <w:delText xml:space="preserve">n </w:delText>
        </w:r>
        <w:r w:rsidR="000D7560" w:rsidRPr="00BE0232" w:rsidDel="002867E7">
          <w:rPr>
            <w:rFonts w:ascii="Arial" w:hAnsi="Arial" w:cs="Arial"/>
            <w:color w:val="000000" w:themeColor="text1"/>
            <w:sz w:val="21"/>
            <w:szCs w:val="21"/>
          </w:rPr>
          <w:delText>the</w:delText>
        </w:r>
        <w:r w:rsidR="002B1D4E" w:rsidRPr="00BE0232" w:rsidDel="002867E7">
          <w:rPr>
            <w:rFonts w:ascii="Arial" w:hAnsi="Arial" w:cs="Arial"/>
            <w:color w:val="000000" w:themeColor="text1"/>
            <w:sz w:val="21"/>
            <w:szCs w:val="21"/>
          </w:rPr>
          <w:delText xml:space="preserve"> </w:delText>
        </w:r>
        <w:r w:rsidR="00122943" w:rsidRPr="00BE0232" w:rsidDel="002867E7">
          <w:rPr>
            <w:rFonts w:ascii="Arial" w:hAnsi="Arial" w:cs="Arial"/>
            <w:color w:val="000000" w:themeColor="text1"/>
            <w:sz w:val="21"/>
            <w:szCs w:val="21"/>
          </w:rPr>
          <w:delText>organization</w:delText>
        </w:r>
        <w:r w:rsidR="000B39A8" w:rsidRPr="00BE0232" w:rsidDel="002867E7">
          <w:rPr>
            <w:rFonts w:ascii="Arial" w:hAnsi="Arial" w:cs="Arial"/>
            <w:color w:val="000000" w:themeColor="text1"/>
            <w:sz w:val="21"/>
            <w:szCs w:val="21"/>
          </w:rPr>
          <w:delText>s</w:delText>
        </w:r>
        <w:r w:rsidR="00E86A42"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as</w:delText>
        </w:r>
        <w:r w:rsidR="00BB702F"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 xml:space="preserve">whole </w:delText>
        </w:r>
        <w:r w:rsidR="00E86A42" w:rsidRPr="00BE0232" w:rsidDel="002867E7">
          <w:rPr>
            <w:rFonts w:ascii="Arial" w:hAnsi="Arial" w:cs="Arial"/>
            <w:color w:val="000000" w:themeColor="text1"/>
            <w:sz w:val="21"/>
            <w:szCs w:val="21"/>
          </w:rPr>
          <w:delText>entit</w:delText>
        </w:r>
        <w:r w:rsidR="004F4BD3" w:rsidRPr="00BE0232" w:rsidDel="002867E7">
          <w:rPr>
            <w:rFonts w:ascii="Arial" w:hAnsi="Arial" w:cs="Arial"/>
            <w:color w:val="000000" w:themeColor="text1"/>
            <w:sz w:val="21"/>
            <w:szCs w:val="21"/>
          </w:rPr>
          <w:delText>ies</w:delText>
        </w:r>
        <w:r w:rsidRPr="00BE0232" w:rsidDel="002867E7">
          <w:rPr>
            <w:rFonts w:ascii="Arial" w:hAnsi="Arial" w:cs="Arial"/>
            <w:color w:val="000000" w:themeColor="text1"/>
            <w:sz w:val="21"/>
            <w:szCs w:val="21"/>
          </w:rPr>
          <w:delText xml:space="preserve">.  </w:delText>
        </w:r>
      </w:del>
    </w:p>
    <w:p w14:paraId="37F02CCA" w14:textId="6E81B01D" w:rsidR="00395431" w:rsidRPr="00BE0232" w:rsidDel="002867E7" w:rsidRDefault="00395431" w:rsidP="00395431">
      <w:pPr>
        <w:spacing w:line="360" w:lineRule="auto"/>
        <w:jc w:val="both"/>
        <w:rPr>
          <w:del w:id="157" w:author="Pamidi,Sushma" w:date="2025-12-08T09:36:00Z" w16du:dateUtc="2025-12-08T15:36:00Z"/>
          <w:rFonts w:ascii="Arial" w:hAnsi="Arial" w:cs="Arial"/>
          <w:sz w:val="21"/>
          <w:szCs w:val="21"/>
        </w:rPr>
      </w:pPr>
    </w:p>
    <w:p w14:paraId="13F30A5E" w14:textId="55BC72AB" w:rsidR="00395431" w:rsidRPr="00BE0232" w:rsidDel="002867E7" w:rsidRDefault="00395431" w:rsidP="001E1FCE">
      <w:pPr>
        <w:pStyle w:val="ListParagraph"/>
        <w:numPr>
          <w:ilvl w:val="0"/>
          <w:numId w:val="8"/>
        </w:numPr>
        <w:spacing w:line="360" w:lineRule="auto"/>
        <w:jc w:val="both"/>
        <w:rPr>
          <w:del w:id="158" w:author="Pamidi,Sushma" w:date="2025-12-08T09:36:00Z" w16du:dateUtc="2025-12-08T15:36:00Z"/>
          <w:rFonts w:cs="Arial"/>
          <w:color w:val="833C0B"/>
          <w:szCs w:val="21"/>
        </w:rPr>
      </w:pPr>
      <w:del w:id="159" w:author="Pamidi,Sushma" w:date="2025-12-08T09:36:00Z" w16du:dateUtc="2025-12-08T15:36:00Z">
        <w:r w:rsidRPr="00BE0232" w:rsidDel="002867E7">
          <w:rPr>
            <w:rFonts w:cs="Arial"/>
            <w:color w:val="833C0B"/>
            <w:szCs w:val="21"/>
          </w:rPr>
          <w:delText>When establishing a company’s distinguished reputation, it is the Petitioner’s burden to show that the organizations or establishments are marked by eminence, distinction, excellence, or an equivalent reputation.</w:delText>
        </w:r>
      </w:del>
    </w:p>
    <w:p w14:paraId="6DE1687A" w14:textId="3987EDA1" w:rsidR="00395431" w:rsidRPr="00BE0232" w:rsidDel="002867E7" w:rsidRDefault="00395431" w:rsidP="00395431">
      <w:pPr>
        <w:pStyle w:val="ListParagraph"/>
        <w:spacing w:line="360" w:lineRule="auto"/>
        <w:ind w:left="0"/>
        <w:jc w:val="both"/>
        <w:rPr>
          <w:del w:id="160" w:author="Pamidi,Sushma" w:date="2025-12-08T09:36:00Z" w16du:dateUtc="2025-12-08T15:36:00Z"/>
          <w:rFonts w:cs="Arial"/>
          <w:color w:val="833C0B" w:themeColor="accent2" w:themeShade="80"/>
          <w:szCs w:val="21"/>
        </w:rPr>
      </w:pPr>
    </w:p>
    <w:p w14:paraId="7B71F03A" w14:textId="224BF338" w:rsidR="00395431" w:rsidRPr="00BE0232" w:rsidDel="002867E7" w:rsidRDefault="00395431" w:rsidP="00002F63">
      <w:pPr>
        <w:spacing w:line="360" w:lineRule="auto"/>
        <w:ind w:left="360"/>
        <w:jc w:val="both"/>
        <w:rPr>
          <w:del w:id="161" w:author="Pamidi,Sushma" w:date="2025-12-08T09:36:00Z" w16du:dateUtc="2025-12-08T15:36:00Z"/>
          <w:rFonts w:ascii="Arial" w:hAnsi="Arial" w:cs="Arial"/>
          <w:color w:val="000000" w:themeColor="text1"/>
          <w:sz w:val="21"/>
          <w:szCs w:val="21"/>
        </w:rPr>
      </w:pPr>
      <w:del w:id="162" w:author="Pamidi,Sushma" w:date="2025-12-08T09:36:00Z" w16du:dateUtc="2025-12-08T15:36:00Z">
        <w:r w:rsidRPr="00BE0232" w:rsidDel="002867E7">
          <w:rPr>
            <w:rFonts w:ascii="Arial" w:hAnsi="Arial" w:cs="Arial"/>
            <w:color w:val="000000" w:themeColor="text1"/>
            <w:sz w:val="21"/>
            <w:szCs w:val="21"/>
          </w:rPr>
          <w:delText xml:space="preserve">The Petitioner has provided evidence </w:delText>
        </w:r>
        <w:r w:rsidR="00CB7E39" w:rsidRPr="00BE0232" w:rsidDel="002867E7">
          <w:rPr>
            <w:rFonts w:ascii="Arial" w:hAnsi="Arial" w:cs="Arial"/>
            <w:color w:val="000000" w:themeColor="text1"/>
            <w:sz w:val="21"/>
            <w:szCs w:val="21"/>
          </w:rPr>
          <w:delText>of the distinguished reputation</w:delText>
        </w:r>
        <w:r w:rsidRPr="00BE0232" w:rsidDel="002867E7">
          <w:rPr>
            <w:rFonts w:ascii="Arial" w:hAnsi="Arial" w:cs="Arial"/>
            <w:color w:val="000000" w:themeColor="text1"/>
            <w:sz w:val="21"/>
            <w:szCs w:val="21"/>
          </w:rPr>
          <w:delText xml:space="preserve"> of </w:delText>
        </w:r>
        <w:r w:rsidR="00D370DD" w:rsidRPr="00BE0232" w:rsidDel="002867E7">
          <w:rPr>
            <w:rFonts w:ascii="Arial" w:hAnsi="Arial" w:cs="Arial"/>
            <w:bCs/>
            <w:sz w:val="21"/>
            <w:szCs w:val="21"/>
          </w:rPr>
          <w:delText xml:space="preserve">Quotient Technology Inc. </w:delText>
        </w:r>
        <w:r w:rsidR="000B39A8" w:rsidRPr="00BE0232" w:rsidDel="002867E7">
          <w:rPr>
            <w:rFonts w:ascii="Arial" w:hAnsi="Arial" w:cs="Arial"/>
            <w:bCs/>
            <w:sz w:val="21"/>
            <w:szCs w:val="21"/>
          </w:rPr>
          <w:delText xml:space="preserve">and </w:delText>
        </w:r>
        <w:r w:rsidR="00D370DD" w:rsidRPr="00BE0232" w:rsidDel="002867E7">
          <w:rPr>
            <w:rFonts w:ascii="Arial" w:hAnsi="Arial" w:cs="Arial"/>
            <w:bCs/>
            <w:sz w:val="21"/>
            <w:szCs w:val="21"/>
          </w:rPr>
          <w:delText>Crisp Media</w:delText>
        </w:r>
        <w:r w:rsidR="00AE3BD4" w:rsidRPr="00BE0232" w:rsidDel="002867E7">
          <w:rPr>
            <w:rFonts w:ascii="Arial" w:hAnsi="Arial" w:cs="Arial"/>
            <w:bCs/>
            <w:sz w:val="21"/>
            <w:szCs w:val="21"/>
          </w:rPr>
          <w:delText>, Inc</w:delText>
        </w:r>
        <w:r w:rsidR="000766CB" w:rsidRPr="00BE0232" w:rsidDel="002867E7">
          <w:rPr>
            <w:rFonts w:ascii="Arial" w:hAnsi="Arial" w:cs="Arial"/>
            <w:bCs/>
            <w:sz w:val="21"/>
            <w:szCs w:val="21"/>
          </w:rPr>
          <w:delText>.,</w:delText>
        </w:r>
        <w:r w:rsidR="00EE793F"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for which he has performed leading and critical roles.</w:delText>
        </w:r>
      </w:del>
    </w:p>
    <w:p w14:paraId="5D19CE17" w14:textId="56BE5FDE" w:rsidR="00395431" w:rsidRPr="00BE0232" w:rsidDel="002867E7" w:rsidRDefault="00395431" w:rsidP="00395431">
      <w:pPr>
        <w:spacing w:line="360" w:lineRule="auto"/>
        <w:jc w:val="both"/>
        <w:rPr>
          <w:del w:id="163" w:author="Pamidi,Sushma" w:date="2025-12-08T09:36:00Z" w16du:dateUtc="2025-12-08T15:36:00Z"/>
          <w:rFonts w:ascii="Arial" w:hAnsi="Arial" w:cs="Arial"/>
          <w:sz w:val="21"/>
          <w:szCs w:val="21"/>
        </w:rPr>
      </w:pPr>
    </w:p>
    <w:p w14:paraId="42042D49" w14:textId="59F1FD4F" w:rsidR="00395431" w:rsidRPr="00BE0232" w:rsidDel="002867E7" w:rsidRDefault="00395431" w:rsidP="001E1FCE">
      <w:pPr>
        <w:pStyle w:val="ListParagraph"/>
        <w:numPr>
          <w:ilvl w:val="0"/>
          <w:numId w:val="8"/>
        </w:numPr>
        <w:spacing w:line="360" w:lineRule="auto"/>
        <w:jc w:val="both"/>
        <w:rPr>
          <w:del w:id="164" w:author="Pamidi,Sushma" w:date="2025-12-08T09:36:00Z" w16du:dateUtc="2025-12-08T15:36:00Z"/>
          <w:rFonts w:cs="Arial"/>
          <w:color w:val="833C0B"/>
          <w:szCs w:val="21"/>
        </w:rPr>
      </w:pPr>
      <w:del w:id="165" w:author="Pamidi,Sushma" w:date="2025-12-08T09:36:00Z" w16du:dateUtc="2025-12-08T15:36:00Z">
        <w:r w:rsidRPr="00BE0232" w:rsidDel="002867E7">
          <w:rPr>
            <w:rFonts w:cs="Arial"/>
            <w:color w:val="833C0B"/>
            <w:szCs w:val="21"/>
          </w:rPr>
          <w:delText>The letters highlighting the Petitioner’s Leading or Critical role in the organization</w:delText>
        </w:r>
        <w:r w:rsidR="006526E7" w:rsidRPr="00BE0232" w:rsidDel="002867E7">
          <w:rPr>
            <w:rFonts w:cs="Arial"/>
            <w:color w:val="833C0B"/>
            <w:szCs w:val="21"/>
          </w:rPr>
          <w:delText>s</w:delText>
        </w:r>
        <w:r w:rsidRPr="00BE0232" w:rsidDel="002867E7">
          <w:rPr>
            <w:rFonts w:cs="Arial"/>
            <w:color w:val="833C0B"/>
            <w:szCs w:val="21"/>
          </w:rPr>
          <w:delText xml:space="preserve"> should be detailed and supported by corroborating evidence.</w:delText>
        </w:r>
      </w:del>
    </w:p>
    <w:p w14:paraId="354A16B2" w14:textId="338F9E2F" w:rsidR="00395431" w:rsidRPr="00BE0232" w:rsidDel="002867E7" w:rsidRDefault="00395431" w:rsidP="00395431">
      <w:pPr>
        <w:pStyle w:val="ListParagraph"/>
        <w:spacing w:line="360" w:lineRule="auto"/>
        <w:ind w:left="284"/>
        <w:jc w:val="both"/>
        <w:rPr>
          <w:del w:id="166" w:author="Pamidi,Sushma" w:date="2025-12-08T09:36:00Z" w16du:dateUtc="2025-12-08T15:36:00Z"/>
          <w:rFonts w:cs="Arial"/>
          <w:color w:val="632423"/>
          <w:szCs w:val="21"/>
        </w:rPr>
      </w:pPr>
    </w:p>
    <w:p w14:paraId="765587F2" w14:textId="25163A5C" w:rsidR="00395431" w:rsidRPr="00BE0232" w:rsidDel="002867E7" w:rsidRDefault="00395431" w:rsidP="00395431">
      <w:pPr>
        <w:pStyle w:val="ListParagraph"/>
        <w:spacing w:line="360" w:lineRule="auto"/>
        <w:ind w:left="360"/>
        <w:jc w:val="both"/>
        <w:rPr>
          <w:del w:id="167" w:author="Pamidi,Sushma" w:date="2025-12-08T09:36:00Z" w16du:dateUtc="2025-12-08T15:36:00Z"/>
          <w:rFonts w:cs="Arial"/>
          <w:szCs w:val="21"/>
        </w:rPr>
      </w:pPr>
      <w:del w:id="168" w:author="Pamidi,Sushma" w:date="2025-12-08T09:36:00Z" w16du:dateUtc="2025-12-08T15:36:00Z">
        <w:r w:rsidRPr="00BE0232" w:rsidDel="002867E7">
          <w:rPr>
            <w:rFonts w:cs="Arial"/>
            <w:szCs w:val="21"/>
          </w:rPr>
          <w:delText xml:space="preserve">The Petitioner has provided corroborating evidence to verify that </w:delText>
        </w:r>
        <w:r w:rsidR="001A5A72" w:rsidRPr="00BE0232" w:rsidDel="002867E7">
          <w:rPr>
            <w:rFonts w:cs="Arial"/>
            <w:szCs w:val="21"/>
          </w:rPr>
          <w:delText>the</w:delText>
        </w:r>
        <w:r w:rsidRPr="00BE0232" w:rsidDel="002867E7">
          <w:rPr>
            <w:rFonts w:cs="Arial"/>
            <w:szCs w:val="21"/>
          </w:rPr>
          <w:delText xml:space="preserve"> </w:delText>
        </w:r>
        <w:r w:rsidR="00E86A42" w:rsidRPr="00BE0232" w:rsidDel="002867E7">
          <w:rPr>
            <w:rFonts w:cs="Arial"/>
            <w:szCs w:val="21"/>
          </w:rPr>
          <w:delText>role</w:delText>
        </w:r>
        <w:r w:rsidR="00834590" w:rsidRPr="00BE0232" w:rsidDel="002867E7">
          <w:rPr>
            <w:rFonts w:cs="Arial"/>
            <w:szCs w:val="21"/>
          </w:rPr>
          <w:delText>s</w:delText>
        </w:r>
        <w:r w:rsidR="00E86A42" w:rsidRPr="00BE0232" w:rsidDel="002867E7">
          <w:rPr>
            <w:rFonts w:cs="Arial"/>
            <w:szCs w:val="21"/>
          </w:rPr>
          <w:delText xml:space="preserve"> </w:delText>
        </w:r>
        <w:r w:rsidRPr="00BE0232" w:rsidDel="002867E7">
          <w:rPr>
            <w:rFonts w:cs="Arial"/>
            <w:szCs w:val="21"/>
          </w:rPr>
          <w:delText xml:space="preserve">were </w:delText>
        </w:r>
        <w:r w:rsidR="00A36507" w:rsidRPr="00BE0232" w:rsidDel="002867E7">
          <w:rPr>
            <w:rFonts w:cs="Arial"/>
            <w:szCs w:val="21"/>
          </w:rPr>
          <w:delText>genuinely</w:delText>
        </w:r>
        <w:r w:rsidRPr="00BE0232" w:rsidDel="002867E7">
          <w:rPr>
            <w:rFonts w:cs="Arial"/>
            <w:szCs w:val="21"/>
          </w:rPr>
          <w:delText xml:space="preserve"> leading and critical to the </w:delText>
        </w:r>
        <w:r w:rsidR="00E86A42" w:rsidRPr="00BE0232" w:rsidDel="002867E7">
          <w:rPr>
            <w:rFonts w:cs="Arial"/>
            <w:szCs w:val="21"/>
          </w:rPr>
          <w:delText>compan</w:delText>
        </w:r>
        <w:r w:rsidR="000B39A8" w:rsidRPr="00BE0232" w:rsidDel="002867E7">
          <w:rPr>
            <w:rFonts w:cs="Arial"/>
            <w:szCs w:val="21"/>
          </w:rPr>
          <w:delText>ies</w:delText>
        </w:r>
        <w:r w:rsidRPr="00BE0232" w:rsidDel="002867E7">
          <w:rPr>
            <w:rFonts w:cs="Arial"/>
            <w:szCs w:val="21"/>
          </w:rPr>
          <w:delText xml:space="preserve"> as mentioned in detail in the letters.</w:delText>
        </w:r>
      </w:del>
    </w:p>
    <w:p w14:paraId="4A4D5496" w14:textId="60C99437" w:rsidR="00395431" w:rsidRPr="00BE0232" w:rsidDel="002867E7" w:rsidRDefault="00395431" w:rsidP="00395431">
      <w:pPr>
        <w:spacing w:line="360" w:lineRule="auto"/>
        <w:jc w:val="both"/>
        <w:rPr>
          <w:del w:id="169" w:author="Pamidi,Sushma" w:date="2025-12-08T09:36:00Z" w16du:dateUtc="2025-12-08T15:36:00Z"/>
          <w:rFonts w:ascii="Arial" w:hAnsi="Arial" w:cs="Arial"/>
          <w:sz w:val="21"/>
          <w:szCs w:val="21"/>
        </w:rPr>
      </w:pPr>
    </w:p>
    <w:p w14:paraId="13B2DA22" w14:textId="3047F60C" w:rsidR="00BC5097" w:rsidRPr="00BE0232" w:rsidDel="002867E7" w:rsidRDefault="00BC5097" w:rsidP="00BC5097">
      <w:pPr>
        <w:spacing w:line="360" w:lineRule="auto"/>
        <w:ind w:left="360"/>
        <w:jc w:val="both"/>
        <w:rPr>
          <w:del w:id="170" w:author="Pamidi,Sushma" w:date="2025-12-08T09:36:00Z" w16du:dateUtc="2025-12-08T15:36:00Z"/>
          <w:rFonts w:ascii="Arial" w:hAnsi="Arial" w:cs="Arial"/>
          <w:color w:val="000000" w:themeColor="text1"/>
          <w:szCs w:val="21"/>
        </w:rPr>
      </w:pPr>
    </w:p>
    <w:p w14:paraId="4F670372" w14:textId="53B6EBB2" w:rsidR="00395431" w:rsidRPr="00BE0232" w:rsidDel="002867E7" w:rsidRDefault="00395431" w:rsidP="00827CB2">
      <w:pPr>
        <w:spacing w:line="360" w:lineRule="auto"/>
        <w:jc w:val="both"/>
        <w:rPr>
          <w:del w:id="171" w:author="Pamidi,Sushma" w:date="2025-12-08T09:36:00Z" w16du:dateUtc="2025-12-08T15:36:00Z"/>
          <w:rFonts w:ascii="Arial" w:hAnsi="Arial" w:cs="Arial"/>
          <w:color w:val="000000" w:themeColor="text1"/>
          <w:szCs w:val="21"/>
        </w:rPr>
      </w:pPr>
    </w:p>
    <w:p w14:paraId="3DFC15FD" w14:textId="2B7CF47E" w:rsidR="00395431" w:rsidRPr="00BE0232" w:rsidDel="002867E7" w:rsidRDefault="00395431" w:rsidP="00827CB2">
      <w:pPr>
        <w:spacing w:line="360" w:lineRule="auto"/>
        <w:jc w:val="both"/>
        <w:rPr>
          <w:del w:id="172" w:author="Pamidi,Sushma" w:date="2025-12-08T09:36:00Z" w16du:dateUtc="2025-12-08T15:36:00Z"/>
          <w:rFonts w:ascii="Arial" w:hAnsi="Arial" w:cs="Arial"/>
          <w:color w:val="000000" w:themeColor="text1"/>
          <w:szCs w:val="21"/>
        </w:rPr>
      </w:pPr>
    </w:p>
    <w:p w14:paraId="0AE46221" w14:textId="73BC3DAB" w:rsidR="00316C2C" w:rsidRPr="00BE0232" w:rsidDel="002867E7" w:rsidRDefault="00316C2C" w:rsidP="00316C2C">
      <w:pPr>
        <w:spacing w:line="360" w:lineRule="auto"/>
        <w:jc w:val="both"/>
        <w:rPr>
          <w:del w:id="173" w:author="Pamidi,Sushma" w:date="2025-12-08T09:36:00Z" w16du:dateUtc="2025-12-08T15:36:00Z"/>
          <w:rFonts w:ascii="Arial" w:hAnsi="Arial" w:cs="Arial"/>
          <w:b/>
          <w:color w:val="833C0B" w:themeColor="accent2" w:themeShade="80"/>
          <w:sz w:val="21"/>
          <w:szCs w:val="21"/>
        </w:rPr>
      </w:pPr>
    </w:p>
    <w:p w14:paraId="76954FF2" w14:textId="0A61BFFB" w:rsidR="00125970" w:rsidRPr="00BE0232" w:rsidDel="002867E7" w:rsidRDefault="00125970" w:rsidP="00A94E9A">
      <w:pPr>
        <w:widowControl w:val="0"/>
        <w:autoSpaceDE w:val="0"/>
        <w:autoSpaceDN w:val="0"/>
        <w:adjustRightInd w:val="0"/>
        <w:spacing w:line="360" w:lineRule="auto"/>
        <w:jc w:val="center"/>
        <w:rPr>
          <w:del w:id="174" w:author="Pamidi,Sushma" w:date="2025-12-08T09:36:00Z" w16du:dateUtc="2025-12-08T15:36:00Z"/>
          <w:rFonts w:ascii="Arial" w:hAnsi="Arial" w:cs="Arial"/>
          <w:b/>
          <w:color w:val="833C0B" w:themeColor="accent2" w:themeShade="80"/>
          <w:sz w:val="28"/>
          <w:szCs w:val="28"/>
        </w:rPr>
      </w:pPr>
      <w:del w:id="175" w:author="Pamidi,Sushma" w:date="2025-12-08T09:36:00Z" w16du:dateUtc="2025-12-08T15:36:00Z">
        <w:r w:rsidRPr="00BE0232" w:rsidDel="002867E7">
          <w:rPr>
            <w:rFonts w:ascii="Arial" w:hAnsi="Arial" w:cs="Arial"/>
            <w:b/>
            <w:color w:val="833C0B" w:themeColor="accent2" w:themeShade="80"/>
            <w:sz w:val="28"/>
            <w:szCs w:val="28"/>
          </w:rPr>
          <w:delText>The Importance of Establish</w:delText>
        </w:r>
        <w:r w:rsidR="00EF209D" w:rsidRPr="00BE0232" w:rsidDel="002867E7">
          <w:rPr>
            <w:rFonts w:ascii="Arial" w:hAnsi="Arial" w:cs="Arial"/>
            <w:b/>
            <w:color w:val="833C0B" w:themeColor="accent2" w:themeShade="80"/>
            <w:sz w:val="28"/>
            <w:szCs w:val="28"/>
          </w:rPr>
          <w:delText>ing</w:delText>
        </w:r>
        <w:r w:rsidRPr="00BE0232" w:rsidDel="002867E7">
          <w:rPr>
            <w:rFonts w:ascii="Arial" w:hAnsi="Arial" w:cs="Arial"/>
            <w:b/>
            <w:color w:val="833C0B" w:themeColor="accent2" w:themeShade="80"/>
            <w:sz w:val="28"/>
            <w:szCs w:val="28"/>
          </w:rPr>
          <w:delText xml:space="preserve"> the Company’s Distinguished</w:delText>
        </w:r>
        <w:r w:rsidR="007A46BC" w:rsidRPr="00BE0232" w:rsidDel="002867E7">
          <w:rPr>
            <w:rFonts w:ascii="Arial" w:hAnsi="Arial" w:cs="Arial"/>
            <w:b/>
            <w:color w:val="833C0B" w:themeColor="accent2" w:themeShade="80"/>
            <w:sz w:val="28"/>
            <w:szCs w:val="28"/>
          </w:rPr>
          <w:delText xml:space="preserve"> </w:delText>
        </w:r>
        <w:r w:rsidRPr="00BE0232" w:rsidDel="002867E7">
          <w:rPr>
            <w:rFonts w:ascii="Arial" w:hAnsi="Arial" w:cs="Arial"/>
            <w:b/>
            <w:color w:val="833C0B" w:themeColor="accent2" w:themeShade="80"/>
            <w:sz w:val="28"/>
            <w:szCs w:val="28"/>
          </w:rPr>
          <w:delText>Reputation</w:delText>
        </w:r>
      </w:del>
    </w:p>
    <w:p w14:paraId="5BB44714" w14:textId="630EBD06" w:rsidR="00A94E9A" w:rsidRPr="00BE0232" w:rsidDel="002867E7" w:rsidRDefault="00A94E9A" w:rsidP="007F3C77">
      <w:pPr>
        <w:pStyle w:val="NoteLevel11"/>
        <w:numPr>
          <w:ilvl w:val="0"/>
          <w:numId w:val="0"/>
        </w:numPr>
        <w:spacing w:line="360" w:lineRule="auto"/>
        <w:jc w:val="both"/>
        <w:rPr>
          <w:del w:id="176" w:author="Pamidi,Sushma" w:date="2025-12-08T09:36:00Z" w16du:dateUtc="2025-12-08T15:36:00Z"/>
          <w:rFonts w:ascii="Arial" w:hAnsi="Arial" w:cs="Arial"/>
          <w:color w:val="000000" w:themeColor="text1"/>
          <w:szCs w:val="21"/>
          <w:shd w:val="clear" w:color="auto" w:fill="FFFFFF"/>
        </w:rPr>
      </w:pPr>
    </w:p>
    <w:p w14:paraId="79565D88" w14:textId="4C0C37FD" w:rsidR="00125970" w:rsidRPr="00BE0232" w:rsidDel="002867E7" w:rsidRDefault="00D47C63" w:rsidP="007F3C77">
      <w:pPr>
        <w:pStyle w:val="NoteLevel11"/>
        <w:numPr>
          <w:ilvl w:val="0"/>
          <w:numId w:val="0"/>
        </w:numPr>
        <w:spacing w:line="360" w:lineRule="auto"/>
        <w:jc w:val="both"/>
        <w:rPr>
          <w:del w:id="177" w:author="Pamidi,Sushma" w:date="2025-12-08T09:36:00Z" w16du:dateUtc="2025-12-08T15:36:00Z"/>
          <w:rFonts w:ascii="Arial" w:hAnsi="Arial" w:cs="Arial"/>
          <w:szCs w:val="21"/>
        </w:rPr>
      </w:pPr>
      <w:del w:id="178" w:author="Pamidi,Sushma" w:date="2025-12-08T09:36:00Z" w16du:dateUtc="2025-12-08T15:36:00Z">
        <w:r w:rsidRPr="00BE0232" w:rsidDel="002867E7">
          <w:rPr>
            <w:rFonts w:ascii="Arial" w:hAnsi="Arial" w:cs="Arial"/>
            <w:color w:val="000000" w:themeColor="text1"/>
            <w:szCs w:val="21"/>
            <w:shd w:val="clear" w:color="auto" w:fill="FFFFFF"/>
          </w:rPr>
          <w:delText xml:space="preserve">The </w:delText>
        </w:r>
        <w:r w:rsidR="00004D0B" w:rsidRPr="00BE0232" w:rsidDel="002867E7">
          <w:rPr>
            <w:rFonts w:ascii="Arial" w:hAnsi="Arial" w:cs="Arial"/>
          </w:rPr>
          <w:delText xml:space="preserve">USCIS Policy Manual – Volume 6 – Part F – Chapter 2 – </w:delText>
        </w:r>
        <w:r w:rsidRPr="00BE0232" w:rsidDel="002867E7">
          <w:rPr>
            <w:rFonts w:ascii="Arial" w:hAnsi="Arial" w:cs="Arial"/>
          </w:rPr>
          <w:delText xml:space="preserve">Criterion cites </w:delText>
        </w:r>
        <w:r w:rsidR="003B60A0" w:rsidRPr="00BE0232" w:rsidDel="002867E7">
          <w:rPr>
            <w:rFonts w:ascii="Arial" w:hAnsi="Arial" w:cs="Arial"/>
            <w:color w:val="000000" w:themeColor="text1"/>
            <w:szCs w:val="21"/>
            <w:shd w:val="clear" w:color="auto" w:fill="FFFFFF"/>
          </w:rPr>
          <w:delText>Merriam-Webster's online dictionary</w:delText>
        </w:r>
        <w:r w:rsidR="00EF2475" w:rsidRPr="00BE0232" w:rsidDel="002867E7">
          <w:rPr>
            <w:rFonts w:ascii="Arial" w:hAnsi="Arial" w:cs="Arial"/>
            <w:color w:val="000000" w:themeColor="text1"/>
            <w:szCs w:val="21"/>
            <w:shd w:val="clear" w:color="auto" w:fill="FFFFFF"/>
          </w:rPr>
          <w:delText>,</w:delText>
        </w:r>
        <w:r w:rsidR="003B60A0" w:rsidRPr="00BE0232" w:rsidDel="002867E7">
          <w:rPr>
            <w:rFonts w:ascii="Arial" w:hAnsi="Arial" w:cs="Arial"/>
            <w:color w:val="000000" w:themeColor="text1"/>
            <w:szCs w:val="21"/>
            <w:shd w:val="clear" w:color="auto" w:fill="FFFFFF"/>
          </w:rPr>
          <w:delText xml:space="preserve"> which defines “distinguished” as “marked by eminence, distinction, or excellence” or “befitting an eminent person.” This</w:delText>
        </w:r>
        <w:r w:rsidR="00314742" w:rsidRPr="00BE0232" w:rsidDel="002867E7">
          <w:rPr>
            <w:rFonts w:ascii="Arial" w:hAnsi="Arial" w:cs="Arial"/>
            <w:color w:val="000000" w:themeColor="text1"/>
            <w:szCs w:val="21"/>
            <w:shd w:val="clear" w:color="auto" w:fill="FFFFFF"/>
          </w:rPr>
          <w:delText xml:space="preserve"> may be supported by the relative </w:delText>
        </w:r>
        <w:r w:rsidR="00314742" w:rsidRPr="00BE0232" w:rsidDel="002867E7">
          <w:rPr>
            <w:rStyle w:val="Emphasis"/>
            <w:rFonts w:ascii="Arial" w:hAnsi="Arial" w:cs="Arial"/>
            <w:color w:val="000000" w:themeColor="text1"/>
            <w:szCs w:val="21"/>
            <w:bdr w:val="none" w:sz="0" w:space="0" w:color="auto" w:frame="1"/>
            <w:shd w:val="clear" w:color="auto" w:fill="FFFFFF"/>
          </w:rPr>
          <w:delText>size</w:delText>
        </w:r>
        <w:r w:rsidR="00314742" w:rsidRPr="00BE0232" w:rsidDel="002867E7">
          <w:rPr>
            <w:rFonts w:ascii="Arial" w:hAnsi="Arial" w:cs="Arial"/>
            <w:color w:val="000000" w:themeColor="text1"/>
            <w:szCs w:val="21"/>
            <w:shd w:val="clear" w:color="auto" w:fill="FFFFFF"/>
          </w:rPr>
          <w:delText> of the organization or its </w:delText>
        </w:r>
        <w:r w:rsidR="00314742" w:rsidRPr="00BE0232" w:rsidDel="002867E7">
          <w:rPr>
            <w:rStyle w:val="Emphasis"/>
            <w:rFonts w:ascii="Arial" w:hAnsi="Arial" w:cs="Arial"/>
            <w:i w:val="0"/>
            <w:iCs w:val="0"/>
            <w:color w:val="000000" w:themeColor="text1"/>
            <w:szCs w:val="21"/>
            <w:bdr w:val="none" w:sz="0" w:space="0" w:color="auto" w:frame="1"/>
            <w:shd w:val="clear" w:color="auto" w:fill="FFFFFF"/>
          </w:rPr>
          <w:delText>longevity</w:delText>
        </w:r>
        <w:r w:rsidR="00314742" w:rsidRPr="00BE0232" w:rsidDel="002867E7">
          <w:rPr>
            <w:rFonts w:ascii="Arial" w:hAnsi="Arial" w:cs="Arial"/>
            <w:i/>
            <w:iCs/>
            <w:color w:val="000000" w:themeColor="text1"/>
            <w:szCs w:val="21"/>
            <w:shd w:val="clear" w:color="auto" w:fill="FFFFFF"/>
          </w:rPr>
          <w:delText>.</w:delText>
        </w:r>
        <w:r w:rsidR="00314742" w:rsidRPr="00BE0232" w:rsidDel="002867E7">
          <w:rPr>
            <w:rFonts w:ascii="Arial" w:hAnsi="Arial" w:cs="Arial"/>
            <w:color w:val="000000" w:themeColor="text1"/>
            <w:szCs w:val="21"/>
            <w:shd w:val="clear" w:color="auto" w:fill="FFFFFF"/>
          </w:rPr>
          <w:delText xml:space="preserve"> Other evidence of distinction can also be used, such as evidence of the organization being recognized as a frontrunner in the industry through awards, </w:delText>
        </w:r>
        <w:r w:rsidR="0010403E" w:rsidRPr="00BE0232" w:rsidDel="002867E7">
          <w:rPr>
            <w:rFonts w:ascii="Arial" w:hAnsi="Arial" w:cs="Arial"/>
            <w:color w:val="000000" w:themeColor="text1"/>
            <w:szCs w:val="21"/>
            <w:shd w:val="clear" w:color="auto" w:fill="FFFFFF"/>
          </w:rPr>
          <w:delText>third-party rankings</w:delText>
        </w:r>
        <w:r w:rsidR="007F3C77" w:rsidRPr="00BE0232" w:rsidDel="002867E7">
          <w:rPr>
            <w:rFonts w:ascii="Arial" w:hAnsi="Arial" w:cs="Arial"/>
            <w:color w:val="000000" w:themeColor="text1"/>
            <w:szCs w:val="21"/>
            <w:shd w:val="clear" w:color="auto" w:fill="FFFFFF"/>
          </w:rPr>
          <w:delText>,</w:delText>
        </w:r>
        <w:r w:rsidR="00314742" w:rsidRPr="00BE0232" w:rsidDel="002867E7">
          <w:rPr>
            <w:rFonts w:ascii="Arial" w:hAnsi="Arial" w:cs="Arial"/>
            <w:color w:val="000000" w:themeColor="text1"/>
            <w:szCs w:val="21"/>
            <w:shd w:val="clear" w:color="auto" w:fill="FFFFFF"/>
          </w:rPr>
          <w:delText xml:space="preserve"> and general </w:delText>
        </w:r>
        <w:r w:rsidR="0005337B" w:rsidRPr="00BE0232" w:rsidDel="002867E7">
          <w:rPr>
            <w:rFonts w:ascii="Arial" w:hAnsi="Arial" w:cs="Arial"/>
            <w:color w:val="000000" w:themeColor="text1"/>
            <w:szCs w:val="21"/>
            <w:shd w:val="clear" w:color="auto" w:fill="FFFFFF"/>
          </w:rPr>
          <w:delText xml:space="preserve">press articles </w:delText>
        </w:r>
        <w:r w:rsidR="00314742" w:rsidRPr="00BE0232" w:rsidDel="002867E7">
          <w:rPr>
            <w:rFonts w:ascii="Arial" w:hAnsi="Arial" w:cs="Arial"/>
            <w:color w:val="000000" w:themeColor="text1"/>
            <w:szCs w:val="21"/>
            <w:shd w:val="clear" w:color="auto" w:fill="FFFFFF"/>
          </w:rPr>
          <w:delText>or public discourse.</w:delText>
        </w:r>
        <w:r w:rsidR="007F3C77" w:rsidRPr="00BE0232" w:rsidDel="002867E7">
          <w:rPr>
            <w:rFonts w:ascii="Arial" w:hAnsi="Arial" w:cs="Arial"/>
            <w:color w:val="000000" w:themeColor="text1"/>
            <w:szCs w:val="21"/>
            <w:shd w:val="clear" w:color="auto" w:fill="FFFFFF"/>
          </w:rPr>
          <w:delText xml:space="preserve"> </w:delText>
        </w:r>
        <w:r w:rsidR="00125970" w:rsidRPr="00BE0232" w:rsidDel="002867E7">
          <w:rPr>
            <w:rFonts w:ascii="Arial" w:hAnsi="Arial" w:cs="Arial"/>
            <w:szCs w:val="21"/>
          </w:rPr>
          <w:delText xml:space="preserve">In this present case under </w:delText>
        </w:r>
        <w:r w:rsidR="003B60A0" w:rsidRPr="00BE0232" w:rsidDel="002867E7">
          <w:rPr>
            <w:rFonts w:ascii="Arial" w:hAnsi="Arial" w:cs="Arial"/>
            <w:szCs w:val="21"/>
          </w:rPr>
          <w:delText xml:space="preserve">review, </w:delText>
        </w:r>
        <w:r w:rsidR="00125970" w:rsidRPr="00BE0232" w:rsidDel="002867E7">
          <w:rPr>
            <w:rFonts w:ascii="Arial" w:hAnsi="Arial" w:cs="Arial"/>
            <w:szCs w:val="21"/>
          </w:rPr>
          <w:delText xml:space="preserve">the evidence presented will not only show full satisfaction </w:delText>
        </w:r>
        <w:r w:rsidR="00F846E8" w:rsidRPr="00BE0232" w:rsidDel="002867E7">
          <w:rPr>
            <w:rFonts w:ascii="Arial" w:hAnsi="Arial" w:cs="Arial"/>
            <w:szCs w:val="21"/>
          </w:rPr>
          <w:delText>in</w:delText>
        </w:r>
        <w:r w:rsidR="00125970" w:rsidRPr="00BE0232" w:rsidDel="002867E7">
          <w:rPr>
            <w:rFonts w:ascii="Arial" w:hAnsi="Arial" w:cs="Arial"/>
            <w:szCs w:val="21"/>
          </w:rPr>
          <w:delText xml:space="preserve"> the leading or </w:delText>
        </w:r>
        <w:r w:rsidR="00F846E8" w:rsidDel="002867E7">
          <w:rPr>
            <w:rFonts w:ascii="Arial" w:hAnsi="Arial" w:cs="Arial"/>
            <w:szCs w:val="21"/>
          </w:rPr>
          <w:delText>c</w:delText>
        </w:r>
        <w:r w:rsidR="00125970" w:rsidRPr="00BE0232" w:rsidDel="002867E7">
          <w:rPr>
            <w:rFonts w:ascii="Arial" w:hAnsi="Arial" w:cs="Arial"/>
            <w:szCs w:val="21"/>
          </w:rPr>
          <w:delText xml:space="preserve">ritical roles </w:delText>
        </w:r>
        <w:r w:rsidR="001149C4" w:rsidRPr="00BE0232" w:rsidDel="002867E7">
          <w:rPr>
            <w:rFonts w:ascii="Arial" w:hAnsi="Arial" w:cs="Arial"/>
            <w:szCs w:val="21"/>
          </w:rPr>
          <w:delText xml:space="preserve">but also show that </w:delText>
        </w:r>
        <w:r w:rsidR="003B60A0" w:rsidRPr="00BE0232" w:rsidDel="002867E7">
          <w:rPr>
            <w:rFonts w:ascii="Arial" w:hAnsi="Arial" w:cs="Arial"/>
            <w:szCs w:val="21"/>
          </w:rPr>
          <w:delText>the</w:delText>
        </w:r>
        <w:r w:rsidR="007F348B" w:rsidRPr="00BE0232" w:rsidDel="002867E7">
          <w:rPr>
            <w:rFonts w:ascii="Arial" w:hAnsi="Arial" w:cs="Arial"/>
            <w:szCs w:val="21"/>
          </w:rPr>
          <w:delText xml:space="preserve"> </w:delText>
        </w:r>
        <w:r w:rsidR="00E86A42" w:rsidRPr="00BE0232" w:rsidDel="002867E7">
          <w:rPr>
            <w:rFonts w:ascii="Arial" w:hAnsi="Arial" w:cs="Arial"/>
            <w:szCs w:val="21"/>
          </w:rPr>
          <w:delText>company</w:delText>
        </w:r>
        <w:r w:rsidR="00125970" w:rsidRPr="00BE0232" w:rsidDel="002867E7">
          <w:rPr>
            <w:rFonts w:ascii="Arial" w:hAnsi="Arial" w:cs="Arial"/>
            <w:szCs w:val="21"/>
          </w:rPr>
          <w:delText xml:space="preserve"> </w:delText>
        </w:r>
        <w:r w:rsidR="00E86A42" w:rsidRPr="00BE0232" w:rsidDel="002867E7">
          <w:rPr>
            <w:rFonts w:ascii="Arial" w:hAnsi="Arial" w:cs="Arial"/>
            <w:szCs w:val="21"/>
          </w:rPr>
          <w:delText>has</w:delText>
        </w:r>
        <w:r w:rsidR="00125970" w:rsidRPr="00BE0232" w:rsidDel="002867E7">
          <w:rPr>
            <w:rFonts w:ascii="Arial" w:hAnsi="Arial" w:cs="Arial"/>
            <w:szCs w:val="21"/>
          </w:rPr>
          <w:delText xml:space="preserve"> a distinguished reputation. </w:delText>
        </w:r>
      </w:del>
    </w:p>
    <w:p w14:paraId="014F1509" w14:textId="0BCCC5F2" w:rsidR="0010403E" w:rsidRPr="00BE0232" w:rsidDel="002867E7" w:rsidRDefault="0010403E" w:rsidP="0010403E">
      <w:pPr>
        <w:spacing w:line="360" w:lineRule="auto"/>
        <w:jc w:val="both"/>
        <w:rPr>
          <w:del w:id="179" w:author="Pamidi,Sushma" w:date="2025-12-08T09:36:00Z" w16du:dateUtc="2025-12-08T15:36:00Z"/>
          <w:rFonts w:ascii="Arial" w:hAnsi="Arial" w:cs="Arial"/>
          <w:sz w:val="21"/>
          <w:szCs w:val="21"/>
        </w:rPr>
      </w:pPr>
    </w:p>
    <w:p w14:paraId="5DACAE33" w14:textId="6F5897B1" w:rsidR="00125970" w:rsidRPr="00BE0232" w:rsidDel="002867E7" w:rsidRDefault="00D47C63" w:rsidP="00A94E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180" w:author="Pamidi,Sushma" w:date="2025-12-08T09:36:00Z" w16du:dateUtc="2025-12-08T15:36:00Z"/>
          <w:rFonts w:ascii="Arial" w:hAnsi="Arial" w:cs="Arial"/>
          <w:b/>
          <w:bCs/>
          <w:color w:val="000000" w:themeColor="text1"/>
          <w:sz w:val="28"/>
          <w:szCs w:val="21"/>
        </w:rPr>
      </w:pPr>
      <w:del w:id="181" w:author="Pamidi,Sushma" w:date="2025-12-08T09:36:00Z" w16du:dateUtc="2025-12-08T15:36:00Z">
        <w:r w:rsidRPr="00BE0232" w:rsidDel="002867E7">
          <w:rPr>
            <w:rFonts w:ascii="Arial" w:hAnsi="Arial" w:cs="Arial"/>
            <w:color w:val="000000" w:themeColor="text1"/>
            <w:sz w:val="21"/>
            <w:szCs w:val="21"/>
            <w:shd w:val="clear" w:color="auto" w:fill="FFFFFF"/>
          </w:rPr>
          <w:delText>In accordance with the Policy Manual, Counsel submits below letters from persons with personal knowledge of the significance of the Petitioner’s leading or critical role</w:delText>
        </w:r>
        <w:r w:rsidR="00D31E2B" w:rsidRPr="00BE0232" w:rsidDel="002867E7">
          <w:rPr>
            <w:rFonts w:ascii="Arial" w:hAnsi="Arial" w:cs="Arial"/>
            <w:color w:val="000000" w:themeColor="text1"/>
            <w:sz w:val="21"/>
            <w:szCs w:val="21"/>
            <w:shd w:val="clear" w:color="auto" w:fill="FFFFFF"/>
          </w:rPr>
          <w:delText>,</w:delText>
        </w:r>
        <w:r w:rsidRPr="00BE0232" w:rsidDel="002867E7">
          <w:rPr>
            <w:rFonts w:ascii="Arial" w:hAnsi="Arial" w:cs="Arial"/>
            <w:color w:val="000000" w:themeColor="text1"/>
            <w:sz w:val="21"/>
            <w:szCs w:val="21"/>
            <w:shd w:val="clear" w:color="auto" w:fill="FFFFFF"/>
          </w:rPr>
          <w:delText xml:space="preserve"> which contain detailed and probative information that specifically addresses how the Petitioner’s role for the organization, establishment, division, or department was leading or critical. </w:delText>
        </w:r>
        <w:r w:rsidR="00C75196" w:rsidRPr="00BE0232" w:rsidDel="002867E7">
          <w:rPr>
            <w:rFonts w:ascii="Arial" w:hAnsi="Arial" w:cs="Arial"/>
            <w:color w:val="000000" w:themeColor="text1"/>
            <w:sz w:val="21"/>
            <w:szCs w:val="21"/>
            <w:shd w:val="clear" w:color="auto" w:fill="FFFFFF"/>
          </w:rPr>
          <w:delText xml:space="preserve">Each letter includes the </w:delText>
        </w:r>
        <w:r w:rsidR="00C75196" w:rsidRPr="00BE0232" w:rsidDel="002867E7">
          <w:rPr>
            <w:rFonts w:ascii="Arial" w:hAnsi="Arial" w:cs="Arial"/>
            <w:sz w:val="21"/>
            <w:szCs w:val="21"/>
          </w:rPr>
          <w:delText>name, address, and title of the writer and a specific description of the duties performed by the Petitioner.</w:delText>
        </w:r>
      </w:del>
    </w:p>
    <w:p w14:paraId="03E57BD7" w14:textId="34C055AA" w:rsidR="00A94E9A" w:rsidRPr="00BE0232" w:rsidDel="002867E7" w:rsidRDefault="00A94E9A" w:rsidP="00A94E9A">
      <w:pPr>
        <w:widowControl w:val="0"/>
        <w:autoSpaceDE w:val="0"/>
        <w:autoSpaceDN w:val="0"/>
        <w:adjustRightInd w:val="0"/>
        <w:spacing w:line="360" w:lineRule="auto"/>
        <w:jc w:val="center"/>
        <w:rPr>
          <w:del w:id="182" w:author="Pamidi,Sushma" w:date="2025-12-08T09:36:00Z" w16du:dateUtc="2025-12-08T15:36:00Z"/>
          <w:rFonts w:ascii="Arial" w:hAnsi="Arial" w:cs="Arial"/>
          <w:b/>
          <w:color w:val="833C0B" w:themeColor="accent2" w:themeShade="80"/>
        </w:rPr>
      </w:pPr>
    </w:p>
    <w:p w14:paraId="44A3D303" w14:textId="7DA9DD4D" w:rsidR="0010403E" w:rsidRPr="00BE0232" w:rsidDel="002867E7" w:rsidRDefault="0010403E" w:rsidP="00A94E9A">
      <w:pPr>
        <w:widowControl w:val="0"/>
        <w:autoSpaceDE w:val="0"/>
        <w:autoSpaceDN w:val="0"/>
        <w:adjustRightInd w:val="0"/>
        <w:spacing w:line="360" w:lineRule="auto"/>
        <w:jc w:val="center"/>
        <w:rPr>
          <w:del w:id="183" w:author="Pamidi,Sushma" w:date="2025-12-08T09:36:00Z" w16du:dateUtc="2025-12-08T15:36:00Z"/>
          <w:rFonts w:ascii="Arial" w:hAnsi="Arial" w:cs="Arial"/>
          <w:b/>
          <w:color w:val="833C0B" w:themeColor="accent2" w:themeShade="80"/>
        </w:rPr>
      </w:pPr>
      <w:del w:id="184" w:author="Pamidi,Sushma" w:date="2025-12-08T09:36:00Z" w16du:dateUtc="2025-12-08T15:36:00Z">
        <w:r w:rsidRPr="00BE0232" w:rsidDel="002867E7">
          <w:rPr>
            <w:rFonts w:ascii="Arial" w:hAnsi="Arial" w:cs="Arial"/>
            <w:b/>
            <w:color w:val="833C0B" w:themeColor="accent2" w:themeShade="80"/>
          </w:rPr>
          <w:delText>About the Structure of Leading or Critical Role Letters Presented</w:delText>
        </w:r>
      </w:del>
    </w:p>
    <w:p w14:paraId="72CEC5FB" w14:textId="789BD4F8" w:rsidR="00A94E9A" w:rsidRPr="00BE0232" w:rsidDel="002867E7" w:rsidRDefault="00A94E9A" w:rsidP="0010403E">
      <w:pPr>
        <w:shd w:val="clear" w:color="auto" w:fill="FFFFFF"/>
        <w:spacing w:line="360" w:lineRule="auto"/>
        <w:jc w:val="both"/>
        <w:rPr>
          <w:del w:id="185" w:author="Pamidi,Sushma" w:date="2025-12-08T09:36:00Z" w16du:dateUtc="2025-12-08T15:36:00Z"/>
          <w:rFonts w:ascii="Arial" w:hAnsi="Arial" w:cs="Arial"/>
          <w:iCs/>
          <w:sz w:val="21"/>
          <w:szCs w:val="21"/>
        </w:rPr>
      </w:pPr>
    </w:p>
    <w:p w14:paraId="5BE2F6ED" w14:textId="59456187" w:rsidR="0010403E" w:rsidRPr="00BE0232" w:rsidDel="002867E7" w:rsidRDefault="0010403E" w:rsidP="0010403E">
      <w:pPr>
        <w:shd w:val="clear" w:color="auto" w:fill="FFFFFF"/>
        <w:spacing w:line="360" w:lineRule="auto"/>
        <w:jc w:val="both"/>
        <w:rPr>
          <w:del w:id="186" w:author="Pamidi,Sushma" w:date="2025-12-08T09:36:00Z" w16du:dateUtc="2025-12-08T15:36:00Z"/>
          <w:rFonts w:ascii="Arial" w:hAnsi="Arial" w:cs="Arial"/>
          <w:iCs/>
          <w:sz w:val="21"/>
          <w:szCs w:val="21"/>
        </w:rPr>
      </w:pPr>
      <w:del w:id="187" w:author="Pamidi,Sushma" w:date="2025-12-08T09:36:00Z" w16du:dateUtc="2025-12-08T15:36:00Z">
        <w:r w:rsidRPr="00BE0232" w:rsidDel="002867E7">
          <w:rPr>
            <w:rFonts w:ascii="Arial" w:hAnsi="Arial" w:cs="Arial"/>
            <w:iCs/>
            <w:sz w:val="21"/>
            <w:szCs w:val="21"/>
          </w:rPr>
          <w:delText xml:space="preserve">Counsel has studied the key elements that each Critical Role should examine as follows: </w:delText>
        </w:r>
      </w:del>
    </w:p>
    <w:p w14:paraId="2D27BDF6" w14:textId="55BB521B" w:rsidR="0010403E" w:rsidRPr="00BE0232" w:rsidDel="002867E7" w:rsidRDefault="0010403E" w:rsidP="0010403E">
      <w:pPr>
        <w:shd w:val="clear" w:color="auto" w:fill="FFFFFF"/>
        <w:spacing w:line="360" w:lineRule="auto"/>
        <w:jc w:val="both"/>
        <w:rPr>
          <w:del w:id="188" w:author="Pamidi,Sushma" w:date="2025-12-08T09:36:00Z" w16du:dateUtc="2025-12-08T15:36:00Z"/>
          <w:rFonts w:ascii="Arial" w:hAnsi="Arial" w:cs="Arial"/>
          <w:iCs/>
          <w:sz w:val="21"/>
          <w:szCs w:val="21"/>
        </w:rPr>
      </w:pPr>
    </w:p>
    <w:p w14:paraId="68AF545E" w14:textId="79F9559F" w:rsidR="0010403E" w:rsidRPr="00BE0232" w:rsidDel="002867E7" w:rsidRDefault="0010403E" w:rsidP="0010403E">
      <w:pPr>
        <w:pStyle w:val="ListParagraph"/>
        <w:numPr>
          <w:ilvl w:val="0"/>
          <w:numId w:val="2"/>
        </w:numPr>
        <w:shd w:val="clear" w:color="auto" w:fill="FFFFFF"/>
        <w:spacing w:line="360" w:lineRule="auto"/>
        <w:ind w:left="0" w:firstLine="0"/>
        <w:jc w:val="both"/>
        <w:rPr>
          <w:del w:id="189" w:author="Pamidi,Sushma" w:date="2025-12-08T09:36:00Z" w16du:dateUtc="2025-12-08T15:36:00Z"/>
          <w:rFonts w:cs="Arial"/>
          <w:iCs/>
          <w:szCs w:val="21"/>
        </w:rPr>
      </w:pPr>
      <w:del w:id="190" w:author="Pamidi,Sushma" w:date="2025-12-08T09:36:00Z" w16du:dateUtc="2025-12-08T15:36:00Z">
        <w:r w:rsidRPr="00BE0232" w:rsidDel="002867E7">
          <w:rPr>
            <w:rFonts w:cs="Arial"/>
            <w:iCs/>
            <w:szCs w:val="21"/>
          </w:rPr>
          <w:delText xml:space="preserve">Introduction to the </w:delText>
        </w:r>
        <w:r w:rsidR="00A2531F" w:rsidRPr="00BE0232" w:rsidDel="002867E7">
          <w:rPr>
            <w:rFonts w:cs="Arial"/>
            <w:iCs/>
            <w:szCs w:val="21"/>
          </w:rPr>
          <w:delText>Author.</w:delText>
        </w:r>
      </w:del>
    </w:p>
    <w:p w14:paraId="2944775C" w14:textId="514DE7DA" w:rsidR="0010403E" w:rsidRPr="00BE0232" w:rsidDel="002867E7" w:rsidRDefault="0010403E" w:rsidP="0010403E">
      <w:pPr>
        <w:pStyle w:val="ListParagraph"/>
        <w:numPr>
          <w:ilvl w:val="0"/>
          <w:numId w:val="2"/>
        </w:numPr>
        <w:shd w:val="clear" w:color="auto" w:fill="FFFFFF"/>
        <w:spacing w:line="360" w:lineRule="auto"/>
        <w:ind w:left="0" w:firstLine="0"/>
        <w:jc w:val="both"/>
        <w:rPr>
          <w:del w:id="191" w:author="Pamidi,Sushma" w:date="2025-12-08T09:36:00Z" w16du:dateUtc="2025-12-08T15:36:00Z"/>
          <w:rFonts w:cs="Arial"/>
          <w:iCs/>
          <w:szCs w:val="21"/>
        </w:rPr>
      </w:pPr>
      <w:del w:id="192" w:author="Pamidi,Sushma" w:date="2025-12-08T09:36:00Z" w16du:dateUtc="2025-12-08T15:36:00Z">
        <w:r w:rsidRPr="00BE0232" w:rsidDel="002867E7">
          <w:rPr>
            <w:rFonts w:cs="Arial"/>
            <w:iCs/>
            <w:szCs w:val="21"/>
          </w:rPr>
          <w:delText>About the Company and its industry achievements/</w:delText>
        </w:r>
        <w:r w:rsidR="00A2531F" w:rsidRPr="00BE0232" w:rsidDel="002867E7">
          <w:rPr>
            <w:rFonts w:cs="Arial"/>
            <w:iCs/>
            <w:szCs w:val="21"/>
          </w:rPr>
          <w:delText>recognition.</w:delText>
        </w:r>
      </w:del>
    </w:p>
    <w:p w14:paraId="42A3DCC3" w14:textId="724935A7" w:rsidR="0010403E" w:rsidRPr="00BE0232" w:rsidDel="002867E7" w:rsidRDefault="0010403E" w:rsidP="0010403E">
      <w:pPr>
        <w:pStyle w:val="ListParagraph"/>
        <w:numPr>
          <w:ilvl w:val="0"/>
          <w:numId w:val="2"/>
        </w:numPr>
        <w:shd w:val="clear" w:color="auto" w:fill="FFFFFF"/>
        <w:spacing w:line="360" w:lineRule="auto"/>
        <w:ind w:left="0" w:firstLine="0"/>
        <w:jc w:val="both"/>
        <w:rPr>
          <w:del w:id="193" w:author="Pamidi,Sushma" w:date="2025-12-08T09:36:00Z" w16du:dateUtc="2025-12-08T15:36:00Z"/>
          <w:rFonts w:cs="Arial"/>
          <w:iCs/>
          <w:szCs w:val="21"/>
        </w:rPr>
      </w:pPr>
      <w:del w:id="194" w:author="Pamidi,Sushma" w:date="2025-12-08T09:36:00Z" w16du:dateUtc="2025-12-08T15:36:00Z">
        <w:r w:rsidRPr="00BE0232" w:rsidDel="002867E7">
          <w:rPr>
            <w:rFonts w:cs="Arial"/>
            <w:iCs/>
            <w:szCs w:val="21"/>
          </w:rPr>
          <w:delText xml:space="preserve">Description as to why the position should be considered as a leading </w:delText>
        </w:r>
        <w:r w:rsidR="00A2531F" w:rsidRPr="00BE0232" w:rsidDel="002867E7">
          <w:rPr>
            <w:rFonts w:cs="Arial"/>
            <w:iCs/>
            <w:szCs w:val="21"/>
          </w:rPr>
          <w:delText>role.</w:delText>
        </w:r>
      </w:del>
    </w:p>
    <w:p w14:paraId="2359049A" w14:textId="58D64861" w:rsidR="0010403E" w:rsidRPr="00BE0232" w:rsidDel="002867E7" w:rsidRDefault="0010403E" w:rsidP="0010403E">
      <w:pPr>
        <w:pStyle w:val="ListParagraph"/>
        <w:numPr>
          <w:ilvl w:val="0"/>
          <w:numId w:val="2"/>
        </w:numPr>
        <w:shd w:val="clear" w:color="auto" w:fill="FFFFFF"/>
        <w:spacing w:line="360" w:lineRule="auto"/>
        <w:ind w:left="0" w:firstLine="0"/>
        <w:jc w:val="both"/>
        <w:rPr>
          <w:del w:id="195" w:author="Pamidi,Sushma" w:date="2025-12-08T09:36:00Z" w16du:dateUtc="2025-12-08T15:36:00Z"/>
          <w:rFonts w:cs="Arial"/>
          <w:iCs/>
          <w:szCs w:val="21"/>
        </w:rPr>
      </w:pPr>
      <w:del w:id="196" w:author="Pamidi,Sushma" w:date="2025-12-08T09:36:00Z" w16du:dateUtc="2025-12-08T15:36:00Z">
        <w:r w:rsidRPr="00BE0232" w:rsidDel="002867E7">
          <w:rPr>
            <w:rFonts w:cs="Arial"/>
            <w:iCs/>
            <w:szCs w:val="21"/>
          </w:rPr>
          <w:delText xml:space="preserve">Description as to why the position should be considered as also a critical </w:delText>
        </w:r>
        <w:r w:rsidR="00A2531F" w:rsidRPr="00BE0232" w:rsidDel="002867E7">
          <w:rPr>
            <w:rFonts w:cs="Arial"/>
            <w:iCs/>
            <w:szCs w:val="21"/>
          </w:rPr>
          <w:delText>role.</w:delText>
        </w:r>
      </w:del>
    </w:p>
    <w:p w14:paraId="291240AB" w14:textId="522F7C9B" w:rsidR="0010403E" w:rsidRPr="00BE0232" w:rsidDel="002867E7" w:rsidRDefault="0010403E" w:rsidP="0010403E">
      <w:pPr>
        <w:pStyle w:val="ListParagraph"/>
        <w:numPr>
          <w:ilvl w:val="0"/>
          <w:numId w:val="2"/>
        </w:numPr>
        <w:shd w:val="clear" w:color="auto" w:fill="FFFFFF"/>
        <w:spacing w:line="360" w:lineRule="auto"/>
        <w:ind w:left="0" w:firstLine="0"/>
        <w:jc w:val="both"/>
        <w:rPr>
          <w:del w:id="197" w:author="Pamidi,Sushma" w:date="2025-12-08T09:36:00Z" w16du:dateUtc="2025-12-08T15:36:00Z"/>
          <w:rFonts w:cs="Arial"/>
          <w:iCs/>
          <w:szCs w:val="21"/>
        </w:rPr>
      </w:pPr>
      <w:del w:id="198" w:author="Pamidi,Sushma" w:date="2025-12-08T09:36:00Z" w16du:dateUtc="2025-12-08T15:36:00Z">
        <w:r w:rsidRPr="00BE0232" w:rsidDel="002867E7">
          <w:rPr>
            <w:rFonts w:cs="Arial"/>
            <w:iCs/>
            <w:szCs w:val="21"/>
          </w:rPr>
          <w:delText xml:space="preserve">How and why Person’s work impacts the company as a </w:delText>
        </w:r>
        <w:r w:rsidR="00A2531F" w:rsidRPr="00BE0232" w:rsidDel="002867E7">
          <w:rPr>
            <w:rFonts w:cs="Arial"/>
            <w:iCs/>
            <w:szCs w:val="21"/>
          </w:rPr>
          <w:delText>whole.</w:delText>
        </w:r>
      </w:del>
    </w:p>
    <w:p w14:paraId="3C47A6DB" w14:textId="2B1E60D4" w:rsidR="0010403E" w:rsidRPr="00BE0232" w:rsidDel="002867E7" w:rsidRDefault="0010403E" w:rsidP="0010403E">
      <w:pPr>
        <w:pStyle w:val="ListParagraph"/>
        <w:numPr>
          <w:ilvl w:val="0"/>
          <w:numId w:val="2"/>
        </w:numPr>
        <w:shd w:val="clear" w:color="auto" w:fill="FFFFFF"/>
        <w:spacing w:line="360" w:lineRule="auto"/>
        <w:ind w:left="0" w:firstLine="0"/>
        <w:jc w:val="both"/>
        <w:rPr>
          <w:del w:id="199" w:author="Pamidi,Sushma" w:date="2025-12-08T09:36:00Z" w16du:dateUtc="2025-12-08T15:36:00Z"/>
          <w:rFonts w:cs="Arial"/>
          <w:iCs/>
          <w:szCs w:val="21"/>
        </w:rPr>
      </w:pPr>
      <w:del w:id="200" w:author="Pamidi,Sushma" w:date="2025-12-08T09:36:00Z" w16du:dateUtc="2025-12-08T15:36:00Z">
        <w:r w:rsidRPr="00BE0232" w:rsidDel="002867E7">
          <w:rPr>
            <w:rFonts w:cs="Arial"/>
            <w:iCs/>
            <w:szCs w:val="21"/>
          </w:rPr>
          <w:delText xml:space="preserve">Why this person should be considered at the top of this </w:delText>
        </w:r>
        <w:r w:rsidR="00A2531F" w:rsidRPr="00BE0232" w:rsidDel="002867E7">
          <w:rPr>
            <w:rFonts w:cs="Arial"/>
            <w:iCs/>
            <w:szCs w:val="21"/>
          </w:rPr>
          <w:delText>field.</w:delText>
        </w:r>
      </w:del>
    </w:p>
    <w:p w14:paraId="23D8E505" w14:textId="47756D06" w:rsidR="0010403E" w:rsidRPr="00BE0232" w:rsidDel="002867E7" w:rsidRDefault="0010403E" w:rsidP="0010403E">
      <w:pPr>
        <w:pStyle w:val="ListParagraph"/>
        <w:shd w:val="clear" w:color="auto" w:fill="FFFFFF"/>
        <w:spacing w:line="360" w:lineRule="auto"/>
        <w:ind w:left="0"/>
        <w:jc w:val="both"/>
        <w:rPr>
          <w:del w:id="201" w:author="Pamidi,Sushma" w:date="2025-12-08T09:36:00Z" w16du:dateUtc="2025-12-08T15:36:00Z"/>
          <w:rFonts w:cs="Arial"/>
          <w:iCs/>
          <w:szCs w:val="21"/>
        </w:rPr>
      </w:pPr>
    </w:p>
    <w:p w14:paraId="52D6B2E7" w14:textId="16AB63D9" w:rsidR="00C75196" w:rsidRPr="00BE0232" w:rsidDel="002867E7" w:rsidRDefault="0010403E" w:rsidP="0010403E">
      <w:pPr>
        <w:shd w:val="clear" w:color="auto" w:fill="FFFFFF"/>
        <w:spacing w:line="360" w:lineRule="auto"/>
        <w:jc w:val="both"/>
        <w:rPr>
          <w:del w:id="202" w:author="Pamidi,Sushma" w:date="2025-12-08T09:36:00Z" w16du:dateUtc="2025-12-08T15:36:00Z"/>
          <w:rFonts w:ascii="Arial" w:hAnsi="Arial" w:cs="Arial"/>
          <w:iCs/>
          <w:sz w:val="21"/>
          <w:szCs w:val="21"/>
        </w:rPr>
      </w:pPr>
      <w:del w:id="203" w:author="Pamidi,Sushma" w:date="2025-12-08T09:36:00Z" w16du:dateUtc="2025-12-08T15:36:00Z">
        <w:r w:rsidRPr="00BE0232" w:rsidDel="002867E7">
          <w:rPr>
            <w:rFonts w:ascii="Arial" w:hAnsi="Arial" w:cs="Arial"/>
            <w:iCs/>
            <w:sz w:val="21"/>
            <w:szCs w:val="21"/>
          </w:rPr>
          <w:delText>Counsel has asked the Petitioner to secure letters that systematically address these headings. Whilst the headings in the letters will be similar, the content under each heading will be unique as to the relationship that the Petitioner has with each author and each company.</w:delText>
        </w:r>
      </w:del>
    </w:p>
    <w:p w14:paraId="5928779C" w14:textId="64A5A28A" w:rsidR="005F6CFB" w:rsidRPr="00BE0232" w:rsidDel="002867E7" w:rsidRDefault="005F6CFB">
      <w:pPr>
        <w:spacing w:after="160" w:line="259" w:lineRule="auto"/>
        <w:rPr>
          <w:del w:id="204" w:author="Pamidi,Sushma" w:date="2025-12-08T09:36:00Z" w16du:dateUtc="2025-12-08T15:36:00Z"/>
          <w:rFonts w:ascii="Arial" w:hAnsi="Arial" w:cs="Arial"/>
          <w:b/>
          <w:bCs/>
          <w:color w:val="833C0B" w:themeColor="accent2" w:themeShade="80"/>
          <w:sz w:val="28"/>
          <w:szCs w:val="21"/>
        </w:rPr>
      </w:pPr>
      <w:del w:id="205"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623E9370" w14:textId="3264B19B" w:rsidR="0071618F" w:rsidRPr="00BE0232" w:rsidDel="002867E7" w:rsidRDefault="0071618F" w:rsidP="007F3C77">
      <w:pPr>
        <w:spacing w:line="360" w:lineRule="auto"/>
        <w:jc w:val="center"/>
        <w:rPr>
          <w:del w:id="206" w:author="Pamidi,Sushma" w:date="2025-12-08T09:36:00Z" w16du:dateUtc="2025-12-08T15:36:00Z"/>
          <w:rFonts w:ascii="Arial" w:hAnsi="Arial" w:cs="Arial"/>
          <w:b/>
          <w:bCs/>
          <w:color w:val="833C0B" w:themeColor="accent2" w:themeShade="80"/>
          <w:sz w:val="28"/>
          <w:szCs w:val="28"/>
        </w:rPr>
      </w:pPr>
      <w:del w:id="207" w:author="Pamidi,Sushma" w:date="2025-12-08T09:36:00Z" w16du:dateUtc="2025-12-08T15:36:00Z">
        <w:r w:rsidRPr="00BE0232" w:rsidDel="002867E7">
          <w:rPr>
            <w:rFonts w:ascii="Arial" w:hAnsi="Arial" w:cs="Arial"/>
            <w:b/>
            <w:bCs/>
            <w:color w:val="833C0B" w:themeColor="accent2" w:themeShade="80"/>
            <w:sz w:val="28"/>
            <w:szCs w:val="21"/>
          </w:rPr>
          <w:delText>Leading or Critical Role</w:delText>
        </w:r>
        <w:r w:rsidR="007F3C77" w:rsidRPr="00BE0232" w:rsidDel="002867E7">
          <w:rPr>
            <w:rFonts w:ascii="Arial" w:hAnsi="Arial" w:cs="Arial"/>
            <w:b/>
            <w:bCs/>
            <w:color w:val="833C0B" w:themeColor="accent2" w:themeShade="80"/>
            <w:sz w:val="28"/>
            <w:szCs w:val="21"/>
          </w:rPr>
          <w:delText xml:space="preserve"> </w:delText>
        </w:r>
        <w:r w:rsidRPr="00BE0232" w:rsidDel="002867E7">
          <w:rPr>
            <w:rFonts w:ascii="Arial" w:hAnsi="Arial" w:cs="Arial"/>
            <w:b/>
            <w:bCs/>
            <w:color w:val="833C0B" w:themeColor="accent2" w:themeShade="80"/>
            <w:sz w:val="28"/>
            <w:szCs w:val="28"/>
          </w:rPr>
          <w:delText>(</w:delText>
        </w:r>
        <w:r w:rsidR="007F348B" w:rsidRPr="00BE0232" w:rsidDel="002867E7">
          <w:rPr>
            <w:rFonts w:ascii="Arial" w:hAnsi="Arial" w:cs="Arial"/>
            <w:b/>
            <w:bCs/>
            <w:color w:val="833C0B" w:themeColor="accent2" w:themeShade="80"/>
            <w:sz w:val="28"/>
            <w:szCs w:val="28"/>
          </w:rPr>
          <w:delText>1</w:delText>
        </w:r>
        <w:r w:rsidRPr="00BE0232" w:rsidDel="002867E7">
          <w:rPr>
            <w:rFonts w:ascii="Arial" w:hAnsi="Arial" w:cs="Arial"/>
            <w:b/>
            <w:bCs/>
            <w:color w:val="833C0B" w:themeColor="accent2" w:themeShade="80"/>
            <w:sz w:val="28"/>
            <w:szCs w:val="28"/>
          </w:rPr>
          <w:delText xml:space="preserve"> of </w:delText>
        </w:r>
        <w:r w:rsidR="007B62CE" w:rsidRPr="00BE0232" w:rsidDel="002867E7">
          <w:rPr>
            <w:rFonts w:ascii="Arial" w:hAnsi="Arial" w:cs="Arial"/>
            <w:b/>
            <w:bCs/>
            <w:color w:val="833C0B" w:themeColor="accent2" w:themeShade="80"/>
            <w:sz w:val="28"/>
            <w:szCs w:val="28"/>
          </w:rPr>
          <w:delText>2</w:delText>
        </w:r>
        <w:r w:rsidRPr="00BE0232" w:rsidDel="002867E7">
          <w:rPr>
            <w:rFonts w:ascii="Arial" w:hAnsi="Arial" w:cs="Arial"/>
            <w:b/>
            <w:bCs/>
            <w:color w:val="833C0B" w:themeColor="accent2" w:themeShade="80"/>
            <w:sz w:val="28"/>
            <w:szCs w:val="28"/>
          </w:rPr>
          <w:delText>)</w:delText>
        </w:r>
      </w:del>
    </w:p>
    <w:p w14:paraId="15AB209B" w14:textId="2B8D4225" w:rsidR="0071618F" w:rsidRPr="00BE0232" w:rsidDel="002867E7" w:rsidRDefault="004E02CB" w:rsidP="00CE21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208" w:author="Pamidi,Sushma" w:date="2025-12-08T09:36:00Z" w16du:dateUtc="2025-12-08T15:36:00Z"/>
          <w:rFonts w:ascii="Arial" w:hAnsi="Arial" w:cs="Arial"/>
          <w:b/>
          <w:bCs/>
          <w:color w:val="833C0B" w:themeColor="accent2" w:themeShade="80"/>
        </w:rPr>
      </w:pPr>
      <w:del w:id="209" w:author="Pamidi,Sushma" w:date="2025-12-08T09:36:00Z" w16du:dateUtc="2025-12-08T15:36:00Z">
        <w:r w:rsidRPr="00BE0232" w:rsidDel="002867E7">
          <w:rPr>
            <w:rFonts w:ascii="Arial" w:hAnsi="Arial" w:cs="Arial"/>
            <w:b/>
            <w:bCs/>
            <w:color w:val="833C0B" w:themeColor="accent2" w:themeShade="80"/>
          </w:rPr>
          <w:delText xml:space="preserve">Senior </w:delText>
        </w:r>
        <w:r w:rsidR="00A36507" w:rsidRPr="00BE0232" w:rsidDel="002867E7">
          <w:rPr>
            <w:rFonts w:ascii="Arial" w:hAnsi="Arial" w:cs="Arial"/>
            <w:b/>
            <w:bCs/>
            <w:color w:val="833C0B" w:themeColor="accent2" w:themeShade="80"/>
          </w:rPr>
          <w:delText>Manager</w:delText>
        </w:r>
        <w:r w:rsidR="00D31E2B" w:rsidRPr="00BE0232" w:rsidDel="002867E7">
          <w:rPr>
            <w:rFonts w:ascii="Arial" w:hAnsi="Arial" w:cs="Arial"/>
            <w:b/>
            <w:bCs/>
            <w:color w:val="833C0B" w:themeColor="accent2" w:themeShade="80"/>
          </w:rPr>
          <w:delText xml:space="preserve">, Project &amp; Program Management </w:delText>
        </w:r>
        <w:r w:rsidR="00DF3D80" w:rsidRPr="00BE0232" w:rsidDel="002867E7">
          <w:rPr>
            <w:rFonts w:ascii="Arial" w:hAnsi="Arial" w:cs="Arial"/>
            <w:b/>
            <w:bCs/>
            <w:color w:val="833C0B" w:themeColor="accent2" w:themeShade="80"/>
          </w:rPr>
          <w:delText xml:space="preserve">– </w:delText>
        </w:r>
        <w:r w:rsidR="00D31E2B" w:rsidRPr="00BE0232" w:rsidDel="002867E7">
          <w:rPr>
            <w:rFonts w:ascii="Arial" w:hAnsi="Arial" w:cs="Arial"/>
            <w:b/>
            <w:bCs/>
            <w:color w:val="833C0B" w:themeColor="accent2" w:themeShade="80"/>
          </w:rPr>
          <w:delText xml:space="preserve">CVS Health </w:delText>
        </w:r>
      </w:del>
    </w:p>
    <w:p w14:paraId="610EA9E1" w14:textId="19D2540D" w:rsidR="0071618F" w:rsidRPr="00BE0232" w:rsidDel="002867E7" w:rsidRDefault="0071618F" w:rsidP="007161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10" w:author="Pamidi,Sushma" w:date="2025-12-08T09:36:00Z" w16du:dateUtc="2025-12-08T15:36:00Z"/>
          <w:rFonts w:ascii="Arial" w:hAnsi="Arial" w:cs="Arial"/>
          <w:color w:val="833C0B" w:themeColor="accent2" w:themeShade="80"/>
          <w:sz w:val="21"/>
          <w:szCs w:val="21"/>
        </w:rPr>
      </w:pPr>
      <w:del w:id="211"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D47C63"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7F3C77" w:rsidRPr="00BE0232" w:rsidDel="002867E7">
          <w:rPr>
            <w:rFonts w:ascii="Arial" w:hAnsi="Arial" w:cs="Arial"/>
            <w:color w:val="833C0B" w:themeColor="accent2" w:themeShade="80"/>
            <w:sz w:val="21"/>
            <w:szCs w:val="21"/>
          </w:rPr>
          <w:delText>:</w:delText>
        </w:r>
      </w:del>
    </w:p>
    <w:p w14:paraId="0A981933" w14:textId="34EF28C7" w:rsidR="0063088B" w:rsidRPr="00BE0232" w:rsidDel="002867E7" w:rsidRDefault="0063088B" w:rsidP="007161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12" w:author="Pamidi,Sushma" w:date="2025-12-08T09:36:00Z" w16du:dateUtc="2025-12-08T15:36:00Z"/>
          <w:rFonts w:ascii="Arial" w:hAnsi="Arial" w:cs="Arial"/>
          <w:color w:val="833C0B" w:themeColor="accent2" w:themeShade="80"/>
          <w:sz w:val="21"/>
          <w:szCs w:val="21"/>
        </w:rPr>
      </w:pPr>
    </w:p>
    <w:p w14:paraId="080B61B1" w14:textId="176C544B" w:rsidR="0071618F" w:rsidRPr="00BE0232" w:rsidDel="002867E7" w:rsidRDefault="0071618F" w:rsidP="001E1FCE">
      <w:pPr>
        <w:pStyle w:val="ListParagraph"/>
        <w:widowControl w:val="0"/>
        <w:numPr>
          <w:ilvl w:val="0"/>
          <w:numId w:val="4"/>
        </w:numPr>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0"/>
        <w:jc w:val="both"/>
        <w:rPr>
          <w:del w:id="213" w:author="Pamidi,Sushma" w:date="2025-12-08T09:36:00Z" w16du:dateUtc="2025-12-08T15:36:00Z"/>
          <w:rFonts w:cs="Arial"/>
          <w:color w:val="833C0B" w:themeColor="accent2" w:themeShade="80"/>
          <w:szCs w:val="21"/>
        </w:rPr>
      </w:pPr>
      <w:del w:id="214" w:author="Pamidi,Sushma" w:date="2025-12-08T09:36:00Z" w16du:dateUtc="2025-12-08T15:36:00Z">
        <w:r w:rsidRPr="00BE0232" w:rsidDel="002867E7">
          <w:rPr>
            <w:rFonts w:cs="Arial"/>
            <w:color w:val="833C0B" w:themeColor="accent2" w:themeShade="80"/>
            <w:szCs w:val="21"/>
          </w:rPr>
          <w:delText xml:space="preserve">Letter from Current or Former Employer with Personal Knowledge of the Significance of the </w:delText>
        </w:r>
        <w:r w:rsidR="00D47C63"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 xml:space="preserve">’s Role and Specific </w:delText>
        </w:r>
        <w:r w:rsidR="003B60A0" w:rsidRPr="00BE0232" w:rsidDel="002867E7">
          <w:rPr>
            <w:rFonts w:cs="Arial"/>
            <w:color w:val="833C0B" w:themeColor="accent2" w:themeShade="80"/>
            <w:szCs w:val="21"/>
          </w:rPr>
          <w:delText>Achievements</w:delText>
        </w:r>
        <w:r w:rsidR="007F3C77" w:rsidRPr="00BE0232" w:rsidDel="002867E7">
          <w:rPr>
            <w:rFonts w:cs="Arial"/>
            <w:color w:val="833C0B" w:themeColor="accent2" w:themeShade="80"/>
            <w:szCs w:val="21"/>
          </w:rPr>
          <w:delText>.</w:delText>
        </w:r>
      </w:del>
    </w:p>
    <w:p w14:paraId="37AF8490" w14:textId="388EBCB2" w:rsidR="00A2531F" w:rsidRPr="00BE0232" w:rsidDel="002867E7" w:rsidRDefault="0071618F" w:rsidP="00A2531F">
      <w:pPr>
        <w:pStyle w:val="ListParagraph"/>
        <w:widowControl w:val="0"/>
        <w:autoSpaceDE w:val="0"/>
        <w:autoSpaceDN w:val="0"/>
        <w:adjustRightInd w:val="0"/>
        <w:spacing w:line="360" w:lineRule="auto"/>
        <w:jc w:val="both"/>
        <w:rPr>
          <w:del w:id="215" w:author="Pamidi,Sushma" w:date="2025-12-08T09:36:00Z" w16du:dateUtc="2025-12-08T15:36:00Z"/>
          <w:rFonts w:cs="Arial"/>
          <w:color w:val="833C0B" w:themeColor="accent2" w:themeShade="80"/>
          <w:szCs w:val="21"/>
        </w:rPr>
      </w:pPr>
      <w:del w:id="216" w:author="Pamidi,Sushma" w:date="2025-12-08T09:36:00Z" w16du:dateUtc="2025-12-08T15:36:00Z">
        <w:r w:rsidRPr="00BE0232" w:rsidDel="002867E7">
          <w:rPr>
            <w:rFonts w:cs="Arial"/>
            <w:color w:val="833C0B" w:themeColor="accent2" w:themeShade="80"/>
            <w:szCs w:val="21"/>
          </w:rPr>
          <w:delText xml:space="preserve">b)   Description of the </w:delText>
        </w:r>
        <w:r w:rsidR="00D47C63"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Within the Company/Organization</w:delText>
        </w:r>
        <w:r w:rsidR="007F3C77" w:rsidRPr="00BE0232" w:rsidDel="002867E7">
          <w:rPr>
            <w:rFonts w:cs="Arial"/>
            <w:color w:val="833C0B" w:themeColor="accent2" w:themeShade="80"/>
            <w:szCs w:val="21"/>
          </w:rPr>
          <w:delText>.</w:delText>
        </w:r>
      </w:del>
    </w:p>
    <w:p w14:paraId="637D6A2B" w14:textId="56E9C264" w:rsidR="00A2531F" w:rsidRPr="00BE0232" w:rsidDel="002867E7" w:rsidRDefault="00A2531F" w:rsidP="00A2531F">
      <w:pPr>
        <w:spacing w:after="160" w:line="259" w:lineRule="auto"/>
        <w:jc w:val="center"/>
        <w:rPr>
          <w:del w:id="217" w:author="Pamidi,Sushma" w:date="2025-12-08T09:36:00Z" w16du:dateUtc="2025-12-08T15:36:00Z"/>
          <w:rFonts w:ascii="Arial" w:hAnsi="Arial" w:cs="Arial"/>
          <w:b/>
          <w:color w:val="833C0B" w:themeColor="accent2" w:themeShade="80"/>
        </w:rPr>
      </w:pPr>
    </w:p>
    <w:p w14:paraId="5D5ED600" w14:textId="6E4905A2" w:rsidR="0071618F" w:rsidRPr="00BE0232" w:rsidDel="002867E7" w:rsidRDefault="0071618F" w:rsidP="00A2531F">
      <w:pPr>
        <w:spacing w:after="160" w:line="259" w:lineRule="auto"/>
        <w:jc w:val="center"/>
        <w:rPr>
          <w:del w:id="218" w:author="Pamidi,Sushma" w:date="2025-12-08T09:36:00Z" w16du:dateUtc="2025-12-08T15:36:00Z"/>
          <w:rFonts w:ascii="Arial" w:hAnsi="Arial" w:cs="Arial"/>
          <w:b/>
          <w:bCs/>
          <w:color w:val="833C0B" w:themeColor="accent2" w:themeShade="80"/>
        </w:rPr>
      </w:pPr>
      <w:del w:id="219" w:author="Pamidi,Sushma" w:date="2025-12-08T09:36:00Z" w16du:dateUtc="2025-12-08T15:36:00Z">
        <w:r w:rsidRPr="00BE0232" w:rsidDel="002867E7">
          <w:rPr>
            <w:rFonts w:ascii="Arial" w:hAnsi="Arial" w:cs="Arial"/>
            <w:b/>
            <w:color w:val="833C0B" w:themeColor="accent2" w:themeShade="80"/>
          </w:rPr>
          <w:delText xml:space="preserve">About </w:delText>
        </w:r>
        <w:r w:rsidR="002B1D4E" w:rsidRPr="00BE0232" w:rsidDel="002867E7">
          <w:rPr>
            <w:rFonts w:ascii="Arial" w:hAnsi="Arial" w:cs="Arial"/>
            <w:b/>
            <w:color w:val="833C0B" w:themeColor="accent2" w:themeShade="80"/>
          </w:rPr>
          <w:delText xml:space="preserve">the Leading or </w:delText>
        </w:r>
        <w:r w:rsidRPr="00BE0232" w:rsidDel="002867E7">
          <w:rPr>
            <w:rFonts w:ascii="Arial" w:hAnsi="Arial" w:cs="Arial"/>
            <w:b/>
            <w:color w:val="833C0B" w:themeColor="accent2" w:themeShade="80"/>
          </w:rPr>
          <w:delText xml:space="preserve">Critical </w:delText>
        </w:r>
        <w:r w:rsidR="002B1D4E" w:rsidRPr="00BE0232" w:rsidDel="002867E7">
          <w:rPr>
            <w:rFonts w:ascii="Arial" w:hAnsi="Arial" w:cs="Arial"/>
            <w:b/>
            <w:color w:val="833C0B" w:themeColor="accent2" w:themeShade="80"/>
          </w:rPr>
          <w:delText xml:space="preserve">Role </w:delText>
        </w:r>
        <w:r w:rsidRPr="00BE0232" w:rsidDel="002867E7">
          <w:rPr>
            <w:rFonts w:ascii="Arial" w:hAnsi="Arial" w:cs="Arial"/>
            <w:b/>
            <w:color w:val="833C0B" w:themeColor="accent2" w:themeShade="80"/>
          </w:rPr>
          <w:delText>Letter Author</w:delText>
        </w:r>
      </w:del>
    </w:p>
    <w:p w14:paraId="2A1F2CE1" w14:textId="025B2DAA" w:rsidR="00AE3BD4" w:rsidRPr="00BE0232" w:rsidDel="002867E7" w:rsidRDefault="00D31E2B" w:rsidP="00AE3BD4">
      <w:pPr>
        <w:spacing w:after="160" w:line="360" w:lineRule="auto"/>
        <w:jc w:val="center"/>
        <w:rPr>
          <w:del w:id="220" w:author="Pamidi,Sushma" w:date="2025-12-08T09:36:00Z" w16du:dateUtc="2025-12-08T15:36:00Z"/>
          <w:rFonts w:ascii="Arial" w:hAnsi="Arial" w:cs="Arial"/>
          <w:b/>
          <w:bCs/>
          <w:color w:val="833C0B" w:themeColor="accent2" w:themeShade="80"/>
        </w:rPr>
      </w:pPr>
      <w:bookmarkStart w:id="221" w:name="_Hlk102476665"/>
      <w:bookmarkStart w:id="222" w:name="_Hlk150173088"/>
      <w:bookmarkStart w:id="223" w:name="_Hlk175179054"/>
      <w:del w:id="224" w:author="Pamidi,Sushma" w:date="2025-12-08T09:36:00Z" w16du:dateUtc="2025-12-08T15:36:00Z">
        <w:r w:rsidRPr="00BE0232" w:rsidDel="002867E7">
          <w:rPr>
            <w:rFonts w:ascii="Arial" w:hAnsi="Arial" w:cs="Arial"/>
            <w:b/>
            <w:color w:val="833C0B" w:themeColor="accent2" w:themeShade="80"/>
          </w:rPr>
          <w:delText xml:space="preserve">Ashwani Kaura </w:delText>
        </w:r>
        <w:r w:rsidR="00DF3D80" w:rsidRPr="00BE0232" w:rsidDel="002867E7">
          <w:rPr>
            <w:rFonts w:ascii="Arial" w:hAnsi="Arial" w:cs="Arial"/>
            <w:b/>
            <w:color w:val="833C0B" w:themeColor="accent2" w:themeShade="80"/>
          </w:rPr>
          <w:delText xml:space="preserve">– </w:delText>
        </w:r>
        <w:r w:rsidRPr="00BE0232" w:rsidDel="002867E7">
          <w:rPr>
            <w:rFonts w:ascii="Arial" w:hAnsi="Arial" w:cs="Arial"/>
            <w:b/>
            <w:color w:val="833C0B" w:themeColor="accent2" w:themeShade="80"/>
          </w:rPr>
          <w:delText xml:space="preserve">Lead Director, IT Application Development </w:delText>
        </w:r>
        <w:r w:rsidR="006526E7" w:rsidRPr="00BE0232" w:rsidDel="002867E7">
          <w:rPr>
            <w:rFonts w:ascii="Arial" w:hAnsi="Arial" w:cs="Arial"/>
            <w:b/>
            <w:color w:val="833C0B" w:themeColor="accent2" w:themeShade="80"/>
          </w:rPr>
          <w:delText xml:space="preserve">– </w:delText>
        </w:r>
        <w:bookmarkEnd w:id="221"/>
        <w:bookmarkEnd w:id="222"/>
        <w:r w:rsidRPr="00BE0232" w:rsidDel="002867E7">
          <w:rPr>
            <w:rFonts w:ascii="Arial" w:hAnsi="Arial" w:cs="Arial"/>
            <w:b/>
            <w:color w:val="833C0B" w:themeColor="accent2" w:themeShade="80"/>
          </w:rPr>
          <w:delText>CVS Health</w:delText>
        </w:r>
      </w:del>
    </w:p>
    <w:bookmarkEnd w:id="223"/>
    <w:p w14:paraId="66BE9CAC" w14:textId="5014ECD3" w:rsidR="00E73597" w:rsidRPr="00BE0232" w:rsidDel="002867E7" w:rsidRDefault="0071618F" w:rsidP="00E73597">
      <w:pPr>
        <w:spacing w:after="160" w:line="360" w:lineRule="auto"/>
        <w:jc w:val="both"/>
        <w:rPr>
          <w:del w:id="225" w:author="Pamidi,Sushma" w:date="2025-12-08T09:36:00Z" w16du:dateUtc="2025-12-08T15:36:00Z"/>
          <w:rFonts w:ascii="Arial" w:hAnsi="Arial" w:cs="Arial"/>
          <w:i/>
          <w:iCs/>
          <w:sz w:val="21"/>
          <w:szCs w:val="21"/>
        </w:rPr>
      </w:pPr>
      <w:del w:id="226" w:author="Pamidi,Sushma" w:date="2025-12-08T09:36:00Z" w16du:dateUtc="2025-12-08T15:36:00Z">
        <w:r w:rsidRPr="00BE0232" w:rsidDel="002867E7">
          <w:rPr>
            <w:rFonts w:ascii="Arial" w:hAnsi="Arial" w:cs="Arial"/>
            <w:color w:val="000000" w:themeColor="text1"/>
            <w:sz w:val="21"/>
            <w:szCs w:val="21"/>
          </w:rPr>
          <w:delText xml:space="preserve">Counsel here verifies the expert status </w:delText>
        </w:r>
        <w:r w:rsidR="00993BD8" w:rsidRPr="00BE0232" w:rsidDel="002867E7">
          <w:rPr>
            <w:rFonts w:ascii="Arial" w:hAnsi="Arial" w:cs="Arial"/>
            <w:color w:val="000000" w:themeColor="text1"/>
            <w:sz w:val="21"/>
            <w:szCs w:val="21"/>
          </w:rPr>
          <w:delText>of</w:delText>
        </w:r>
        <w:r w:rsidR="003E7485" w:rsidRPr="00BE0232" w:rsidDel="002867E7">
          <w:rPr>
            <w:rFonts w:ascii="Arial" w:hAnsi="Arial" w:cs="Arial"/>
            <w:color w:val="000000" w:themeColor="text1"/>
            <w:sz w:val="21"/>
            <w:szCs w:val="21"/>
          </w:rPr>
          <w:delText xml:space="preserve"> </w:delText>
        </w:r>
        <w:r w:rsidR="00E1176C" w:rsidRPr="00BE0232" w:rsidDel="002867E7">
          <w:rPr>
            <w:rFonts w:ascii="Arial" w:hAnsi="Arial" w:cs="Arial"/>
            <w:color w:val="000000" w:themeColor="text1"/>
            <w:sz w:val="21"/>
            <w:szCs w:val="21"/>
          </w:rPr>
          <w:delText>Ashwan</w:delText>
        </w:r>
      </w:del>
      <w:ins w:id="227" w:author="Pavan Poli" w:date="2024-10-27T13:11:00Z">
        <w:del w:id="228" w:author="Pamidi,Sushma" w:date="2025-12-08T09:36:00Z" w16du:dateUtc="2025-12-08T15:36:00Z">
          <w:r w:rsidR="00770B82" w:rsidDel="002867E7">
            <w:rPr>
              <w:rFonts w:ascii="Arial" w:hAnsi="Arial" w:cs="Arial"/>
              <w:color w:val="000000" w:themeColor="text1"/>
              <w:sz w:val="21"/>
              <w:szCs w:val="21"/>
            </w:rPr>
            <w:delText>i</w:delText>
          </w:r>
        </w:del>
      </w:ins>
      <w:del w:id="229" w:author="Pamidi,Sushma" w:date="2025-12-08T09:36:00Z" w16du:dateUtc="2025-12-08T15:36:00Z">
        <w:r w:rsidR="00E1176C" w:rsidRPr="00BE0232" w:rsidDel="002867E7">
          <w:rPr>
            <w:rFonts w:ascii="Arial" w:hAnsi="Arial" w:cs="Arial"/>
            <w:color w:val="000000" w:themeColor="text1"/>
            <w:sz w:val="21"/>
            <w:szCs w:val="21"/>
          </w:rPr>
          <w:delText xml:space="preserve"> Kaura, a Lead Director of IT Application Development at CVS Health, who has been with CVS Health for nearly a decade. </w:delText>
        </w:r>
        <w:r w:rsidR="00E73597" w:rsidRPr="00BE0232" w:rsidDel="002867E7">
          <w:rPr>
            <w:rFonts w:ascii="Arial" w:hAnsi="Arial" w:cs="Arial"/>
            <w:color w:val="000000" w:themeColor="text1"/>
            <w:sz w:val="21"/>
            <w:szCs w:val="21"/>
          </w:rPr>
          <w:delText>H</w:delText>
        </w:r>
        <w:r w:rsidR="00E1176C" w:rsidRPr="00BE0232" w:rsidDel="002867E7">
          <w:rPr>
            <w:rFonts w:ascii="Arial" w:hAnsi="Arial" w:cs="Arial"/>
            <w:color w:val="000000" w:themeColor="text1"/>
            <w:sz w:val="21"/>
            <w:szCs w:val="21"/>
          </w:rPr>
          <w:delText xml:space="preserve">e leads the </w:delText>
        </w:r>
        <w:r w:rsidR="00E73597" w:rsidRPr="00BE0232" w:rsidDel="002867E7">
          <w:rPr>
            <w:rFonts w:ascii="Arial" w:hAnsi="Arial" w:cs="Arial"/>
            <w:color w:val="000000" w:themeColor="text1"/>
            <w:sz w:val="21"/>
            <w:szCs w:val="21"/>
          </w:rPr>
          <w:delText>e</w:delText>
        </w:r>
        <w:r w:rsidR="00E1176C" w:rsidRPr="00BE0232" w:rsidDel="002867E7">
          <w:rPr>
            <w:rFonts w:ascii="Arial" w:hAnsi="Arial" w:cs="Arial"/>
            <w:color w:val="000000" w:themeColor="text1"/>
            <w:sz w:val="21"/>
            <w:szCs w:val="21"/>
          </w:rPr>
          <w:delText>ngineering organization</w:delText>
        </w:r>
        <w:r w:rsidR="00E73597" w:rsidRPr="00BE0232" w:rsidDel="002867E7">
          <w:rPr>
            <w:rFonts w:ascii="Arial" w:hAnsi="Arial" w:cs="Arial"/>
            <w:color w:val="000000" w:themeColor="text1"/>
            <w:sz w:val="21"/>
            <w:szCs w:val="21"/>
          </w:rPr>
          <w:delText xml:space="preserve"> in his current position,</w:delText>
        </w:r>
        <w:r w:rsidR="00E1176C" w:rsidRPr="00BE0232" w:rsidDel="002867E7">
          <w:rPr>
            <w:rFonts w:ascii="Arial" w:hAnsi="Arial" w:cs="Arial"/>
            <w:color w:val="000000" w:themeColor="text1"/>
            <w:sz w:val="21"/>
            <w:szCs w:val="21"/>
          </w:rPr>
          <w:delText xml:space="preserve"> with around 100 software application developers reporting directly</w:delText>
        </w:r>
        <w:r w:rsidR="00E73597" w:rsidRPr="00BE0232" w:rsidDel="002867E7">
          <w:rPr>
            <w:rFonts w:ascii="Arial" w:hAnsi="Arial" w:cs="Arial"/>
            <w:color w:val="000000" w:themeColor="text1"/>
            <w:sz w:val="21"/>
            <w:szCs w:val="21"/>
          </w:rPr>
          <w:delText xml:space="preserve"> to him</w:delText>
        </w:r>
        <w:r w:rsidR="00E1176C" w:rsidRPr="00BE0232" w:rsidDel="002867E7">
          <w:rPr>
            <w:rFonts w:ascii="Arial" w:hAnsi="Arial" w:cs="Arial"/>
            <w:color w:val="000000" w:themeColor="text1"/>
            <w:sz w:val="21"/>
            <w:szCs w:val="21"/>
          </w:rPr>
          <w:delText xml:space="preserve"> or one of his direct reports. </w:delText>
        </w:r>
        <w:r w:rsidR="00E73597" w:rsidRPr="00BE0232" w:rsidDel="002867E7">
          <w:rPr>
            <w:rFonts w:ascii="Arial" w:hAnsi="Arial" w:cs="Arial"/>
            <w:color w:val="000000" w:themeColor="text1"/>
            <w:sz w:val="21"/>
            <w:szCs w:val="21"/>
          </w:rPr>
          <w:delText xml:space="preserve">Mr. Ashwani is an expert in delivering technical solutions in the healthcare industry, especially in pharmacy. He led the Application development teams in providing cutting-edge technology solutions in the Pharmacy operations area. Over the years, he has built the Engineering organization from start to scale. He is considered among the top 1% in the Engineering organization and a mentor for grooming mid-level managers. </w:delText>
        </w:r>
        <w:r w:rsidR="00E73597" w:rsidRPr="00BE0232" w:rsidDel="002867E7">
          <w:rPr>
            <w:rFonts w:ascii="Arial" w:hAnsi="Arial" w:cs="Arial"/>
            <w:i/>
            <w:iCs/>
            <w:sz w:val="21"/>
            <w:szCs w:val="21"/>
          </w:rPr>
          <w:delText>(Leading and Critical Role, Exhibit 1: Ashwani Kaura´s LinkedIn Profile).</w:delText>
        </w:r>
      </w:del>
    </w:p>
    <w:p w14:paraId="2ED2CA89" w14:textId="4DCE2F05" w:rsidR="00E1176C" w:rsidRPr="00BE0232" w:rsidDel="002867E7" w:rsidRDefault="00E1176C" w:rsidP="00E1176C">
      <w:pPr>
        <w:spacing w:after="160" w:line="360" w:lineRule="auto"/>
        <w:jc w:val="both"/>
        <w:rPr>
          <w:del w:id="230" w:author="Pamidi,Sushma" w:date="2025-12-08T09:36:00Z" w16du:dateUtc="2025-12-08T15:36:00Z"/>
          <w:rFonts w:ascii="Arial" w:hAnsi="Arial" w:cs="Arial"/>
          <w:i/>
          <w:iCs/>
          <w:sz w:val="21"/>
          <w:szCs w:val="21"/>
        </w:rPr>
      </w:pPr>
    </w:p>
    <w:p w14:paraId="7CBAFC19" w14:textId="79EEC0E2" w:rsidR="00E1176C" w:rsidRPr="00BE0232" w:rsidDel="002867E7" w:rsidRDefault="00E1176C" w:rsidP="00E1176C">
      <w:pPr>
        <w:spacing w:after="160" w:line="360" w:lineRule="auto"/>
        <w:jc w:val="both"/>
        <w:rPr>
          <w:del w:id="231" w:author="Pamidi,Sushma" w:date="2025-12-08T09:36:00Z" w16du:dateUtc="2025-12-08T15:36:00Z"/>
          <w:rFonts w:ascii="Arial" w:hAnsi="Arial" w:cs="Arial"/>
          <w:color w:val="000000" w:themeColor="text1"/>
          <w:sz w:val="21"/>
          <w:szCs w:val="21"/>
        </w:rPr>
      </w:pPr>
    </w:p>
    <w:p w14:paraId="397A0338" w14:textId="2F4DD343" w:rsidR="00401B8A" w:rsidRPr="00BE0232" w:rsidDel="002867E7" w:rsidRDefault="0076339E" w:rsidP="0076339E">
      <w:pPr>
        <w:spacing w:after="160" w:line="259" w:lineRule="auto"/>
        <w:rPr>
          <w:del w:id="232" w:author="Pamidi,Sushma" w:date="2025-12-08T09:36:00Z" w16du:dateUtc="2025-12-08T15:36:00Z"/>
          <w:rFonts w:ascii="Arial" w:hAnsi="Arial" w:cs="Arial"/>
          <w:i/>
          <w:iCs/>
          <w:sz w:val="21"/>
          <w:szCs w:val="21"/>
        </w:rPr>
      </w:pPr>
      <w:del w:id="233" w:author="Pamidi,Sushma" w:date="2025-12-08T09:36:00Z" w16du:dateUtc="2025-12-08T15:36:00Z">
        <w:r w:rsidRPr="00BE0232" w:rsidDel="002867E7">
          <w:rPr>
            <w:rFonts w:ascii="Arial" w:hAnsi="Arial" w:cs="Arial"/>
            <w:i/>
            <w:iCs/>
            <w:sz w:val="21"/>
            <w:szCs w:val="21"/>
          </w:rPr>
          <w:br w:type="page"/>
        </w:r>
      </w:del>
    </w:p>
    <w:p w14:paraId="39CC5321" w14:textId="57AE71A1" w:rsidR="0076339E" w:rsidRPr="00BE0232" w:rsidDel="002867E7" w:rsidRDefault="0076339E" w:rsidP="0076339E">
      <w:pPr>
        <w:spacing w:after="160" w:line="259" w:lineRule="auto"/>
        <w:rPr>
          <w:del w:id="234" w:author="Pamidi,Sushma" w:date="2025-12-08T09:36:00Z" w16du:dateUtc="2025-12-08T15:36:00Z"/>
          <w:rFonts w:ascii="Arial" w:hAnsi="Arial" w:cs="Arial"/>
          <w:b/>
          <w:color w:val="833C0B" w:themeColor="accent2" w:themeShade="80"/>
        </w:rPr>
      </w:pPr>
    </w:p>
    <w:p w14:paraId="6CC46E19" w14:textId="6427BD46" w:rsidR="0071618F" w:rsidRPr="00BE0232" w:rsidDel="002867E7" w:rsidRDefault="0071618F" w:rsidP="0071618F">
      <w:pPr>
        <w:spacing w:after="160" w:line="259" w:lineRule="auto"/>
        <w:jc w:val="center"/>
        <w:rPr>
          <w:del w:id="235" w:author="Pamidi,Sushma" w:date="2025-12-08T09:36:00Z" w16du:dateUtc="2025-12-08T15:36:00Z"/>
          <w:rFonts w:ascii="Arial" w:hAnsi="Arial" w:cs="Arial"/>
          <w:b/>
          <w:color w:val="833C0B" w:themeColor="accent2" w:themeShade="80"/>
        </w:rPr>
      </w:pPr>
      <w:del w:id="236" w:author="Pamidi,Sushma" w:date="2025-12-08T09:36:00Z" w16du:dateUtc="2025-12-08T15:36:00Z">
        <w:r w:rsidRPr="00BE0232" w:rsidDel="002867E7">
          <w:rPr>
            <w:rFonts w:ascii="Arial" w:hAnsi="Arial" w:cs="Arial"/>
            <w:b/>
            <w:color w:val="833C0B" w:themeColor="accent2" w:themeShade="80"/>
          </w:rPr>
          <w:delText>Leading or Critical Role Letter</w:delText>
        </w:r>
      </w:del>
    </w:p>
    <w:p w14:paraId="1995BB71" w14:textId="6854906C" w:rsidR="00CA7564" w:rsidRPr="00BE0232" w:rsidDel="002867E7" w:rsidRDefault="00CA7564" w:rsidP="00CA7564">
      <w:pPr>
        <w:spacing w:after="160" w:line="360" w:lineRule="auto"/>
        <w:jc w:val="center"/>
        <w:rPr>
          <w:del w:id="237" w:author="Pamidi,Sushma" w:date="2025-12-08T09:36:00Z" w16du:dateUtc="2025-12-08T15:36:00Z"/>
          <w:rFonts w:ascii="Arial" w:hAnsi="Arial" w:cs="Arial"/>
          <w:b/>
          <w:bCs/>
          <w:color w:val="833C0B" w:themeColor="accent2" w:themeShade="80"/>
        </w:rPr>
      </w:pPr>
      <w:del w:id="238" w:author="Pamidi,Sushma" w:date="2025-12-08T09:36:00Z" w16du:dateUtc="2025-12-08T15:36:00Z">
        <w:r w:rsidRPr="00BE0232" w:rsidDel="002867E7">
          <w:rPr>
            <w:rFonts w:ascii="Arial" w:hAnsi="Arial" w:cs="Arial"/>
            <w:b/>
            <w:color w:val="833C0B" w:themeColor="accent2" w:themeShade="80"/>
          </w:rPr>
          <w:delText>Ashwani Kaura – Lead Director, IT Application Development – CVS Health</w:delText>
        </w:r>
      </w:del>
    </w:p>
    <w:p w14:paraId="4CB01517" w14:textId="1E2FE9D0" w:rsidR="00D76C9F" w:rsidRPr="00BE0232" w:rsidDel="002867E7" w:rsidRDefault="00AC65C6" w:rsidP="00D76C9F">
      <w:pPr>
        <w:shd w:val="clear" w:color="auto" w:fill="FFFFFF"/>
        <w:spacing w:line="360" w:lineRule="auto"/>
        <w:jc w:val="both"/>
        <w:rPr>
          <w:del w:id="239" w:author="Pamidi,Sushma" w:date="2025-12-08T09:36:00Z" w16du:dateUtc="2025-12-08T15:36:00Z"/>
          <w:rFonts w:ascii="Arial" w:hAnsi="Arial" w:cs="Arial"/>
          <w:color w:val="000000" w:themeColor="text1"/>
          <w:sz w:val="21"/>
          <w:szCs w:val="21"/>
        </w:rPr>
      </w:pPr>
      <w:del w:id="240" w:author="Pamidi,Sushma" w:date="2025-12-08T09:36:00Z" w16du:dateUtc="2025-12-08T15:36:00Z">
        <w:r w:rsidRPr="00BE0232" w:rsidDel="002867E7">
          <w:rPr>
            <w:rFonts w:ascii="Arial" w:hAnsi="Arial" w:cs="Arial"/>
            <w:color w:val="000000" w:themeColor="text1"/>
            <w:sz w:val="21"/>
            <w:szCs w:val="21"/>
          </w:rPr>
          <w:delText>Counsel submits the letter written by</w:delText>
        </w:r>
        <w:r w:rsidR="0076339E" w:rsidRPr="00BE0232" w:rsidDel="002867E7">
          <w:rPr>
            <w:rFonts w:ascii="Arial" w:hAnsi="Arial" w:cs="Arial"/>
            <w:color w:val="000000" w:themeColor="text1"/>
            <w:sz w:val="21"/>
            <w:szCs w:val="21"/>
          </w:rPr>
          <w:delText xml:space="preserve"> </w:delText>
        </w:r>
        <w:r w:rsidR="00D76C9F" w:rsidRPr="00BE0232" w:rsidDel="002867E7">
          <w:rPr>
            <w:rFonts w:ascii="Arial" w:hAnsi="Arial" w:cs="Arial"/>
            <w:b/>
            <w:color w:val="000000" w:themeColor="text1"/>
            <w:sz w:val="21"/>
            <w:szCs w:val="21"/>
          </w:rPr>
          <w:delText xml:space="preserve">Ashwani Kaura – Lead Director, IT Application Development – CVS Health, </w:delText>
        </w:r>
        <w:r w:rsidR="00D76C9F" w:rsidRPr="00BE0232" w:rsidDel="002867E7">
          <w:rPr>
            <w:rFonts w:ascii="Arial" w:hAnsi="Arial" w:cs="Arial"/>
            <w:bCs/>
            <w:color w:val="000000" w:themeColor="text1"/>
            <w:sz w:val="21"/>
            <w:szCs w:val="21"/>
          </w:rPr>
          <w:delText>an expert in delivering technical solutions in the healthcare industry, especially the Pharmacy Business.</w:delText>
        </w:r>
        <w:r w:rsidR="00D76C9F" w:rsidRPr="00BE0232" w:rsidDel="002867E7">
          <w:rPr>
            <w:rFonts w:ascii="Arial" w:hAnsi="Arial" w:cs="Arial"/>
            <w:b/>
            <w:color w:val="000000" w:themeColor="text1"/>
            <w:sz w:val="21"/>
            <w:szCs w:val="21"/>
          </w:rPr>
          <w:delText xml:space="preserve"> </w:delText>
        </w:r>
        <w:r w:rsidR="00D76C9F" w:rsidRPr="00BE0232" w:rsidDel="002867E7">
          <w:rPr>
            <w:rFonts w:ascii="Arial" w:hAnsi="Arial" w:cs="Arial"/>
            <w:i/>
            <w:iCs/>
            <w:color w:val="000000" w:themeColor="text1"/>
            <w:sz w:val="21"/>
            <w:szCs w:val="21"/>
          </w:rPr>
          <w:delText>(Leading and Critical Role, Exhibit 2: Ashwani Kaura´s Letter).</w:delText>
        </w:r>
      </w:del>
    </w:p>
    <w:p w14:paraId="7187FB76" w14:textId="2F2997BF" w:rsidR="00D76C9F" w:rsidRPr="00BE0232" w:rsidDel="002867E7" w:rsidRDefault="00D76C9F" w:rsidP="00D76C9F">
      <w:pPr>
        <w:shd w:val="clear" w:color="auto" w:fill="FFFFFF"/>
        <w:spacing w:line="360" w:lineRule="auto"/>
        <w:jc w:val="both"/>
        <w:rPr>
          <w:del w:id="241" w:author="Pamidi,Sushma" w:date="2025-12-08T09:36:00Z" w16du:dateUtc="2025-12-08T15:36:00Z"/>
          <w:rFonts w:ascii="Arial" w:hAnsi="Arial" w:cs="Arial"/>
          <w:b/>
          <w:bCs/>
          <w:color w:val="000000" w:themeColor="text1"/>
          <w:sz w:val="21"/>
          <w:szCs w:val="21"/>
        </w:rPr>
      </w:pPr>
    </w:p>
    <w:p w14:paraId="0D25C7B5" w14:textId="03B563F9" w:rsidR="001E48EE" w:rsidRPr="00BE0232" w:rsidDel="002867E7" w:rsidRDefault="002355BA" w:rsidP="002355BA">
      <w:pPr>
        <w:shd w:val="clear" w:color="auto" w:fill="FFFFFF"/>
        <w:spacing w:line="360" w:lineRule="auto"/>
        <w:jc w:val="both"/>
        <w:rPr>
          <w:del w:id="242" w:author="Pamidi,Sushma" w:date="2025-12-08T09:36:00Z" w16du:dateUtc="2025-12-08T15:36:00Z"/>
          <w:rFonts w:ascii="Arial" w:hAnsi="Arial" w:cs="Arial"/>
          <w:b/>
          <w:bCs/>
          <w:color w:val="000000" w:themeColor="text1"/>
          <w:sz w:val="21"/>
          <w:szCs w:val="21"/>
        </w:rPr>
      </w:pPr>
      <w:del w:id="243"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52197352" w14:textId="05AC75D9" w:rsidR="0071618F" w:rsidRPr="00BE0232" w:rsidDel="002867E7" w:rsidRDefault="0071618F" w:rsidP="00BD6170">
      <w:pPr>
        <w:spacing w:after="160" w:line="259" w:lineRule="auto"/>
        <w:jc w:val="center"/>
        <w:rPr>
          <w:del w:id="244" w:author="Pamidi,Sushma" w:date="2025-12-08T09:36:00Z" w16du:dateUtc="2025-12-08T15:36:00Z"/>
          <w:rFonts w:ascii="Arial" w:hAnsi="Arial" w:cs="Arial"/>
          <w:b/>
          <w:bCs/>
          <w:color w:val="833C0B" w:themeColor="accent2" w:themeShade="80"/>
          <w:sz w:val="28"/>
          <w:szCs w:val="21"/>
        </w:rPr>
      </w:pPr>
      <w:del w:id="245" w:author="Pamidi,Sushma" w:date="2025-12-08T09:36:00Z" w16du:dateUtc="2025-12-08T15:36:00Z">
        <w:r w:rsidRPr="00BE0232" w:rsidDel="002867E7">
          <w:rPr>
            <w:rFonts w:ascii="Arial" w:hAnsi="Arial" w:cs="Arial"/>
            <w:b/>
            <w:bCs/>
            <w:color w:val="833C0B" w:themeColor="accent2" w:themeShade="80"/>
            <w:sz w:val="28"/>
            <w:szCs w:val="21"/>
          </w:rPr>
          <w:delText xml:space="preserve">Analysis of </w:delText>
        </w:r>
        <w:r w:rsidR="00CE21D2" w:rsidRPr="00BE0232" w:rsidDel="002867E7">
          <w:rPr>
            <w:rFonts w:ascii="Arial" w:hAnsi="Arial" w:cs="Arial"/>
            <w:b/>
            <w:bCs/>
            <w:color w:val="833C0B" w:themeColor="accent2" w:themeShade="80"/>
            <w:sz w:val="28"/>
            <w:szCs w:val="21"/>
          </w:rPr>
          <w:delText xml:space="preserve">Petitioner’s </w:delText>
        </w:r>
        <w:r w:rsidRPr="00BE0232" w:rsidDel="002867E7">
          <w:rPr>
            <w:rFonts w:ascii="Arial" w:hAnsi="Arial" w:cs="Arial"/>
            <w:b/>
            <w:bCs/>
            <w:color w:val="833C0B" w:themeColor="accent2" w:themeShade="80"/>
            <w:sz w:val="28"/>
            <w:szCs w:val="21"/>
          </w:rPr>
          <w:delText>Leading Role</w:delText>
        </w:r>
      </w:del>
    </w:p>
    <w:p w14:paraId="43A28906" w14:textId="4431BF01" w:rsidR="00623D2D" w:rsidRPr="00BE0232" w:rsidDel="002867E7" w:rsidRDefault="00623D2D" w:rsidP="007F3C77">
      <w:pPr>
        <w:pStyle w:val="NoSpacing"/>
        <w:spacing w:line="360" w:lineRule="auto"/>
        <w:jc w:val="both"/>
        <w:rPr>
          <w:del w:id="246" w:author="Pamidi,Sushma" w:date="2025-12-08T09:36:00Z" w16du:dateUtc="2025-12-08T15:36:00Z"/>
          <w:noProof w:val="0"/>
          <w:sz w:val="21"/>
          <w:szCs w:val="21"/>
        </w:rPr>
      </w:pPr>
    </w:p>
    <w:p w14:paraId="727A34EF" w14:textId="50FB5048" w:rsidR="0071618F" w:rsidRPr="00BE0232" w:rsidDel="002867E7" w:rsidRDefault="0071618F" w:rsidP="007F3C77">
      <w:pPr>
        <w:pStyle w:val="NoSpacing"/>
        <w:spacing w:line="360" w:lineRule="auto"/>
        <w:jc w:val="both"/>
        <w:rPr>
          <w:del w:id="247" w:author="Pamidi,Sushma" w:date="2025-12-08T09:36:00Z" w16du:dateUtc="2025-12-08T15:36:00Z"/>
          <w:noProof w:val="0"/>
          <w:sz w:val="21"/>
          <w:szCs w:val="21"/>
        </w:rPr>
      </w:pPr>
      <w:del w:id="248" w:author="Pamidi,Sushma" w:date="2025-12-08T09:36:00Z" w16du:dateUtc="2025-12-08T15:36:00Z">
        <w:r w:rsidRPr="00BE0232" w:rsidDel="002867E7">
          <w:rPr>
            <w:noProof w:val="0"/>
            <w:sz w:val="21"/>
            <w:szCs w:val="21"/>
          </w:rPr>
          <w:delText>Counsel submits evidence from the Petitioner’s leading and critical role letter</w:delText>
        </w:r>
        <w:r w:rsidR="00E6544D" w:rsidRPr="00BE0232" w:rsidDel="002867E7">
          <w:rPr>
            <w:noProof w:val="0"/>
            <w:sz w:val="21"/>
            <w:szCs w:val="21"/>
          </w:rPr>
          <w:delText xml:space="preserve"> that specifically describes the role performed at the company</w:delText>
        </w:r>
        <w:r w:rsidRPr="00BE0232" w:rsidDel="002867E7">
          <w:rPr>
            <w:noProof w:val="0"/>
            <w:sz w:val="21"/>
            <w:szCs w:val="21"/>
          </w:rPr>
          <w:delText xml:space="preserve"> and confirms that the role </w:delText>
        </w:r>
        <w:r w:rsidR="00857674" w:rsidRPr="00BE0232" w:rsidDel="002867E7">
          <w:rPr>
            <w:noProof w:val="0"/>
            <w:sz w:val="21"/>
            <w:szCs w:val="21"/>
          </w:rPr>
          <w:delText>is</w:delText>
        </w:r>
        <w:r w:rsidRPr="00BE0232" w:rsidDel="002867E7">
          <w:rPr>
            <w:noProof w:val="0"/>
            <w:sz w:val="21"/>
            <w:szCs w:val="21"/>
          </w:rPr>
          <w:delText xml:space="preserve"> indeed leading for </w:delText>
        </w:r>
        <w:r w:rsidR="007533F4" w:rsidRPr="00BE0232" w:rsidDel="002867E7">
          <w:rPr>
            <w:noProof w:val="0"/>
            <w:sz w:val="21"/>
            <w:szCs w:val="21"/>
          </w:rPr>
          <w:delText>the company.</w:delText>
        </w:r>
        <w:r w:rsidR="007F3C77" w:rsidRPr="00BE0232" w:rsidDel="002867E7">
          <w:rPr>
            <w:noProof w:val="0"/>
            <w:sz w:val="21"/>
            <w:szCs w:val="21"/>
          </w:rPr>
          <w:delText xml:space="preserve"> </w:delText>
        </w:r>
        <w:r w:rsidRPr="00BE0232" w:rsidDel="002867E7">
          <w:rPr>
            <w:noProof w:val="0"/>
            <w:sz w:val="21"/>
            <w:szCs w:val="21"/>
          </w:rPr>
          <w:delText xml:space="preserve">In </w:delText>
        </w:r>
        <w:r w:rsidR="001B23FC" w:rsidRPr="00BE0232" w:rsidDel="002867E7">
          <w:rPr>
            <w:noProof w:val="0"/>
            <w:sz w:val="21"/>
            <w:szCs w:val="21"/>
          </w:rPr>
          <w:delText>the</w:delText>
        </w:r>
        <w:r w:rsidRPr="00BE0232" w:rsidDel="002867E7">
          <w:rPr>
            <w:noProof w:val="0"/>
            <w:sz w:val="21"/>
            <w:szCs w:val="21"/>
          </w:rPr>
          <w:delText xml:space="preserve"> </w:delText>
        </w:r>
        <w:r w:rsidR="001B23FC" w:rsidRPr="00BE0232" w:rsidDel="002867E7">
          <w:rPr>
            <w:noProof w:val="0"/>
            <w:sz w:val="21"/>
            <w:szCs w:val="21"/>
          </w:rPr>
          <w:delText>l</w:delText>
        </w:r>
        <w:r w:rsidRPr="00BE0232" w:rsidDel="002867E7">
          <w:rPr>
            <w:noProof w:val="0"/>
            <w:sz w:val="21"/>
            <w:szCs w:val="21"/>
          </w:rPr>
          <w:delText xml:space="preserve">eading </w:delText>
        </w:r>
        <w:r w:rsidR="001B23FC" w:rsidRPr="00BE0232" w:rsidDel="002867E7">
          <w:rPr>
            <w:noProof w:val="0"/>
            <w:sz w:val="21"/>
            <w:szCs w:val="21"/>
          </w:rPr>
          <w:delText>r</w:delText>
        </w:r>
        <w:r w:rsidRPr="00BE0232" w:rsidDel="002867E7">
          <w:rPr>
            <w:noProof w:val="0"/>
            <w:sz w:val="21"/>
            <w:szCs w:val="21"/>
          </w:rPr>
          <w:delText>ole</w:delText>
        </w:r>
        <w:r w:rsidR="007533F4" w:rsidRPr="00BE0232" w:rsidDel="002867E7">
          <w:rPr>
            <w:noProof w:val="0"/>
            <w:sz w:val="21"/>
            <w:szCs w:val="21"/>
          </w:rPr>
          <w:delText>,</w:delText>
        </w:r>
        <w:r w:rsidRPr="00BE0232" w:rsidDel="002867E7">
          <w:rPr>
            <w:noProof w:val="0"/>
            <w:sz w:val="21"/>
            <w:szCs w:val="21"/>
          </w:rPr>
          <w:delText xml:space="preserve"> the Petitioner </w:delText>
        </w:r>
        <w:r w:rsidR="002C76E8" w:rsidRPr="00BE0232" w:rsidDel="002867E7">
          <w:rPr>
            <w:noProof w:val="0"/>
            <w:sz w:val="21"/>
            <w:szCs w:val="21"/>
          </w:rPr>
          <w:delText>was</w:delText>
        </w:r>
        <w:r w:rsidRPr="00BE0232" w:rsidDel="002867E7">
          <w:rPr>
            <w:noProof w:val="0"/>
            <w:sz w:val="21"/>
            <w:szCs w:val="21"/>
          </w:rPr>
          <w:delText xml:space="preserve"> responsible </w:delText>
        </w:r>
        <w:r w:rsidR="00385887" w:rsidRPr="00BE0232" w:rsidDel="002867E7">
          <w:rPr>
            <w:noProof w:val="0"/>
            <w:sz w:val="21"/>
            <w:szCs w:val="21"/>
          </w:rPr>
          <w:delText xml:space="preserve">for </w:delText>
        </w:r>
        <w:r w:rsidR="00DF5A17" w:rsidRPr="00BE0232" w:rsidDel="002867E7">
          <w:rPr>
            <w:noProof w:val="0"/>
            <w:sz w:val="21"/>
            <w:szCs w:val="21"/>
          </w:rPr>
          <w:delText>the following vital deliverables</w:delText>
        </w:r>
        <w:r w:rsidRPr="00BE0232" w:rsidDel="002867E7">
          <w:rPr>
            <w:noProof w:val="0"/>
            <w:sz w:val="21"/>
            <w:szCs w:val="21"/>
          </w:rPr>
          <w:delText>:</w:delText>
        </w:r>
      </w:del>
    </w:p>
    <w:p w14:paraId="7CDDC7B3" w14:textId="5443BC03" w:rsidR="008254BB" w:rsidRPr="00BE0232" w:rsidDel="002867E7" w:rsidRDefault="008254BB" w:rsidP="007F3C77">
      <w:pPr>
        <w:pStyle w:val="NoSpacing"/>
        <w:spacing w:line="360" w:lineRule="auto"/>
        <w:jc w:val="both"/>
        <w:rPr>
          <w:del w:id="249" w:author="Pamidi,Sushma" w:date="2025-12-08T09:36:00Z" w16du:dateUtc="2025-12-08T15:36:00Z"/>
          <w:noProof w:val="0"/>
          <w:sz w:val="21"/>
          <w:szCs w:val="21"/>
        </w:rPr>
      </w:pPr>
    </w:p>
    <w:p w14:paraId="566E4BAD" w14:textId="0A499128" w:rsidR="00E82ECE" w:rsidRPr="00BE0232" w:rsidDel="002867E7" w:rsidRDefault="00E82ECE" w:rsidP="00E82ECE">
      <w:pPr>
        <w:pStyle w:val="NoSpacing"/>
        <w:numPr>
          <w:ilvl w:val="0"/>
          <w:numId w:val="40"/>
        </w:numPr>
        <w:spacing w:line="360" w:lineRule="auto"/>
        <w:jc w:val="both"/>
        <w:rPr>
          <w:del w:id="250" w:author="Pamidi,Sushma" w:date="2025-12-08T09:36:00Z" w16du:dateUtc="2025-12-08T15:36:00Z"/>
          <w:noProof w:val="0"/>
          <w:sz w:val="21"/>
          <w:szCs w:val="21"/>
        </w:rPr>
      </w:pPr>
      <w:del w:id="251" w:author="Pamidi,Sushma" w:date="2025-12-08T09:36:00Z" w16du:dateUtc="2025-12-08T15:36:00Z">
        <w:r w:rsidRPr="00BE0232" w:rsidDel="002867E7">
          <w:rPr>
            <w:b/>
            <w:bCs/>
            <w:noProof w:val="0"/>
            <w:sz w:val="21"/>
            <w:szCs w:val="21"/>
          </w:rPr>
          <w:delText>Oversight of Critical Programs:</w:delText>
        </w:r>
        <w:r w:rsidRPr="00BE0232" w:rsidDel="002867E7">
          <w:rPr>
            <w:noProof w:val="0"/>
            <w:sz w:val="21"/>
            <w:szCs w:val="21"/>
          </w:rPr>
          <w:delText xml:space="preserve"> The Petitioner </w:delText>
        </w:r>
        <w:r w:rsidR="00BF08C8" w:rsidRPr="00BE0232" w:rsidDel="002867E7">
          <w:rPr>
            <w:noProof w:val="0"/>
            <w:sz w:val="21"/>
            <w:szCs w:val="21"/>
          </w:rPr>
          <w:delText>surveyed</w:delText>
        </w:r>
        <w:r w:rsidRPr="00BE0232" w:rsidDel="002867E7">
          <w:rPr>
            <w:noProof w:val="0"/>
            <w:sz w:val="21"/>
            <w:szCs w:val="21"/>
          </w:rPr>
          <w:delText xml:space="preserve"> multi-million-dollar programs involving hundreds of Information Technology professionals. This high level of responsibility indicat</w:delText>
        </w:r>
        <w:r w:rsidR="00BF08C8" w:rsidRPr="00BE0232" w:rsidDel="002867E7">
          <w:rPr>
            <w:noProof w:val="0"/>
            <w:sz w:val="21"/>
            <w:szCs w:val="21"/>
          </w:rPr>
          <w:delText>ed</w:delText>
        </w:r>
        <w:r w:rsidRPr="00BE0232" w:rsidDel="002867E7">
          <w:rPr>
            <w:noProof w:val="0"/>
            <w:sz w:val="21"/>
            <w:szCs w:val="21"/>
          </w:rPr>
          <w:delText xml:space="preserve"> a leadership role that </w:delText>
        </w:r>
        <w:r w:rsidR="00BF08C8" w:rsidRPr="00BE0232" w:rsidDel="002867E7">
          <w:rPr>
            <w:noProof w:val="0"/>
            <w:sz w:val="21"/>
            <w:szCs w:val="21"/>
          </w:rPr>
          <w:delText>was</w:delText>
        </w:r>
        <w:r w:rsidRPr="00BE0232" w:rsidDel="002867E7">
          <w:rPr>
            <w:noProof w:val="0"/>
            <w:sz w:val="21"/>
            <w:szCs w:val="21"/>
          </w:rPr>
          <w:delText xml:space="preserve"> not only operationally significant but also critical to CVS Health's overall strategic goals. His ability to manage such large-scale, complex programs demonstrate</w:delText>
        </w:r>
        <w:r w:rsidR="00BF08C8" w:rsidRPr="00BE0232" w:rsidDel="002867E7">
          <w:rPr>
            <w:noProof w:val="0"/>
            <w:sz w:val="21"/>
            <w:szCs w:val="21"/>
          </w:rPr>
          <w:delText>d</w:delText>
        </w:r>
        <w:r w:rsidRPr="00BE0232" w:rsidDel="002867E7">
          <w:rPr>
            <w:noProof w:val="0"/>
            <w:sz w:val="21"/>
            <w:szCs w:val="21"/>
          </w:rPr>
          <w:delText xml:space="preserve"> that his role requires advanced leadership skills and a comprehensive understanding of business and IT strategies.</w:delText>
        </w:r>
      </w:del>
    </w:p>
    <w:p w14:paraId="605A0130" w14:textId="7C7CD2B9" w:rsidR="00E82ECE" w:rsidRPr="00BE0232" w:rsidDel="002867E7" w:rsidRDefault="00E82ECE" w:rsidP="00E82ECE">
      <w:pPr>
        <w:pStyle w:val="NoSpacing"/>
        <w:numPr>
          <w:ilvl w:val="0"/>
          <w:numId w:val="40"/>
        </w:numPr>
        <w:spacing w:line="360" w:lineRule="auto"/>
        <w:jc w:val="both"/>
        <w:rPr>
          <w:del w:id="252" w:author="Pamidi,Sushma" w:date="2025-12-08T09:36:00Z" w16du:dateUtc="2025-12-08T15:36:00Z"/>
          <w:noProof w:val="0"/>
          <w:sz w:val="21"/>
          <w:szCs w:val="21"/>
        </w:rPr>
      </w:pPr>
      <w:del w:id="253" w:author="Pamidi,Sushma" w:date="2025-12-08T09:36:00Z" w16du:dateUtc="2025-12-08T15:36:00Z">
        <w:r w:rsidRPr="00BE0232" w:rsidDel="002867E7">
          <w:rPr>
            <w:b/>
            <w:bCs/>
            <w:noProof w:val="0"/>
            <w:sz w:val="21"/>
            <w:szCs w:val="21"/>
          </w:rPr>
          <w:delText>Cross-functional Leadership:</w:delText>
        </w:r>
        <w:r w:rsidRPr="00BE0232" w:rsidDel="002867E7">
          <w:rPr>
            <w:noProof w:val="0"/>
            <w:sz w:val="21"/>
            <w:szCs w:val="21"/>
          </w:rPr>
          <w:delText xml:space="preserve"> The role demand</w:delText>
        </w:r>
        <w:r w:rsidR="00BF08C8" w:rsidRPr="00BE0232" w:rsidDel="002867E7">
          <w:rPr>
            <w:noProof w:val="0"/>
            <w:sz w:val="21"/>
            <w:szCs w:val="21"/>
          </w:rPr>
          <w:delText>ed</w:delText>
        </w:r>
        <w:r w:rsidRPr="00BE0232" w:rsidDel="002867E7">
          <w:rPr>
            <w:noProof w:val="0"/>
            <w:sz w:val="21"/>
            <w:szCs w:val="21"/>
          </w:rPr>
          <w:delText xml:space="preserve"> coordinating various cross-functional teams, including Business Analysts, Data Scientists, IT Architects, Developers, and more. The Petitioner’s role as a Senior Manager </w:delText>
        </w:r>
        <w:r w:rsidR="00BF08C8" w:rsidRPr="00BE0232" w:rsidDel="002867E7">
          <w:rPr>
            <w:noProof w:val="0"/>
            <w:sz w:val="21"/>
            <w:szCs w:val="21"/>
          </w:rPr>
          <w:delText xml:space="preserve">was </w:delText>
        </w:r>
        <w:r w:rsidRPr="00BE0232" w:rsidDel="002867E7">
          <w:rPr>
            <w:noProof w:val="0"/>
            <w:sz w:val="21"/>
            <w:szCs w:val="21"/>
          </w:rPr>
          <w:delText>central to aligning th</w:delText>
        </w:r>
        <w:r w:rsidR="00BF08C8" w:rsidRPr="00BE0232" w:rsidDel="002867E7">
          <w:rPr>
            <w:noProof w:val="0"/>
            <w:sz w:val="21"/>
            <w:szCs w:val="21"/>
          </w:rPr>
          <w:delText>o</w:delText>
        </w:r>
        <w:r w:rsidRPr="00BE0232" w:rsidDel="002867E7">
          <w:rPr>
            <w:noProof w:val="0"/>
            <w:sz w:val="21"/>
            <w:szCs w:val="21"/>
          </w:rPr>
          <w:delText>se diverse teams toward a unified goal. His responsibility for ensuring the successful integration of contributions from these different disciplines show</w:delText>
        </w:r>
        <w:r w:rsidR="00BF08C8" w:rsidRPr="00BE0232" w:rsidDel="002867E7">
          <w:rPr>
            <w:noProof w:val="0"/>
            <w:sz w:val="21"/>
            <w:szCs w:val="21"/>
          </w:rPr>
          <w:delText xml:space="preserve">ed </w:delText>
        </w:r>
        <w:r w:rsidRPr="00BE0232" w:rsidDel="002867E7">
          <w:rPr>
            <w:noProof w:val="0"/>
            <w:sz w:val="21"/>
            <w:szCs w:val="21"/>
          </w:rPr>
          <w:delText>that the position require</w:delText>
        </w:r>
        <w:r w:rsidR="00BF08C8" w:rsidRPr="00BE0232" w:rsidDel="002867E7">
          <w:rPr>
            <w:noProof w:val="0"/>
            <w:sz w:val="21"/>
            <w:szCs w:val="21"/>
          </w:rPr>
          <w:delText>d</w:delText>
        </w:r>
        <w:r w:rsidRPr="00BE0232" w:rsidDel="002867E7">
          <w:rPr>
            <w:noProof w:val="0"/>
            <w:sz w:val="21"/>
            <w:szCs w:val="21"/>
          </w:rPr>
          <w:delText xml:space="preserve"> leadership across multiple domains within the company.</w:delText>
        </w:r>
      </w:del>
    </w:p>
    <w:p w14:paraId="77EC8A5E" w14:textId="45D2BFD8" w:rsidR="00E82ECE" w:rsidRPr="00BE0232" w:rsidDel="002867E7" w:rsidRDefault="00E82ECE" w:rsidP="00E82ECE">
      <w:pPr>
        <w:pStyle w:val="NoSpacing"/>
        <w:numPr>
          <w:ilvl w:val="0"/>
          <w:numId w:val="40"/>
        </w:numPr>
        <w:spacing w:line="360" w:lineRule="auto"/>
        <w:jc w:val="both"/>
        <w:rPr>
          <w:del w:id="254" w:author="Pamidi,Sushma" w:date="2025-12-08T09:36:00Z" w16du:dateUtc="2025-12-08T15:36:00Z"/>
          <w:noProof w:val="0"/>
          <w:sz w:val="21"/>
          <w:szCs w:val="21"/>
        </w:rPr>
      </w:pPr>
      <w:del w:id="255" w:author="Pamidi,Sushma" w:date="2025-12-08T09:36:00Z" w16du:dateUtc="2025-12-08T15:36:00Z">
        <w:r w:rsidRPr="00BE0232" w:rsidDel="002867E7">
          <w:rPr>
            <w:b/>
            <w:bCs/>
            <w:noProof w:val="0"/>
            <w:sz w:val="21"/>
            <w:szCs w:val="21"/>
          </w:rPr>
          <w:delText>Impact on Business Strategy:</w:delText>
        </w:r>
        <w:r w:rsidRPr="00BE0232" w:rsidDel="002867E7">
          <w:rPr>
            <w:noProof w:val="0"/>
            <w:sz w:val="21"/>
            <w:szCs w:val="21"/>
          </w:rPr>
          <w:delText xml:space="preserve"> The Petitioner’s leadership</w:delText>
        </w:r>
        <w:r w:rsidR="00BF08C8" w:rsidRPr="00BE0232" w:rsidDel="002867E7">
          <w:rPr>
            <w:noProof w:val="0"/>
            <w:sz w:val="21"/>
            <w:szCs w:val="21"/>
          </w:rPr>
          <w:delText xml:space="preserve"> drove</w:delText>
        </w:r>
        <w:r w:rsidRPr="00BE0232" w:rsidDel="002867E7">
          <w:rPr>
            <w:noProof w:val="0"/>
            <w:sz w:val="21"/>
            <w:szCs w:val="21"/>
          </w:rPr>
          <w:delText xml:space="preserve"> strategic initiatives, particularly through the Air Support project. Th</w:delText>
        </w:r>
        <w:r w:rsidR="00BF08C8" w:rsidRPr="00BE0232" w:rsidDel="002867E7">
          <w:rPr>
            <w:noProof w:val="0"/>
            <w:sz w:val="21"/>
            <w:szCs w:val="21"/>
          </w:rPr>
          <w:delText>at</w:delText>
        </w:r>
        <w:r w:rsidRPr="00BE0232" w:rsidDel="002867E7">
          <w:rPr>
            <w:noProof w:val="0"/>
            <w:sz w:val="21"/>
            <w:szCs w:val="21"/>
          </w:rPr>
          <w:delText xml:space="preserve"> project directly addressed critical business challenges for CVS Pharmacy, such as workload fluctuations and staffing inefficiencies, which </w:delText>
        </w:r>
        <w:r w:rsidR="00BF08C8" w:rsidRPr="00BE0232" w:rsidDel="002867E7">
          <w:rPr>
            <w:noProof w:val="0"/>
            <w:sz w:val="21"/>
            <w:szCs w:val="21"/>
          </w:rPr>
          <w:delText>were</w:delText>
        </w:r>
        <w:r w:rsidRPr="00BE0232" w:rsidDel="002867E7">
          <w:rPr>
            <w:noProof w:val="0"/>
            <w:sz w:val="21"/>
            <w:szCs w:val="21"/>
          </w:rPr>
          <w:delText xml:space="preserve"> key operational concerns for the company's 9,000 stores. The Petitioner’s role in delivering solutions to these challenges demonstrates that he play</w:delText>
        </w:r>
        <w:r w:rsidR="00BF08C8" w:rsidRPr="00BE0232" w:rsidDel="002867E7">
          <w:rPr>
            <w:noProof w:val="0"/>
            <w:sz w:val="21"/>
            <w:szCs w:val="21"/>
          </w:rPr>
          <w:delText>ed</w:delText>
        </w:r>
        <w:r w:rsidRPr="00BE0232" w:rsidDel="002867E7">
          <w:rPr>
            <w:noProof w:val="0"/>
            <w:sz w:val="21"/>
            <w:szCs w:val="21"/>
          </w:rPr>
          <w:delText xml:space="preserve"> a leading role in shaping business strategy and ensuring the company’s long-term success.</w:delText>
        </w:r>
      </w:del>
    </w:p>
    <w:p w14:paraId="4885229F" w14:textId="7ECAAB0B" w:rsidR="00E82ECE" w:rsidRPr="00BE0232" w:rsidDel="002867E7" w:rsidRDefault="00E82ECE" w:rsidP="00E82ECE">
      <w:pPr>
        <w:pStyle w:val="NoSpacing"/>
        <w:numPr>
          <w:ilvl w:val="0"/>
          <w:numId w:val="40"/>
        </w:numPr>
        <w:spacing w:line="360" w:lineRule="auto"/>
        <w:jc w:val="both"/>
        <w:rPr>
          <w:del w:id="256" w:author="Pamidi,Sushma" w:date="2025-12-08T09:36:00Z" w16du:dateUtc="2025-12-08T15:36:00Z"/>
          <w:noProof w:val="0"/>
          <w:sz w:val="21"/>
          <w:szCs w:val="21"/>
        </w:rPr>
      </w:pPr>
      <w:del w:id="257" w:author="Pamidi,Sushma" w:date="2025-12-08T09:36:00Z" w16du:dateUtc="2025-12-08T15:36:00Z">
        <w:r w:rsidRPr="00BE0232" w:rsidDel="002867E7">
          <w:rPr>
            <w:b/>
            <w:bCs/>
            <w:noProof w:val="0"/>
            <w:sz w:val="21"/>
            <w:szCs w:val="21"/>
          </w:rPr>
          <w:delText>Management of High-Value Projects:</w:delText>
        </w:r>
        <w:r w:rsidRPr="00BE0232" w:rsidDel="002867E7">
          <w:rPr>
            <w:noProof w:val="0"/>
            <w:sz w:val="21"/>
            <w:szCs w:val="21"/>
          </w:rPr>
          <w:delText xml:space="preserve"> The project </w:delText>
        </w:r>
        <w:r w:rsidRPr="00BE0232" w:rsidDel="002867E7">
          <w:rPr>
            <w:b/>
            <w:bCs/>
            <w:noProof w:val="0"/>
            <w:sz w:val="21"/>
            <w:szCs w:val="21"/>
          </w:rPr>
          <w:delText>involved a $25 million budget</w:delText>
        </w:r>
        <w:r w:rsidRPr="00BE0232" w:rsidDel="002867E7">
          <w:rPr>
            <w:noProof w:val="0"/>
            <w:sz w:val="21"/>
            <w:szCs w:val="21"/>
          </w:rPr>
          <w:delText>, which the Petitioner was responsible for managing effectively. This high level of financial responsibility reflects the leadership nature of his role, as it requires balancing costs, ensuring resource optimization, and making financial decisions that directly impact</w:delText>
        </w:r>
        <w:r w:rsidR="00B442B3" w:rsidDel="002867E7">
          <w:rPr>
            <w:noProof w:val="0"/>
            <w:sz w:val="21"/>
            <w:szCs w:val="21"/>
          </w:rPr>
          <w:delText>ed</w:delText>
        </w:r>
        <w:r w:rsidRPr="00BE0232" w:rsidDel="002867E7">
          <w:rPr>
            <w:noProof w:val="0"/>
            <w:sz w:val="21"/>
            <w:szCs w:val="21"/>
          </w:rPr>
          <w:delText xml:space="preserve"> the company’s bottom line.</w:delText>
        </w:r>
      </w:del>
    </w:p>
    <w:p w14:paraId="368E0BF3" w14:textId="156EC848" w:rsidR="00E82ECE" w:rsidRPr="00BE0232" w:rsidDel="002867E7" w:rsidRDefault="00E82ECE" w:rsidP="00E82ECE">
      <w:pPr>
        <w:pStyle w:val="NoSpacing"/>
        <w:numPr>
          <w:ilvl w:val="0"/>
          <w:numId w:val="40"/>
        </w:numPr>
        <w:spacing w:line="360" w:lineRule="auto"/>
        <w:jc w:val="both"/>
        <w:rPr>
          <w:del w:id="258" w:author="Pamidi,Sushma" w:date="2025-12-08T09:36:00Z" w16du:dateUtc="2025-12-08T15:36:00Z"/>
          <w:noProof w:val="0"/>
          <w:sz w:val="21"/>
          <w:szCs w:val="21"/>
        </w:rPr>
      </w:pPr>
      <w:del w:id="259" w:author="Pamidi,Sushma" w:date="2025-12-08T09:36:00Z" w16du:dateUtc="2025-12-08T15:36:00Z">
        <w:r w:rsidRPr="00BE0232" w:rsidDel="002867E7">
          <w:rPr>
            <w:b/>
            <w:bCs/>
            <w:noProof w:val="0"/>
            <w:sz w:val="21"/>
            <w:szCs w:val="21"/>
          </w:rPr>
          <w:delText>Driving Innovation:</w:delText>
        </w:r>
        <w:r w:rsidRPr="00BE0232" w:rsidDel="002867E7">
          <w:rPr>
            <w:noProof w:val="0"/>
            <w:sz w:val="21"/>
            <w:szCs w:val="21"/>
          </w:rPr>
          <w:delText xml:space="preserve"> A leading role must manage current operations and drive innovation and future growth. The Petitioner’s implementation of a dynamic workload-sharing solution highlights his role in pioneering new approaches within CVS Health. His ability to innovate and adapt in a constantly changing environment adds to the significance of his leadership.</w:delText>
        </w:r>
      </w:del>
    </w:p>
    <w:p w14:paraId="026D291F" w14:textId="4DACADF3" w:rsidR="00E82ECE" w:rsidRPr="00BE0232" w:rsidDel="002867E7" w:rsidRDefault="00E82ECE" w:rsidP="00E82ECE">
      <w:pPr>
        <w:pStyle w:val="NoSpacing"/>
        <w:numPr>
          <w:ilvl w:val="0"/>
          <w:numId w:val="40"/>
        </w:numPr>
        <w:spacing w:line="360" w:lineRule="auto"/>
        <w:jc w:val="both"/>
        <w:rPr>
          <w:del w:id="260" w:author="Pamidi,Sushma" w:date="2025-12-08T09:36:00Z" w16du:dateUtc="2025-12-08T15:36:00Z"/>
          <w:noProof w:val="0"/>
          <w:sz w:val="21"/>
          <w:szCs w:val="21"/>
        </w:rPr>
      </w:pPr>
      <w:del w:id="261" w:author="Pamidi,Sushma" w:date="2025-12-08T09:36:00Z" w16du:dateUtc="2025-12-08T15:36:00Z">
        <w:r w:rsidRPr="00BE0232" w:rsidDel="002867E7">
          <w:rPr>
            <w:b/>
            <w:bCs/>
            <w:noProof w:val="0"/>
            <w:sz w:val="21"/>
            <w:szCs w:val="21"/>
          </w:rPr>
          <w:delText>Strategic Decision-making:</w:delText>
        </w:r>
        <w:r w:rsidRPr="00BE0232" w:rsidDel="002867E7">
          <w:rPr>
            <w:noProof w:val="0"/>
            <w:sz w:val="21"/>
            <w:szCs w:val="21"/>
          </w:rPr>
          <w:delText xml:space="preserve"> The role involv</w:delText>
        </w:r>
        <w:r w:rsidR="00BF08C8" w:rsidRPr="00BE0232" w:rsidDel="002867E7">
          <w:rPr>
            <w:noProof w:val="0"/>
            <w:sz w:val="21"/>
            <w:szCs w:val="21"/>
          </w:rPr>
          <w:delText>ed</w:delText>
        </w:r>
        <w:r w:rsidRPr="00BE0232" w:rsidDel="002867E7">
          <w:rPr>
            <w:noProof w:val="0"/>
            <w:sz w:val="21"/>
            <w:szCs w:val="21"/>
          </w:rPr>
          <w:delText xml:space="preserve"> making critical decisions across technical and business matters, impacting the direction of the project and the company. </w:delText>
        </w:r>
        <w:r w:rsidR="0028052A" w:rsidRPr="00BE0232" w:rsidDel="002867E7">
          <w:rPr>
            <w:noProof w:val="0"/>
            <w:sz w:val="21"/>
            <w:szCs w:val="21"/>
          </w:rPr>
          <w:delText>The Petitioner's role embodies leadership beyond management b</w:delText>
        </w:r>
        <w:r w:rsidRPr="00BE0232" w:rsidDel="002867E7">
          <w:rPr>
            <w:noProof w:val="0"/>
            <w:sz w:val="21"/>
            <w:szCs w:val="21"/>
          </w:rPr>
          <w:delText>y guiding cross-functional teams, facilitating decision-making processes, and ensuring timely delivery. It include</w:delText>
        </w:r>
        <w:r w:rsidR="00E63B0B" w:rsidRPr="00BE0232" w:rsidDel="002867E7">
          <w:rPr>
            <w:noProof w:val="0"/>
            <w:sz w:val="21"/>
            <w:szCs w:val="21"/>
          </w:rPr>
          <w:delText>d</w:delText>
        </w:r>
        <w:r w:rsidRPr="00BE0232" w:rsidDel="002867E7">
          <w:rPr>
            <w:noProof w:val="0"/>
            <w:sz w:val="21"/>
            <w:szCs w:val="21"/>
          </w:rPr>
          <w:delText xml:space="preserve"> the vision and strategy necessary to steer the company’s future operations.</w:delText>
        </w:r>
      </w:del>
    </w:p>
    <w:p w14:paraId="30CF3473" w14:textId="589D5464" w:rsidR="00E82ECE" w:rsidRPr="00BE0232" w:rsidDel="002867E7" w:rsidRDefault="00E82ECE" w:rsidP="00E82ECE">
      <w:pPr>
        <w:pStyle w:val="NoSpacing"/>
        <w:numPr>
          <w:ilvl w:val="0"/>
          <w:numId w:val="40"/>
        </w:numPr>
        <w:spacing w:line="360" w:lineRule="auto"/>
        <w:jc w:val="both"/>
        <w:rPr>
          <w:del w:id="262" w:author="Pamidi,Sushma" w:date="2025-12-08T09:36:00Z" w16du:dateUtc="2025-12-08T15:36:00Z"/>
          <w:noProof w:val="0"/>
          <w:sz w:val="21"/>
          <w:szCs w:val="21"/>
        </w:rPr>
      </w:pPr>
      <w:del w:id="263" w:author="Pamidi,Sushma" w:date="2025-12-08T09:36:00Z" w16du:dateUtc="2025-12-08T15:36:00Z">
        <w:r w:rsidRPr="00BE0232" w:rsidDel="002867E7">
          <w:rPr>
            <w:b/>
            <w:bCs/>
            <w:noProof w:val="0"/>
            <w:sz w:val="21"/>
            <w:szCs w:val="21"/>
          </w:rPr>
          <w:delText>Recognized Leadership:</w:delText>
        </w:r>
        <w:r w:rsidRPr="00BE0232" w:rsidDel="002867E7">
          <w:rPr>
            <w:noProof w:val="0"/>
            <w:sz w:val="21"/>
            <w:szCs w:val="21"/>
          </w:rPr>
          <w:delText xml:space="preserve"> The </w:delText>
        </w:r>
        <w:r w:rsidR="0028052A" w:rsidRPr="00BE0232" w:rsidDel="002867E7">
          <w:rPr>
            <w:noProof w:val="0"/>
            <w:sz w:val="21"/>
            <w:szCs w:val="21"/>
          </w:rPr>
          <w:delText xml:space="preserve">executive leadership team's </w:delText>
        </w:r>
        <w:r w:rsidRPr="00BE0232" w:rsidDel="002867E7">
          <w:rPr>
            <w:noProof w:val="0"/>
            <w:sz w:val="21"/>
            <w:szCs w:val="21"/>
          </w:rPr>
          <w:delText xml:space="preserve">recognition and appreciation of </w:delText>
        </w:r>
        <w:r w:rsidR="0028052A" w:rsidRPr="00BE0232" w:rsidDel="002867E7">
          <w:rPr>
            <w:noProof w:val="0"/>
            <w:sz w:val="21"/>
            <w:szCs w:val="21"/>
          </w:rPr>
          <w:delText>the Petitioner</w:delText>
        </w:r>
        <w:r w:rsidRPr="00BE0232" w:rsidDel="002867E7">
          <w:rPr>
            <w:noProof w:val="0"/>
            <w:sz w:val="21"/>
            <w:szCs w:val="21"/>
          </w:rPr>
          <w:delText>’s leadership emphasize</w:delText>
        </w:r>
        <w:r w:rsidR="00E63B0B" w:rsidRPr="00BE0232" w:rsidDel="002867E7">
          <w:rPr>
            <w:noProof w:val="0"/>
            <w:sz w:val="21"/>
            <w:szCs w:val="21"/>
          </w:rPr>
          <w:delText>d</w:delText>
        </w:r>
        <w:r w:rsidRPr="00BE0232" w:rsidDel="002867E7">
          <w:rPr>
            <w:noProof w:val="0"/>
            <w:sz w:val="21"/>
            <w:szCs w:val="21"/>
          </w:rPr>
          <w:delText xml:space="preserve"> that th</w:delText>
        </w:r>
        <w:r w:rsidR="00E63B0B" w:rsidRPr="00BE0232" w:rsidDel="002867E7">
          <w:rPr>
            <w:noProof w:val="0"/>
            <w:sz w:val="21"/>
            <w:szCs w:val="21"/>
          </w:rPr>
          <w:delText>at</w:delText>
        </w:r>
        <w:r w:rsidRPr="00BE0232" w:rsidDel="002867E7">
          <w:rPr>
            <w:noProof w:val="0"/>
            <w:sz w:val="21"/>
            <w:szCs w:val="21"/>
          </w:rPr>
          <w:delText xml:space="preserve"> role </w:delText>
        </w:r>
        <w:r w:rsidR="00E63B0B" w:rsidRPr="00BE0232" w:rsidDel="002867E7">
          <w:rPr>
            <w:noProof w:val="0"/>
            <w:sz w:val="21"/>
            <w:szCs w:val="21"/>
          </w:rPr>
          <w:delText>was</w:delText>
        </w:r>
        <w:r w:rsidRPr="00BE0232" w:rsidDel="002867E7">
          <w:rPr>
            <w:noProof w:val="0"/>
            <w:sz w:val="21"/>
            <w:szCs w:val="21"/>
          </w:rPr>
          <w:delText xml:space="preserve"> pivotal within CVS Health. His influence </w:delText>
        </w:r>
        <w:r w:rsidR="00E63B0B" w:rsidRPr="00BE0232" w:rsidDel="002867E7">
          <w:rPr>
            <w:noProof w:val="0"/>
            <w:sz w:val="21"/>
            <w:szCs w:val="21"/>
          </w:rPr>
          <w:delText>was</w:delText>
        </w:r>
        <w:r w:rsidRPr="00BE0232" w:rsidDel="002867E7">
          <w:rPr>
            <w:noProof w:val="0"/>
            <w:sz w:val="21"/>
            <w:szCs w:val="21"/>
          </w:rPr>
          <w:delText xml:space="preserve"> recognized</w:delText>
        </w:r>
        <w:r w:rsidR="0028052A" w:rsidRPr="00BE0232" w:rsidDel="002867E7">
          <w:rPr>
            <w:noProof w:val="0"/>
            <w:sz w:val="21"/>
            <w:szCs w:val="21"/>
          </w:rPr>
          <w:delText xml:space="preserve"> not only</w:delText>
        </w:r>
        <w:r w:rsidRPr="00BE0232" w:rsidDel="002867E7">
          <w:rPr>
            <w:noProof w:val="0"/>
            <w:sz w:val="21"/>
            <w:szCs w:val="21"/>
          </w:rPr>
          <w:delText xml:space="preserve"> within his team but also at the highest levels of the organization, further validating the leadership nature of his position.</w:delText>
        </w:r>
      </w:del>
    </w:p>
    <w:p w14:paraId="7E57C275" w14:textId="50E7524F" w:rsidR="00FE018C" w:rsidRPr="00BE0232" w:rsidDel="002867E7" w:rsidRDefault="00E82ECE" w:rsidP="0028052A">
      <w:pPr>
        <w:pStyle w:val="NoSpacing"/>
        <w:numPr>
          <w:ilvl w:val="0"/>
          <w:numId w:val="40"/>
        </w:numPr>
        <w:spacing w:line="360" w:lineRule="auto"/>
        <w:jc w:val="both"/>
        <w:rPr>
          <w:del w:id="264" w:author="Pamidi,Sushma" w:date="2025-12-08T09:36:00Z" w16du:dateUtc="2025-12-08T15:36:00Z"/>
          <w:noProof w:val="0"/>
          <w:sz w:val="21"/>
          <w:szCs w:val="21"/>
        </w:rPr>
      </w:pPr>
      <w:del w:id="265" w:author="Pamidi,Sushma" w:date="2025-12-08T09:36:00Z" w16du:dateUtc="2025-12-08T15:36:00Z">
        <w:r w:rsidRPr="00BE0232" w:rsidDel="002867E7">
          <w:rPr>
            <w:b/>
            <w:bCs/>
            <w:noProof w:val="0"/>
            <w:sz w:val="21"/>
            <w:szCs w:val="21"/>
          </w:rPr>
          <w:delText>Strategic Importance of the Role:</w:delText>
        </w:r>
        <w:r w:rsidRPr="00BE0232" w:rsidDel="002867E7">
          <w:rPr>
            <w:noProof w:val="0"/>
            <w:sz w:val="21"/>
            <w:szCs w:val="21"/>
          </w:rPr>
          <w:delText xml:space="preserve"> The role’s influence on the broader company structure, driving business-critical projects, ensuring resource alignment, and making decisions that shape CVS Health</w:delText>
        </w:r>
        <w:r w:rsidR="0028052A" w:rsidRPr="00BE0232" w:rsidDel="002867E7">
          <w:rPr>
            <w:noProof w:val="0"/>
            <w:sz w:val="21"/>
            <w:szCs w:val="21"/>
          </w:rPr>
          <w:delText>'s future</w:delText>
        </w:r>
        <w:r w:rsidRPr="00BE0232" w:rsidDel="002867E7">
          <w:rPr>
            <w:noProof w:val="0"/>
            <w:sz w:val="21"/>
            <w:szCs w:val="21"/>
          </w:rPr>
          <w:delText xml:space="preserve"> demonstrate its strategic importance. The description emphasize</w:delText>
        </w:r>
        <w:r w:rsidR="00E63B0B" w:rsidRPr="00BE0232" w:rsidDel="002867E7">
          <w:rPr>
            <w:noProof w:val="0"/>
            <w:sz w:val="21"/>
            <w:szCs w:val="21"/>
          </w:rPr>
          <w:delText>d</w:delText>
        </w:r>
        <w:r w:rsidRPr="00BE0232" w:rsidDel="002867E7">
          <w:rPr>
            <w:noProof w:val="0"/>
            <w:sz w:val="21"/>
            <w:szCs w:val="21"/>
          </w:rPr>
          <w:delText xml:space="preserve"> that th</w:delText>
        </w:r>
        <w:r w:rsidR="00E63B0B" w:rsidRPr="00BE0232" w:rsidDel="002867E7">
          <w:rPr>
            <w:noProof w:val="0"/>
            <w:sz w:val="21"/>
            <w:szCs w:val="21"/>
          </w:rPr>
          <w:delText xml:space="preserve">at </w:delText>
        </w:r>
        <w:r w:rsidRPr="00BE0232" w:rsidDel="002867E7">
          <w:rPr>
            <w:noProof w:val="0"/>
            <w:sz w:val="21"/>
            <w:szCs w:val="21"/>
          </w:rPr>
          <w:delText xml:space="preserve">role </w:delText>
        </w:r>
        <w:r w:rsidR="00E63B0B" w:rsidRPr="00BE0232" w:rsidDel="002867E7">
          <w:rPr>
            <w:noProof w:val="0"/>
            <w:sz w:val="21"/>
            <w:szCs w:val="21"/>
          </w:rPr>
          <w:delText xml:space="preserve">was </w:delText>
        </w:r>
        <w:r w:rsidRPr="00BE0232" w:rsidDel="002867E7">
          <w:rPr>
            <w:noProof w:val="0"/>
            <w:sz w:val="21"/>
            <w:szCs w:val="21"/>
          </w:rPr>
          <w:delText>about managing tasks a</w:delText>
        </w:r>
        <w:r w:rsidR="0028052A" w:rsidRPr="00BE0232" w:rsidDel="002867E7">
          <w:rPr>
            <w:noProof w:val="0"/>
            <w:sz w:val="21"/>
            <w:szCs w:val="21"/>
          </w:rPr>
          <w:delText>nd</w:delText>
        </w:r>
        <w:r w:rsidRPr="00BE0232" w:rsidDel="002867E7">
          <w:rPr>
            <w:noProof w:val="0"/>
            <w:sz w:val="21"/>
            <w:szCs w:val="21"/>
          </w:rPr>
          <w:delText xml:space="preserve"> ensuring the company adapts to market changes and remains competitive.</w:delText>
        </w:r>
      </w:del>
    </w:p>
    <w:p w14:paraId="002C4104" w14:textId="554D7A8A" w:rsidR="001F03A1" w:rsidRPr="00BE0232" w:rsidDel="002867E7" w:rsidRDefault="001F03A1" w:rsidP="001F03A1">
      <w:pPr>
        <w:pStyle w:val="NoSpacing"/>
        <w:spacing w:line="360" w:lineRule="auto"/>
        <w:jc w:val="both"/>
        <w:rPr>
          <w:del w:id="266" w:author="Pamidi,Sushma" w:date="2025-12-08T09:36:00Z" w16du:dateUtc="2025-12-08T15:36:00Z"/>
          <w:noProof w:val="0"/>
          <w:sz w:val="21"/>
          <w:szCs w:val="21"/>
        </w:rPr>
      </w:pPr>
    </w:p>
    <w:p w14:paraId="1F0FDFF4" w14:textId="454D1249" w:rsidR="009948C8" w:rsidRPr="00BE0232" w:rsidDel="002867E7" w:rsidRDefault="00642EBE" w:rsidP="009948C8">
      <w:pPr>
        <w:pStyle w:val="NoSpacing"/>
        <w:spacing w:line="360" w:lineRule="auto"/>
        <w:jc w:val="both"/>
        <w:rPr>
          <w:del w:id="267" w:author="Pamidi,Sushma" w:date="2025-12-08T09:36:00Z" w16du:dateUtc="2025-12-08T15:36:00Z"/>
          <w:i/>
          <w:iCs/>
          <w:noProof w:val="0"/>
          <w:color w:val="833C0B" w:themeColor="accent2" w:themeShade="80"/>
          <w:sz w:val="21"/>
          <w:szCs w:val="21"/>
        </w:rPr>
      </w:pPr>
      <w:del w:id="268" w:author="Pamidi,Sushma" w:date="2025-12-08T09:36:00Z" w16du:dateUtc="2025-12-08T15:36:00Z">
        <w:r w:rsidRPr="00BE0232" w:rsidDel="002867E7">
          <w:rPr>
            <w:noProof w:val="0"/>
            <w:color w:val="000000" w:themeColor="text1"/>
            <w:sz w:val="21"/>
            <w:szCs w:val="21"/>
          </w:rPr>
          <w:delText xml:space="preserve">The author also explains </w:delText>
        </w:r>
        <w:r w:rsidR="0028052A" w:rsidRPr="00BE0232" w:rsidDel="002867E7">
          <w:rPr>
            <w:noProof w:val="0"/>
            <w:color w:val="000000" w:themeColor="text1"/>
            <w:sz w:val="21"/>
            <w:szCs w:val="21"/>
          </w:rPr>
          <w:delText>why the role led by the Petitioner is unique by stating</w:delText>
        </w:r>
        <w:r w:rsidR="00CB7E39" w:rsidRPr="00BE0232" w:rsidDel="002867E7">
          <w:rPr>
            <w:noProof w:val="0"/>
            <w:color w:val="000000" w:themeColor="text1"/>
            <w:sz w:val="21"/>
            <w:szCs w:val="21"/>
          </w:rPr>
          <w:delText>:</w:delText>
        </w:r>
        <w:r w:rsidR="009747A0" w:rsidRPr="00BE0232" w:rsidDel="002867E7">
          <w:rPr>
            <w:noProof w:val="0"/>
            <w:color w:val="000000" w:themeColor="text1"/>
            <w:sz w:val="21"/>
            <w:szCs w:val="21"/>
          </w:rPr>
          <w:delText xml:space="preserve"> </w:delText>
        </w:r>
        <w:r w:rsidR="009747A0" w:rsidRPr="00BE0232" w:rsidDel="002867E7">
          <w:rPr>
            <w:i/>
            <w:iCs/>
            <w:noProof w:val="0"/>
            <w:color w:val="833C0B" w:themeColor="accent2" w:themeShade="80"/>
            <w:sz w:val="21"/>
            <w:szCs w:val="21"/>
          </w:rPr>
          <w:delText>“</w:delText>
        </w:r>
        <w:r w:rsidR="0028052A" w:rsidRPr="00BE0232" w:rsidDel="002867E7">
          <w:rPr>
            <w:i/>
            <w:iCs/>
            <w:noProof w:val="0"/>
            <w:color w:val="833C0B" w:themeColor="accent2" w:themeShade="80"/>
            <w:sz w:val="21"/>
            <w:szCs w:val="21"/>
          </w:rPr>
          <w:delText>What makes this role even more special is that it's in charge of driving new ideas and progress. The role is not just about managing projects; it's about guiding the way the team works, getting different teams to work together, and making big changes that will shape the company’s future. Because this role has such a big impact, it needs someone who can lead with good ideas, understand the technical stuff, and adapt to changes in the market. What this role does is really important for our success, so it's rightly considered both a leading role and a crucial one</w:delText>
        </w:r>
        <w:r w:rsidR="003663BD" w:rsidRPr="00BE0232" w:rsidDel="002867E7">
          <w:rPr>
            <w:i/>
            <w:iCs/>
            <w:noProof w:val="0"/>
            <w:color w:val="833C0B" w:themeColor="accent2" w:themeShade="80"/>
            <w:sz w:val="21"/>
            <w:szCs w:val="21"/>
          </w:rPr>
          <w:delText>.</w:delText>
        </w:r>
        <w:r w:rsidR="009948C8" w:rsidRPr="00BE0232" w:rsidDel="002867E7">
          <w:rPr>
            <w:i/>
            <w:iCs/>
            <w:noProof w:val="0"/>
            <w:color w:val="833C0B" w:themeColor="accent2" w:themeShade="80"/>
            <w:sz w:val="21"/>
            <w:szCs w:val="21"/>
          </w:rPr>
          <w:delText>"</w:delText>
        </w:r>
      </w:del>
    </w:p>
    <w:p w14:paraId="41346486" w14:textId="38C35555" w:rsidR="00623D2D" w:rsidRPr="00BE0232" w:rsidDel="002867E7" w:rsidRDefault="00623D2D" w:rsidP="0071618F">
      <w:pPr>
        <w:pStyle w:val="NoSpacing"/>
        <w:spacing w:line="360" w:lineRule="auto"/>
        <w:jc w:val="both"/>
        <w:rPr>
          <w:del w:id="269" w:author="Pamidi,Sushma" w:date="2025-12-08T09:36:00Z" w16du:dateUtc="2025-12-08T15:36:00Z"/>
          <w:noProof w:val="0"/>
          <w:color w:val="000000" w:themeColor="text1"/>
          <w:sz w:val="21"/>
          <w:szCs w:val="21"/>
        </w:rPr>
      </w:pPr>
    </w:p>
    <w:p w14:paraId="64DC5D04" w14:textId="710852DA" w:rsidR="00726135" w:rsidRPr="00BE0232" w:rsidDel="002867E7" w:rsidRDefault="0071618F" w:rsidP="0071618F">
      <w:pPr>
        <w:pStyle w:val="NoSpacing"/>
        <w:spacing w:line="360" w:lineRule="auto"/>
        <w:jc w:val="both"/>
        <w:rPr>
          <w:del w:id="270" w:author="Pamidi,Sushma" w:date="2025-12-08T09:36:00Z" w16du:dateUtc="2025-12-08T15:36:00Z"/>
          <w:noProof w:val="0"/>
          <w:color w:val="000000" w:themeColor="text1"/>
          <w:sz w:val="21"/>
          <w:szCs w:val="21"/>
        </w:rPr>
      </w:pPr>
      <w:del w:id="271" w:author="Pamidi,Sushma" w:date="2025-12-08T09:36:00Z" w16du:dateUtc="2025-12-08T15:36:00Z">
        <w:r w:rsidRPr="00BE0232" w:rsidDel="002867E7">
          <w:rPr>
            <w:noProof w:val="0"/>
            <w:color w:val="000000" w:themeColor="text1"/>
            <w:sz w:val="21"/>
            <w:szCs w:val="21"/>
          </w:rPr>
          <w:delText xml:space="preserve">Based on the </w:delText>
        </w:r>
        <w:r w:rsidR="0028052A" w:rsidRPr="00BE0232" w:rsidDel="002867E7">
          <w:rPr>
            <w:noProof w:val="0"/>
            <w:color w:val="000000" w:themeColor="text1"/>
            <w:sz w:val="21"/>
            <w:szCs w:val="21"/>
          </w:rPr>
          <w:delText>p</w:delText>
        </w:r>
        <w:r w:rsidRPr="00BE0232" w:rsidDel="002867E7">
          <w:rPr>
            <w:noProof w:val="0"/>
            <w:color w:val="000000" w:themeColor="text1"/>
            <w:sz w:val="21"/>
            <w:szCs w:val="21"/>
          </w:rPr>
          <w:delText>re</w:delText>
        </w:r>
        <w:r w:rsidR="0028052A" w:rsidRPr="00BE0232" w:rsidDel="002867E7">
          <w:rPr>
            <w:noProof w:val="0"/>
            <w:color w:val="000000" w:themeColor="text1"/>
            <w:sz w:val="21"/>
            <w:szCs w:val="21"/>
          </w:rPr>
          <w:delText>ced</w:delText>
        </w:r>
        <w:r w:rsidRPr="00BE0232" w:rsidDel="002867E7">
          <w:rPr>
            <w:noProof w:val="0"/>
            <w:color w:val="000000" w:themeColor="text1"/>
            <w:sz w:val="21"/>
            <w:szCs w:val="21"/>
          </w:rPr>
          <w:delText xml:space="preserve">ing, it is </w:delText>
        </w:r>
        <w:r w:rsidR="002C5C7C" w:rsidRPr="00BE0232" w:rsidDel="002867E7">
          <w:rPr>
            <w:noProof w:val="0"/>
            <w:color w:val="000000" w:themeColor="text1"/>
            <w:sz w:val="21"/>
            <w:szCs w:val="21"/>
          </w:rPr>
          <w:delText>evident that the Petitioner does</w:delText>
        </w:r>
        <w:r w:rsidRPr="00BE0232" w:rsidDel="002867E7">
          <w:rPr>
            <w:noProof w:val="0"/>
            <w:color w:val="000000" w:themeColor="text1"/>
            <w:sz w:val="21"/>
            <w:szCs w:val="21"/>
          </w:rPr>
          <w:delText xml:space="preserve"> </w:delText>
        </w:r>
        <w:r w:rsidR="009948C8" w:rsidRPr="00BE0232" w:rsidDel="002867E7">
          <w:rPr>
            <w:noProof w:val="0"/>
            <w:color w:val="000000" w:themeColor="text1"/>
            <w:sz w:val="21"/>
            <w:szCs w:val="21"/>
          </w:rPr>
          <w:delText>play a leading role in</w:delText>
        </w:r>
        <w:r w:rsidRPr="00BE0232" w:rsidDel="002867E7">
          <w:rPr>
            <w:noProof w:val="0"/>
            <w:color w:val="000000" w:themeColor="text1"/>
            <w:sz w:val="21"/>
            <w:szCs w:val="21"/>
          </w:rPr>
          <w:delText xml:space="preserve"> </w:delText>
        </w:r>
        <w:r w:rsidR="0067489D" w:rsidRPr="00BE0232" w:rsidDel="002867E7">
          <w:rPr>
            <w:noProof w:val="0"/>
            <w:sz w:val="21"/>
            <w:szCs w:val="21"/>
          </w:rPr>
          <w:delText>the company</w:delText>
        </w:r>
        <w:r w:rsidR="006836CA" w:rsidRPr="00BE0232" w:rsidDel="002867E7">
          <w:rPr>
            <w:noProof w:val="0"/>
            <w:sz w:val="21"/>
            <w:szCs w:val="21"/>
          </w:rPr>
          <w:delText xml:space="preserve">. </w:delText>
        </w:r>
      </w:del>
    </w:p>
    <w:p w14:paraId="74E93E2A" w14:textId="675F6D61" w:rsidR="006836CA" w:rsidRPr="00BE0232" w:rsidDel="002867E7" w:rsidRDefault="006836CA" w:rsidP="0071618F">
      <w:pPr>
        <w:pStyle w:val="NoSpacing"/>
        <w:spacing w:line="360" w:lineRule="auto"/>
        <w:jc w:val="both"/>
        <w:rPr>
          <w:del w:id="272" w:author="Pamidi,Sushma" w:date="2025-12-08T09:36:00Z" w16du:dateUtc="2025-12-08T15:36:00Z"/>
          <w:b/>
          <w:noProof w:val="0"/>
          <w:color w:val="000000" w:themeColor="text1"/>
          <w:sz w:val="21"/>
          <w:szCs w:val="21"/>
        </w:rPr>
      </w:pPr>
    </w:p>
    <w:p w14:paraId="3302B7B0" w14:textId="198B7552" w:rsidR="003174CE" w:rsidRPr="00BE0232" w:rsidDel="002867E7" w:rsidRDefault="007F3C77" w:rsidP="00D12F84">
      <w:pPr>
        <w:spacing w:after="160" w:line="259" w:lineRule="auto"/>
        <w:jc w:val="center"/>
        <w:rPr>
          <w:del w:id="273" w:author="Pamidi,Sushma" w:date="2025-12-08T09:36:00Z" w16du:dateUtc="2025-12-08T15:36:00Z"/>
          <w:rFonts w:ascii="Arial" w:hAnsi="Arial" w:cs="Arial"/>
          <w:b/>
          <w:bCs/>
          <w:color w:val="833C0B" w:themeColor="accent2" w:themeShade="80"/>
        </w:rPr>
      </w:pPr>
      <w:del w:id="274" w:author="Pamidi,Sushma" w:date="2025-12-08T09:36:00Z" w16du:dateUtc="2025-12-08T15:36:00Z">
        <w:r w:rsidRPr="00BE0232" w:rsidDel="002867E7">
          <w:rPr>
            <w:rFonts w:ascii="Arial" w:hAnsi="Arial" w:cs="Arial"/>
            <w:b/>
            <w:bCs/>
            <w:color w:val="833C0B" w:themeColor="accent2" w:themeShade="80"/>
          </w:rPr>
          <w:br w:type="page"/>
        </w:r>
        <w:r w:rsidR="0071618F" w:rsidRPr="00BE0232" w:rsidDel="002867E7">
          <w:rPr>
            <w:rFonts w:ascii="Arial" w:hAnsi="Arial" w:cs="Arial"/>
            <w:b/>
            <w:bCs/>
            <w:color w:val="833C0B" w:themeColor="accent2" w:themeShade="80"/>
            <w:sz w:val="28"/>
            <w:szCs w:val="28"/>
          </w:rPr>
          <w:delText xml:space="preserve">Analysis of </w:delText>
        </w:r>
        <w:r w:rsidR="00CE21D2" w:rsidRPr="00BE0232" w:rsidDel="002867E7">
          <w:rPr>
            <w:rFonts w:ascii="Arial" w:hAnsi="Arial" w:cs="Arial"/>
            <w:b/>
            <w:bCs/>
            <w:color w:val="833C0B" w:themeColor="accent2" w:themeShade="80"/>
            <w:sz w:val="28"/>
            <w:szCs w:val="28"/>
          </w:rPr>
          <w:delText xml:space="preserve">Petitioner’s </w:delText>
        </w:r>
        <w:r w:rsidR="0071618F" w:rsidRPr="00BE0232" w:rsidDel="002867E7">
          <w:rPr>
            <w:rFonts w:ascii="Arial" w:hAnsi="Arial" w:cs="Arial"/>
            <w:b/>
            <w:bCs/>
            <w:color w:val="833C0B" w:themeColor="accent2" w:themeShade="80"/>
            <w:sz w:val="28"/>
            <w:szCs w:val="28"/>
          </w:rPr>
          <w:delText>Critical Role</w:delText>
        </w:r>
      </w:del>
    </w:p>
    <w:p w14:paraId="0A4D9A1B" w14:textId="3479EFE5" w:rsidR="0071618F" w:rsidRPr="00BE0232" w:rsidDel="002867E7" w:rsidRDefault="00623D2D" w:rsidP="003174CE">
      <w:pPr>
        <w:spacing w:after="240" w:line="360" w:lineRule="auto"/>
        <w:jc w:val="both"/>
        <w:rPr>
          <w:del w:id="275" w:author="Pamidi,Sushma" w:date="2025-12-08T09:36:00Z" w16du:dateUtc="2025-12-08T15:36:00Z"/>
          <w:rFonts w:ascii="Arial" w:hAnsi="Arial" w:cs="Arial"/>
          <w:b/>
          <w:bCs/>
          <w:color w:val="833C0B" w:themeColor="accent2" w:themeShade="80"/>
          <w:sz w:val="28"/>
          <w:szCs w:val="21"/>
        </w:rPr>
      </w:pPr>
      <w:del w:id="276" w:author="Pamidi,Sushma" w:date="2025-12-08T09:36:00Z" w16du:dateUtc="2025-12-08T15:36:00Z">
        <w:r w:rsidRPr="00BE0232" w:rsidDel="002867E7">
          <w:rPr>
            <w:rFonts w:ascii="Arial" w:hAnsi="Arial" w:cs="Arial"/>
            <w:sz w:val="21"/>
            <w:szCs w:val="21"/>
          </w:rPr>
          <w:br/>
        </w:r>
        <w:r w:rsidR="0071618F" w:rsidRPr="00BE0232" w:rsidDel="002867E7">
          <w:rPr>
            <w:rFonts w:ascii="Arial" w:hAnsi="Arial" w:cs="Arial"/>
            <w:sz w:val="21"/>
            <w:szCs w:val="21"/>
          </w:rPr>
          <w:delText xml:space="preserve">Counsel submits evidence from the Petitioner’s leading </w:delText>
        </w:r>
        <w:r w:rsidR="00F459FA" w:rsidRPr="00BE0232" w:rsidDel="002867E7">
          <w:rPr>
            <w:rFonts w:ascii="Arial" w:hAnsi="Arial" w:cs="Arial"/>
            <w:sz w:val="21"/>
            <w:szCs w:val="21"/>
          </w:rPr>
          <w:delText>and</w:delText>
        </w:r>
        <w:r w:rsidR="0071618F" w:rsidRPr="00BE0232" w:rsidDel="002867E7">
          <w:rPr>
            <w:rFonts w:ascii="Arial" w:hAnsi="Arial" w:cs="Arial"/>
            <w:sz w:val="21"/>
            <w:szCs w:val="21"/>
          </w:rPr>
          <w:delText xml:space="preserve"> critical role letter, </w:delText>
        </w:r>
        <w:r w:rsidR="009F1F60" w:rsidRPr="00BE0232" w:rsidDel="002867E7">
          <w:rPr>
            <w:rFonts w:ascii="Arial" w:hAnsi="Arial" w:cs="Arial"/>
            <w:sz w:val="21"/>
            <w:szCs w:val="21"/>
          </w:rPr>
          <w:delText xml:space="preserve">which </w:delText>
        </w:r>
        <w:r w:rsidR="002355BA" w:rsidRPr="00BE0232" w:rsidDel="002867E7">
          <w:rPr>
            <w:rFonts w:ascii="Arial" w:hAnsi="Arial" w:cs="Arial"/>
            <w:sz w:val="21"/>
            <w:szCs w:val="21"/>
          </w:rPr>
          <w:delText>precisely</w:delText>
        </w:r>
        <w:r w:rsidR="009F1F60" w:rsidRPr="00BE0232" w:rsidDel="002867E7">
          <w:rPr>
            <w:rFonts w:ascii="Arial" w:hAnsi="Arial" w:cs="Arial"/>
            <w:sz w:val="21"/>
            <w:szCs w:val="21"/>
          </w:rPr>
          <w:delText xml:space="preserve"> describes the role performed as critical and</w:delText>
        </w:r>
        <w:r w:rsidR="0071618F" w:rsidRPr="00BE0232" w:rsidDel="002867E7">
          <w:rPr>
            <w:rFonts w:ascii="Arial" w:hAnsi="Arial" w:cs="Arial"/>
            <w:sz w:val="21"/>
            <w:szCs w:val="21"/>
          </w:rPr>
          <w:delText xml:space="preserve"> leading </w:delText>
        </w:r>
        <w:r w:rsidR="00A32629" w:rsidRPr="00BE0232" w:rsidDel="002867E7">
          <w:rPr>
            <w:rFonts w:ascii="Arial" w:hAnsi="Arial" w:cs="Arial"/>
            <w:sz w:val="21"/>
            <w:szCs w:val="21"/>
          </w:rPr>
          <w:delText>for the company</w:delText>
        </w:r>
        <w:r w:rsidR="0067489D" w:rsidRPr="00BE0232" w:rsidDel="002867E7">
          <w:rPr>
            <w:rFonts w:ascii="Arial" w:hAnsi="Arial" w:cs="Arial"/>
            <w:sz w:val="21"/>
            <w:szCs w:val="21"/>
          </w:rPr>
          <w:delText xml:space="preserve">. In </w:delText>
        </w:r>
        <w:r w:rsidR="002355BA" w:rsidRPr="00BE0232" w:rsidDel="002867E7">
          <w:rPr>
            <w:rFonts w:ascii="Arial" w:hAnsi="Arial" w:cs="Arial"/>
            <w:sz w:val="21"/>
            <w:szCs w:val="21"/>
          </w:rPr>
          <w:delText xml:space="preserve">this </w:delText>
        </w:r>
        <w:r w:rsidR="007F3C77" w:rsidRPr="00BE0232" w:rsidDel="002867E7">
          <w:rPr>
            <w:rFonts w:ascii="Arial" w:hAnsi="Arial" w:cs="Arial"/>
            <w:sz w:val="21"/>
            <w:szCs w:val="21"/>
          </w:rPr>
          <w:delText>r</w:delText>
        </w:r>
        <w:r w:rsidR="0067489D" w:rsidRPr="00BE0232" w:rsidDel="002867E7">
          <w:rPr>
            <w:rFonts w:ascii="Arial" w:hAnsi="Arial" w:cs="Arial"/>
            <w:sz w:val="21"/>
            <w:szCs w:val="21"/>
          </w:rPr>
          <w:delText>ole</w:delText>
        </w:r>
        <w:r w:rsidR="00A54CBC" w:rsidRPr="00BE0232" w:rsidDel="002867E7">
          <w:rPr>
            <w:rFonts w:ascii="Arial" w:hAnsi="Arial" w:cs="Arial"/>
            <w:sz w:val="21"/>
            <w:szCs w:val="21"/>
          </w:rPr>
          <w:delText>,</w:delText>
        </w:r>
        <w:r w:rsidR="0067489D" w:rsidRPr="00BE0232" w:rsidDel="002867E7">
          <w:rPr>
            <w:rFonts w:ascii="Arial" w:hAnsi="Arial" w:cs="Arial"/>
            <w:sz w:val="21"/>
            <w:szCs w:val="21"/>
          </w:rPr>
          <w:delText xml:space="preserve"> </w:delText>
        </w:r>
        <w:r w:rsidR="0071618F" w:rsidRPr="00BE0232" w:rsidDel="002867E7">
          <w:rPr>
            <w:rFonts w:ascii="Arial" w:hAnsi="Arial" w:cs="Arial"/>
            <w:sz w:val="21"/>
            <w:szCs w:val="21"/>
          </w:rPr>
          <w:delText xml:space="preserve">the Petitioner </w:delText>
        </w:r>
        <w:r w:rsidR="00642EBE" w:rsidRPr="00BE0232" w:rsidDel="002867E7">
          <w:rPr>
            <w:rFonts w:ascii="Arial" w:hAnsi="Arial" w:cs="Arial"/>
            <w:sz w:val="21"/>
            <w:szCs w:val="21"/>
          </w:rPr>
          <w:delText>succeeded in</w:delText>
        </w:r>
        <w:r w:rsidR="00BB702F" w:rsidRPr="00BE0232" w:rsidDel="002867E7">
          <w:rPr>
            <w:rFonts w:ascii="Arial" w:hAnsi="Arial" w:cs="Arial"/>
            <w:sz w:val="21"/>
            <w:szCs w:val="21"/>
          </w:rPr>
          <w:delText xml:space="preserve"> achieving the following</w:delText>
        </w:r>
        <w:r w:rsidR="0071618F" w:rsidRPr="00BE0232" w:rsidDel="002867E7">
          <w:rPr>
            <w:rFonts w:ascii="Arial" w:hAnsi="Arial" w:cs="Arial"/>
            <w:sz w:val="21"/>
            <w:szCs w:val="21"/>
          </w:rPr>
          <w:delText>:</w:delText>
        </w:r>
      </w:del>
    </w:p>
    <w:p w14:paraId="7F36E666" w14:textId="6129D22E" w:rsidR="009A3190" w:rsidRPr="00BE0232" w:rsidDel="002867E7" w:rsidRDefault="009A3190" w:rsidP="009A3190">
      <w:pPr>
        <w:pStyle w:val="ListParagraph"/>
        <w:numPr>
          <w:ilvl w:val="0"/>
          <w:numId w:val="42"/>
        </w:numPr>
        <w:spacing w:after="240" w:line="360" w:lineRule="auto"/>
        <w:jc w:val="both"/>
        <w:rPr>
          <w:del w:id="277" w:author="Pamidi,Sushma" w:date="2025-12-08T09:36:00Z" w16du:dateUtc="2025-12-08T15:36:00Z"/>
          <w:rFonts w:cs="Arial"/>
          <w:szCs w:val="21"/>
        </w:rPr>
      </w:pPr>
      <w:del w:id="278" w:author="Pamidi,Sushma" w:date="2025-12-08T09:36:00Z" w16du:dateUtc="2025-12-08T15:36:00Z">
        <w:r w:rsidRPr="00BE0232" w:rsidDel="002867E7">
          <w:rPr>
            <w:rFonts w:cs="Arial"/>
            <w:b/>
            <w:bCs/>
            <w:szCs w:val="21"/>
          </w:rPr>
          <w:delText>Mission-Critical Nature of the Project:</w:delText>
        </w:r>
        <w:r w:rsidRPr="00BE0232" w:rsidDel="002867E7">
          <w:rPr>
            <w:rFonts w:cs="Arial"/>
            <w:szCs w:val="21"/>
          </w:rPr>
          <w:delText xml:space="preserve"> The Air Support project itself was vital to CVS Health's operations, aiming to solve significant operational challenges such as workload variability, inefficiencies, and inconsistent service levels across its 9,000-store network. The Petitioner's role in delivering solutions to these problems was central to the company's ability to function effectively, especially during peak periods and operational challenges such as staffing shortages or fluctuating customer demand. His work ensured CVS Health could maintain high service and operational efficiency, marking his position as critical.</w:delText>
        </w:r>
      </w:del>
    </w:p>
    <w:p w14:paraId="048D8D2B" w14:textId="2154FDC6" w:rsidR="009A3190" w:rsidRPr="00BE0232" w:rsidDel="002867E7" w:rsidRDefault="009A3190" w:rsidP="009A3190">
      <w:pPr>
        <w:pStyle w:val="ListParagraph"/>
        <w:numPr>
          <w:ilvl w:val="0"/>
          <w:numId w:val="42"/>
        </w:numPr>
        <w:spacing w:after="240" w:line="360" w:lineRule="auto"/>
        <w:jc w:val="both"/>
        <w:rPr>
          <w:del w:id="279" w:author="Pamidi,Sushma" w:date="2025-12-08T09:36:00Z" w16du:dateUtc="2025-12-08T15:36:00Z"/>
          <w:rFonts w:cs="Arial"/>
          <w:szCs w:val="21"/>
        </w:rPr>
      </w:pPr>
      <w:del w:id="280" w:author="Pamidi,Sushma" w:date="2025-12-08T09:36:00Z" w16du:dateUtc="2025-12-08T15:36:00Z">
        <w:r w:rsidRPr="00BE0232" w:rsidDel="002867E7">
          <w:rPr>
            <w:rFonts w:cs="Arial"/>
            <w:b/>
            <w:bCs/>
            <w:szCs w:val="21"/>
          </w:rPr>
          <w:delText>Strategic Planning and Execution:</w:delText>
        </w:r>
        <w:r w:rsidRPr="00BE0232" w:rsidDel="002867E7">
          <w:rPr>
            <w:rFonts w:cs="Arial"/>
            <w:szCs w:val="21"/>
          </w:rPr>
          <w:delText xml:space="preserve"> The Petitioner’s involvement from the outset of the project in planning and strategy development highlights the importance of his role. He collaborated with senior leadership to set clear strategic goals, ensuring all teams were aligned. Th</w:delText>
        </w:r>
        <w:r w:rsidR="00435020" w:rsidRPr="00BE0232" w:rsidDel="002867E7">
          <w:rPr>
            <w:rFonts w:cs="Arial"/>
            <w:szCs w:val="21"/>
          </w:rPr>
          <w:delText>at</w:delText>
        </w:r>
        <w:r w:rsidRPr="00BE0232" w:rsidDel="002867E7">
          <w:rPr>
            <w:rFonts w:cs="Arial"/>
            <w:szCs w:val="21"/>
          </w:rPr>
          <w:delText xml:space="preserve"> phase of the project was crucial for laying a solid foundation, and </w:delText>
        </w:r>
        <w:r w:rsidR="00435020" w:rsidRPr="00BE0232" w:rsidDel="002867E7">
          <w:rPr>
            <w:rFonts w:cs="Arial"/>
            <w:szCs w:val="21"/>
          </w:rPr>
          <w:delText>the Petitioner</w:delText>
        </w:r>
        <w:r w:rsidRPr="00BE0232" w:rsidDel="002867E7">
          <w:rPr>
            <w:rFonts w:cs="Arial"/>
            <w:szCs w:val="21"/>
          </w:rPr>
          <w:delText>’s leadership in defining the roadmap made his role indispensable for setting the project on the right course.</w:delText>
        </w:r>
      </w:del>
    </w:p>
    <w:p w14:paraId="29D0AABF" w14:textId="366BDDF5" w:rsidR="009A3190" w:rsidRPr="00BE0232" w:rsidDel="002867E7" w:rsidRDefault="009A3190" w:rsidP="009A3190">
      <w:pPr>
        <w:pStyle w:val="ListParagraph"/>
        <w:numPr>
          <w:ilvl w:val="0"/>
          <w:numId w:val="42"/>
        </w:numPr>
        <w:spacing w:after="240" w:line="360" w:lineRule="auto"/>
        <w:jc w:val="both"/>
        <w:rPr>
          <w:del w:id="281" w:author="Pamidi,Sushma" w:date="2025-12-08T09:36:00Z" w16du:dateUtc="2025-12-08T15:36:00Z"/>
          <w:rFonts w:cs="Arial"/>
          <w:szCs w:val="21"/>
        </w:rPr>
      </w:pPr>
      <w:del w:id="282" w:author="Pamidi,Sushma" w:date="2025-12-08T09:36:00Z" w16du:dateUtc="2025-12-08T15:36:00Z">
        <w:r w:rsidRPr="00BE0232" w:rsidDel="002867E7">
          <w:rPr>
            <w:rFonts w:cs="Arial"/>
            <w:b/>
            <w:bCs/>
            <w:szCs w:val="21"/>
          </w:rPr>
          <w:delText>Complex Coordination and Decision-Making:</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's responsibilities in the implementation phase—overseeing both technical and operational aspects—further cement his role as critical. His need to make real-time decisions on resource allocation, prioritize tasks, and resolve issues was pivotal to keeping the project on track. Th</w:delText>
        </w:r>
        <w:r w:rsidR="00435020" w:rsidRPr="00BE0232" w:rsidDel="002867E7">
          <w:rPr>
            <w:rFonts w:cs="Arial"/>
            <w:szCs w:val="21"/>
          </w:rPr>
          <w:delText>o</w:delText>
        </w:r>
        <w:r w:rsidRPr="00BE0232" w:rsidDel="002867E7">
          <w:rPr>
            <w:rFonts w:cs="Arial"/>
            <w:szCs w:val="21"/>
          </w:rPr>
          <w:delText>se high-pressure decisions had significant consequences on the outcome of the project and required someone in a role with deep knowledge, authority, and strategic insight. Without this level of responsibility, the project could have been delayed or derailed, making his contributions vital to its success.</w:delText>
        </w:r>
      </w:del>
    </w:p>
    <w:p w14:paraId="78684FD7" w14:textId="5C84C571" w:rsidR="009A3190" w:rsidRPr="00BE0232" w:rsidDel="002867E7" w:rsidRDefault="009A3190" w:rsidP="009A3190">
      <w:pPr>
        <w:pStyle w:val="ListParagraph"/>
        <w:numPr>
          <w:ilvl w:val="0"/>
          <w:numId w:val="42"/>
        </w:numPr>
        <w:spacing w:after="240" w:line="360" w:lineRule="auto"/>
        <w:jc w:val="both"/>
        <w:rPr>
          <w:del w:id="283" w:author="Pamidi,Sushma" w:date="2025-12-08T09:36:00Z" w16du:dateUtc="2025-12-08T15:36:00Z"/>
          <w:rFonts w:cs="Arial"/>
          <w:szCs w:val="21"/>
        </w:rPr>
      </w:pPr>
      <w:del w:id="284" w:author="Pamidi,Sushma" w:date="2025-12-08T09:36:00Z" w16du:dateUtc="2025-12-08T15:36:00Z">
        <w:r w:rsidRPr="00BE0232" w:rsidDel="002867E7">
          <w:rPr>
            <w:rFonts w:cs="Arial"/>
            <w:b/>
            <w:bCs/>
            <w:szCs w:val="21"/>
          </w:rPr>
          <w:delText>Ensuring Successful Real-World Deployment:</w:delText>
        </w:r>
        <w:r w:rsidRPr="00BE0232" w:rsidDel="002867E7">
          <w:rPr>
            <w:rFonts w:cs="Arial"/>
            <w:szCs w:val="21"/>
          </w:rPr>
          <w:delText xml:space="preserve"> </w:delText>
        </w:r>
        <w:r w:rsidR="00435020" w:rsidRPr="00BE0232" w:rsidDel="002867E7">
          <w:rPr>
            <w:rFonts w:cs="Arial"/>
            <w:szCs w:val="21"/>
          </w:rPr>
          <w:delText>D</w:delText>
        </w:r>
        <w:r w:rsidRPr="00BE0232" w:rsidDel="002867E7">
          <w:rPr>
            <w:rFonts w:cs="Arial"/>
            <w:szCs w:val="21"/>
          </w:rPr>
          <w:delText>uring the testing, optimization, and validation phases</w:delText>
        </w:r>
        <w:r w:rsidR="00435020" w:rsidRPr="00BE0232" w:rsidDel="002867E7">
          <w:rPr>
            <w:rFonts w:cs="Arial"/>
            <w:szCs w:val="21"/>
          </w:rPr>
          <w:delText>, the Petitioner's leadership</w:delText>
        </w:r>
        <w:r w:rsidRPr="00BE0232" w:rsidDel="002867E7">
          <w:rPr>
            <w:rFonts w:cs="Arial"/>
            <w:szCs w:val="21"/>
          </w:rPr>
          <w:delText xml:space="preserve"> ensured the solution operated as intended across the extensive CVS store network. The critical role of this phase cannot be overlooked, as it validated the project’s operational viability before full-scale deployment. Ensuring that a solution of this magnitude works effectively in real-world conditions was key to delivering the anticipated results, underscoring how integral </w:delText>
        </w:r>
        <w:r w:rsidR="00435020" w:rsidRPr="00BE0232" w:rsidDel="002867E7">
          <w:rPr>
            <w:rFonts w:cs="Arial"/>
            <w:szCs w:val="21"/>
          </w:rPr>
          <w:delText>the Petitioner</w:delText>
        </w:r>
        <w:r w:rsidRPr="00BE0232" w:rsidDel="002867E7">
          <w:rPr>
            <w:rFonts w:cs="Arial"/>
            <w:szCs w:val="21"/>
          </w:rPr>
          <w:delText>'s role was to the project’s success.</w:delText>
        </w:r>
      </w:del>
    </w:p>
    <w:p w14:paraId="162E4194" w14:textId="6A2D1458" w:rsidR="009A3190" w:rsidRPr="00BE0232" w:rsidDel="002867E7" w:rsidRDefault="009A3190" w:rsidP="009A3190">
      <w:pPr>
        <w:pStyle w:val="ListParagraph"/>
        <w:numPr>
          <w:ilvl w:val="0"/>
          <w:numId w:val="42"/>
        </w:numPr>
        <w:spacing w:after="240" w:line="360" w:lineRule="auto"/>
        <w:jc w:val="both"/>
        <w:rPr>
          <w:del w:id="285" w:author="Pamidi,Sushma" w:date="2025-12-08T09:36:00Z" w16du:dateUtc="2025-12-08T15:36:00Z"/>
          <w:rFonts w:cs="Arial"/>
          <w:szCs w:val="21"/>
        </w:rPr>
      </w:pPr>
      <w:del w:id="286" w:author="Pamidi,Sushma" w:date="2025-12-08T09:36:00Z" w16du:dateUtc="2025-12-08T15:36:00Z">
        <w:r w:rsidRPr="00BE0232" w:rsidDel="002867E7">
          <w:rPr>
            <w:rFonts w:cs="Arial"/>
            <w:b/>
            <w:bCs/>
            <w:szCs w:val="21"/>
          </w:rPr>
          <w:delText>Delivering Tangible, Measurable Benefits:</w:delText>
        </w:r>
        <w:r w:rsidRPr="00BE0232" w:rsidDel="002867E7">
          <w:rPr>
            <w:rFonts w:cs="Arial"/>
            <w:szCs w:val="21"/>
          </w:rPr>
          <w:delText xml:space="preserve"> One of the </w:delText>
        </w:r>
        <w:r w:rsidR="00435020" w:rsidRPr="00BE0232" w:rsidDel="002867E7">
          <w:rPr>
            <w:rFonts w:cs="Arial"/>
            <w:szCs w:val="21"/>
          </w:rPr>
          <w:delText>most app</w:delText>
        </w:r>
        <w:r w:rsidRPr="00BE0232" w:rsidDel="002867E7">
          <w:rPr>
            <w:rFonts w:cs="Arial"/>
            <w:szCs w:val="21"/>
          </w:rPr>
          <w:delText>are</w:delText>
        </w:r>
        <w:r w:rsidR="00435020" w:rsidRPr="00BE0232" w:rsidDel="002867E7">
          <w:rPr>
            <w:rFonts w:cs="Arial"/>
            <w:szCs w:val="21"/>
          </w:rPr>
          <w:delText>n</w:delText>
        </w:r>
        <w:r w:rsidRPr="00BE0232" w:rsidDel="002867E7">
          <w:rPr>
            <w:rFonts w:cs="Arial"/>
            <w:szCs w:val="21"/>
          </w:rPr>
          <w:delText xml:space="preserve">t indicators of the critical nature of </w:delText>
        </w:r>
        <w:r w:rsidR="00435020" w:rsidRPr="00BE0232" w:rsidDel="002867E7">
          <w:rPr>
            <w:rFonts w:cs="Arial"/>
            <w:szCs w:val="21"/>
          </w:rPr>
          <w:delText>the Petitioner</w:delText>
        </w:r>
        <w:r w:rsidRPr="00BE0232" w:rsidDel="002867E7">
          <w:rPr>
            <w:rFonts w:cs="Arial"/>
            <w:szCs w:val="21"/>
          </w:rPr>
          <w:delText xml:space="preserve">’s role </w:delText>
        </w:r>
        <w:r w:rsidR="00435020" w:rsidRPr="00BE0232" w:rsidDel="002867E7">
          <w:rPr>
            <w:rFonts w:cs="Arial"/>
            <w:szCs w:val="21"/>
          </w:rPr>
          <w:delText>was</w:delText>
        </w:r>
        <w:r w:rsidRPr="00BE0232" w:rsidDel="002867E7">
          <w:rPr>
            <w:rFonts w:cs="Arial"/>
            <w:szCs w:val="21"/>
          </w:rPr>
          <w:delText xml:space="preserve"> the significant, measurable results delivered by the Air Support project. </w:delText>
        </w:r>
        <w:r w:rsidRPr="00BE0232" w:rsidDel="002867E7">
          <w:rPr>
            <w:rFonts w:cs="Arial"/>
            <w:b/>
            <w:bCs/>
            <w:szCs w:val="21"/>
            <w:u w:val="single"/>
          </w:rPr>
          <w:delText>The project was estimated by Boston Consulting Group (BCG) to generate an annual benefit of $150-</w:delText>
        </w:r>
        <w:r w:rsidR="00B442B3" w:rsidDel="002867E7">
          <w:rPr>
            <w:rFonts w:cs="Arial"/>
            <w:b/>
            <w:bCs/>
            <w:szCs w:val="21"/>
            <w:u w:val="single"/>
          </w:rPr>
          <w:delText>$</w:delText>
        </w:r>
        <w:r w:rsidRPr="00BE0232" w:rsidDel="002867E7">
          <w:rPr>
            <w:rFonts w:cs="Arial"/>
            <w:b/>
            <w:bCs/>
            <w:szCs w:val="21"/>
            <w:u w:val="single"/>
          </w:rPr>
          <w:delText>235 million, including:</w:delText>
        </w:r>
      </w:del>
    </w:p>
    <w:p w14:paraId="07969938" w14:textId="07414BCC" w:rsidR="009A3190" w:rsidRPr="00BE0232" w:rsidDel="002867E7" w:rsidRDefault="009A3190" w:rsidP="009A3190">
      <w:pPr>
        <w:pStyle w:val="ListParagraph"/>
        <w:numPr>
          <w:ilvl w:val="0"/>
          <w:numId w:val="43"/>
        </w:numPr>
        <w:spacing w:after="240" w:line="360" w:lineRule="auto"/>
        <w:jc w:val="both"/>
        <w:rPr>
          <w:del w:id="287" w:author="Pamidi,Sushma" w:date="2025-12-08T09:36:00Z" w16du:dateUtc="2025-12-08T15:36:00Z"/>
          <w:rFonts w:cs="Arial"/>
          <w:szCs w:val="21"/>
        </w:rPr>
      </w:pPr>
      <w:del w:id="288" w:author="Pamidi,Sushma" w:date="2025-12-08T09:36:00Z" w16du:dateUtc="2025-12-08T15:36:00Z">
        <w:r w:rsidRPr="00BE0232" w:rsidDel="002867E7">
          <w:rPr>
            <w:rFonts w:cs="Arial"/>
            <w:b/>
            <w:bCs/>
            <w:szCs w:val="21"/>
          </w:rPr>
          <w:delText>Optimized capacity:</w:delText>
        </w:r>
        <w:r w:rsidRPr="00BE0232" w:rsidDel="002867E7">
          <w:rPr>
            <w:rFonts w:cs="Arial"/>
            <w:szCs w:val="21"/>
          </w:rPr>
          <w:delText xml:space="preserve"> A 1-3% increase in productivity across CVS’s store network, translating into $30-</w:delText>
        </w:r>
        <w:r w:rsidR="00B442B3" w:rsidDel="002867E7">
          <w:rPr>
            <w:rFonts w:cs="Arial"/>
            <w:szCs w:val="21"/>
          </w:rPr>
          <w:delText>$</w:delText>
        </w:r>
        <w:r w:rsidRPr="00BE0232" w:rsidDel="002867E7">
          <w:rPr>
            <w:rFonts w:cs="Arial"/>
            <w:szCs w:val="21"/>
          </w:rPr>
          <w:delText>48 million annually.</w:delText>
        </w:r>
      </w:del>
    </w:p>
    <w:p w14:paraId="3780B3A4" w14:textId="20470451" w:rsidR="009A3190" w:rsidRPr="00BE0232" w:rsidDel="002867E7" w:rsidRDefault="009A3190" w:rsidP="009A3190">
      <w:pPr>
        <w:pStyle w:val="ListParagraph"/>
        <w:numPr>
          <w:ilvl w:val="0"/>
          <w:numId w:val="43"/>
        </w:numPr>
        <w:spacing w:after="240" w:line="360" w:lineRule="auto"/>
        <w:jc w:val="both"/>
        <w:rPr>
          <w:del w:id="289" w:author="Pamidi,Sushma" w:date="2025-12-08T09:36:00Z" w16du:dateUtc="2025-12-08T15:36:00Z"/>
          <w:rFonts w:cs="Arial"/>
          <w:szCs w:val="21"/>
        </w:rPr>
      </w:pPr>
      <w:del w:id="290" w:author="Pamidi,Sushma" w:date="2025-12-08T09:36:00Z" w16du:dateUtc="2025-12-08T15:36:00Z">
        <w:r w:rsidRPr="00BE0232" w:rsidDel="002867E7">
          <w:rPr>
            <w:rFonts w:cs="Arial"/>
            <w:b/>
            <w:bCs/>
            <w:szCs w:val="21"/>
          </w:rPr>
          <w:delText>Increased operational efficiency:</w:delText>
        </w:r>
        <w:r w:rsidRPr="00BE0232" w:rsidDel="002867E7">
          <w:rPr>
            <w:rFonts w:cs="Arial"/>
            <w:szCs w:val="21"/>
          </w:rPr>
          <w:delText xml:space="preserve"> Specialization and task repetition efficiencies are estimated to save $7-</w:delText>
        </w:r>
        <w:r w:rsidR="00B442B3" w:rsidDel="002867E7">
          <w:rPr>
            <w:rFonts w:cs="Arial"/>
            <w:szCs w:val="21"/>
          </w:rPr>
          <w:delText>$</w:delText>
        </w:r>
        <w:r w:rsidRPr="00BE0232" w:rsidDel="002867E7">
          <w:rPr>
            <w:rFonts w:cs="Arial"/>
            <w:szCs w:val="21"/>
          </w:rPr>
          <w:delText>11 million annually.</w:delText>
        </w:r>
      </w:del>
    </w:p>
    <w:p w14:paraId="5F785A31" w14:textId="385F57D0" w:rsidR="009A3190" w:rsidRPr="00BE0232" w:rsidDel="002867E7" w:rsidRDefault="009A3190" w:rsidP="009A3190">
      <w:pPr>
        <w:pStyle w:val="ListParagraph"/>
        <w:numPr>
          <w:ilvl w:val="0"/>
          <w:numId w:val="43"/>
        </w:numPr>
        <w:spacing w:after="240" w:line="360" w:lineRule="auto"/>
        <w:jc w:val="both"/>
        <w:rPr>
          <w:del w:id="291" w:author="Pamidi,Sushma" w:date="2025-12-08T09:36:00Z" w16du:dateUtc="2025-12-08T15:36:00Z"/>
          <w:rFonts w:cs="Arial"/>
          <w:szCs w:val="21"/>
        </w:rPr>
      </w:pPr>
      <w:del w:id="292" w:author="Pamidi,Sushma" w:date="2025-12-08T09:36:00Z" w16du:dateUtc="2025-12-08T15:36:00Z">
        <w:r w:rsidRPr="00BE0232" w:rsidDel="002867E7">
          <w:rPr>
            <w:rFonts w:cs="Arial"/>
            <w:b/>
            <w:bCs/>
            <w:szCs w:val="21"/>
          </w:rPr>
          <w:delText>Cost savings:</w:delText>
        </w:r>
        <w:r w:rsidRPr="00BE0232" w:rsidDel="002867E7">
          <w:rPr>
            <w:rFonts w:cs="Arial"/>
            <w:szCs w:val="21"/>
          </w:rPr>
          <w:delText xml:space="preserve"> From improved task prioritization, reducing inefficiencies by $26-</w:delText>
        </w:r>
        <w:r w:rsidR="00B442B3" w:rsidDel="002867E7">
          <w:rPr>
            <w:rFonts w:cs="Arial"/>
            <w:szCs w:val="21"/>
          </w:rPr>
          <w:delText>$</w:delText>
        </w:r>
        <w:r w:rsidRPr="00BE0232" w:rsidDel="002867E7">
          <w:rPr>
            <w:rFonts w:cs="Arial"/>
            <w:szCs w:val="21"/>
          </w:rPr>
          <w:delText>47 million in annual savings.</w:delText>
        </w:r>
      </w:del>
    </w:p>
    <w:p w14:paraId="2728EBCF" w14:textId="255F86AD" w:rsidR="009A3190" w:rsidRPr="00BE0232" w:rsidDel="002867E7" w:rsidRDefault="009A3190" w:rsidP="009A3190">
      <w:pPr>
        <w:pStyle w:val="ListParagraph"/>
        <w:numPr>
          <w:ilvl w:val="0"/>
          <w:numId w:val="43"/>
        </w:numPr>
        <w:spacing w:after="240" w:line="360" w:lineRule="auto"/>
        <w:jc w:val="both"/>
        <w:rPr>
          <w:del w:id="293" w:author="Pamidi,Sushma" w:date="2025-12-08T09:36:00Z" w16du:dateUtc="2025-12-08T15:36:00Z"/>
          <w:rFonts w:cs="Arial"/>
          <w:szCs w:val="21"/>
        </w:rPr>
      </w:pPr>
      <w:del w:id="294" w:author="Pamidi,Sushma" w:date="2025-12-08T09:36:00Z" w16du:dateUtc="2025-12-08T15:36:00Z">
        <w:r w:rsidRPr="00BE0232" w:rsidDel="002867E7">
          <w:rPr>
            <w:rFonts w:cs="Arial"/>
            <w:b/>
            <w:bCs/>
            <w:szCs w:val="21"/>
          </w:rPr>
          <w:delText>Sales growth:</w:delText>
        </w:r>
        <w:r w:rsidRPr="00BE0232" w:rsidDel="002867E7">
          <w:rPr>
            <w:rFonts w:cs="Arial"/>
            <w:szCs w:val="21"/>
          </w:rPr>
          <w:delText xml:space="preserve"> Improved customer satisfaction due to better service, driving $86-</w:delText>
        </w:r>
        <w:r w:rsidR="00B442B3" w:rsidDel="002867E7">
          <w:rPr>
            <w:rFonts w:cs="Arial"/>
            <w:szCs w:val="21"/>
          </w:rPr>
          <w:delText>$</w:delText>
        </w:r>
        <w:r w:rsidRPr="00BE0232" w:rsidDel="002867E7">
          <w:rPr>
            <w:rFonts w:cs="Arial"/>
            <w:szCs w:val="21"/>
          </w:rPr>
          <w:delText>129 million in annual sales growth.</w:delText>
        </w:r>
      </w:del>
    </w:p>
    <w:p w14:paraId="5D8FC98E" w14:textId="5838CEAE" w:rsidR="009A3190" w:rsidRPr="00BE0232" w:rsidDel="002867E7" w:rsidRDefault="009A3190" w:rsidP="009A3190">
      <w:pPr>
        <w:pStyle w:val="ListParagraph"/>
        <w:spacing w:after="240" w:line="360" w:lineRule="auto"/>
        <w:jc w:val="both"/>
        <w:rPr>
          <w:del w:id="295" w:author="Pamidi,Sushma" w:date="2025-12-08T09:36:00Z" w16du:dateUtc="2025-12-08T15:36:00Z"/>
          <w:rFonts w:cs="Arial"/>
          <w:szCs w:val="21"/>
        </w:rPr>
      </w:pPr>
      <w:del w:id="296" w:author="Pamidi,Sushma" w:date="2025-12-08T09:36:00Z" w16du:dateUtc="2025-12-08T15:36:00Z">
        <w:r w:rsidRPr="00BE0232" w:rsidDel="002867E7">
          <w:rPr>
            <w:rFonts w:cs="Arial"/>
            <w:szCs w:val="21"/>
          </w:rPr>
          <w:delText>Th</w:delText>
        </w:r>
        <w:r w:rsidR="00435020" w:rsidRPr="00BE0232" w:rsidDel="002867E7">
          <w:rPr>
            <w:rFonts w:cs="Arial"/>
            <w:szCs w:val="21"/>
          </w:rPr>
          <w:delText>o</w:delText>
        </w:r>
        <w:r w:rsidRPr="00BE0232" w:rsidDel="002867E7">
          <w:rPr>
            <w:rFonts w:cs="Arial"/>
            <w:szCs w:val="21"/>
          </w:rPr>
          <w:delText xml:space="preserve">se outcomes directly stemmed from </w:delText>
        </w:r>
        <w:r w:rsidR="00435020" w:rsidRPr="00BE0232" w:rsidDel="002867E7">
          <w:rPr>
            <w:rFonts w:cs="Arial"/>
            <w:szCs w:val="21"/>
          </w:rPr>
          <w:delText>the Petitioner</w:delText>
        </w:r>
        <w:r w:rsidRPr="00BE0232" w:rsidDel="002867E7">
          <w:rPr>
            <w:rFonts w:cs="Arial"/>
            <w:szCs w:val="21"/>
          </w:rPr>
          <w:delText xml:space="preserve">'s decisions and strategic leadership throughout the project. His role in realizing these financial benefits demonstrates the critical importance of his position to CVS Health’s </w:delText>
        </w:r>
        <w:r w:rsidR="00435020" w:rsidRPr="00BE0232" w:rsidDel="002867E7">
          <w:rPr>
            <w:rFonts w:cs="Arial"/>
            <w:szCs w:val="21"/>
          </w:rPr>
          <w:delText>econom</w:delText>
        </w:r>
        <w:r w:rsidRPr="00BE0232" w:rsidDel="002867E7">
          <w:rPr>
            <w:rFonts w:cs="Arial"/>
            <w:szCs w:val="21"/>
          </w:rPr>
          <w:delText>ic performance and operational success.</w:delText>
        </w:r>
      </w:del>
    </w:p>
    <w:p w14:paraId="445672B9" w14:textId="6B3AF2FE" w:rsidR="009A3190" w:rsidRPr="00BE0232" w:rsidDel="002867E7" w:rsidRDefault="009A3190" w:rsidP="009A3190">
      <w:pPr>
        <w:pStyle w:val="ListParagraph"/>
        <w:numPr>
          <w:ilvl w:val="0"/>
          <w:numId w:val="42"/>
        </w:numPr>
        <w:spacing w:after="240" w:line="360" w:lineRule="auto"/>
        <w:jc w:val="both"/>
        <w:rPr>
          <w:del w:id="297" w:author="Pamidi,Sushma" w:date="2025-12-08T09:36:00Z" w16du:dateUtc="2025-12-08T15:36:00Z"/>
          <w:rFonts w:cs="Arial"/>
          <w:szCs w:val="21"/>
        </w:rPr>
      </w:pPr>
      <w:del w:id="298" w:author="Pamidi,Sushma" w:date="2025-12-08T09:36:00Z" w16du:dateUtc="2025-12-08T15:36:00Z">
        <w:r w:rsidRPr="00BE0232" w:rsidDel="002867E7">
          <w:rPr>
            <w:rFonts w:cs="Arial"/>
            <w:b/>
            <w:bCs/>
            <w:szCs w:val="21"/>
          </w:rPr>
          <w:delText>Driving Long-Term Operational Success: The Air Support project provided</w:delText>
        </w:r>
        <w:r w:rsidRPr="00BE0232" w:rsidDel="002867E7">
          <w:rPr>
            <w:rFonts w:cs="Arial"/>
            <w:szCs w:val="21"/>
          </w:rPr>
          <w:delText xml:space="preserve"> immediate benefits and set a long-term framework for CVS Health’s future operations. </w:delText>
        </w:r>
        <w:r w:rsidR="006D72CF" w:rsidRPr="00BE0232" w:rsidDel="002867E7">
          <w:rPr>
            <w:rFonts w:cs="Arial"/>
            <w:szCs w:val="21"/>
          </w:rPr>
          <w:delText>T</w:delText>
        </w:r>
        <w:r w:rsidR="00435020" w:rsidRPr="00BE0232" w:rsidDel="002867E7">
          <w:rPr>
            <w:rFonts w:cs="Arial"/>
            <w:szCs w:val="21"/>
          </w:rPr>
          <w:delText xml:space="preserve">he Petitioner </w:delText>
        </w:r>
        <w:r w:rsidRPr="00BE0232" w:rsidDel="002867E7">
          <w:rPr>
            <w:rFonts w:cs="Arial"/>
            <w:szCs w:val="21"/>
          </w:rPr>
          <w:delText>helped lay the foundation for sustainable improvements across CVS’s entire store network</w:delText>
        </w:r>
        <w:r w:rsidR="006D72CF" w:rsidRPr="00BE0232" w:rsidDel="002867E7">
          <w:rPr>
            <w:rFonts w:cs="Arial"/>
            <w:szCs w:val="21"/>
          </w:rPr>
          <w:delText xml:space="preserve"> by implementing dynamic workload-sharing solutions and optimizing resource distribution</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 xml:space="preserve">s </w:delText>
        </w:r>
        <w:r w:rsidR="00435020" w:rsidRPr="00BE0232" w:rsidDel="002867E7">
          <w:rPr>
            <w:rFonts w:cs="Arial"/>
            <w:szCs w:val="21"/>
          </w:rPr>
          <w:delText>critica</w:delText>
        </w:r>
        <w:r w:rsidRPr="00BE0232" w:rsidDel="002867E7">
          <w:rPr>
            <w:rFonts w:cs="Arial"/>
            <w:szCs w:val="21"/>
          </w:rPr>
          <w:delText>l</w:delText>
        </w:r>
        <w:r w:rsidR="00435020" w:rsidRPr="00BE0232" w:rsidDel="002867E7">
          <w:rPr>
            <w:rFonts w:cs="Arial"/>
            <w:szCs w:val="21"/>
          </w:rPr>
          <w:delText xml:space="preserve"> r</w:delText>
        </w:r>
        <w:r w:rsidRPr="00BE0232" w:rsidDel="002867E7">
          <w:rPr>
            <w:rFonts w:cs="Arial"/>
            <w:szCs w:val="21"/>
          </w:rPr>
          <w:delText>o</w:delText>
        </w:r>
        <w:r w:rsidR="00435020" w:rsidRPr="00BE0232" w:rsidDel="002867E7">
          <w:rPr>
            <w:rFonts w:cs="Arial"/>
            <w:szCs w:val="21"/>
          </w:rPr>
          <w:delText>le i</w:delText>
        </w:r>
        <w:r w:rsidRPr="00BE0232" w:rsidDel="002867E7">
          <w:rPr>
            <w:rFonts w:cs="Arial"/>
            <w:szCs w:val="21"/>
          </w:rPr>
          <w:delText>n</w:delText>
        </w:r>
        <w:r w:rsidR="00435020" w:rsidRPr="00BE0232" w:rsidDel="002867E7">
          <w:rPr>
            <w:rFonts w:cs="Arial"/>
            <w:szCs w:val="21"/>
          </w:rPr>
          <w:delText xml:space="preserve"> </w:delText>
        </w:r>
        <w:r w:rsidRPr="00BE0232" w:rsidDel="002867E7">
          <w:rPr>
            <w:rFonts w:cs="Arial"/>
            <w:szCs w:val="21"/>
          </w:rPr>
          <w:delText>t</w:delText>
        </w:r>
        <w:r w:rsidR="00435020" w:rsidRPr="00BE0232" w:rsidDel="002867E7">
          <w:rPr>
            <w:rFonts w:cs="Arial"/>
            <w:szCs w:val="21"/>
          </w:rPr>
          <w:delText>h</w:delText>
        </w:r>
        <w:r w:rsidRPr="00BE0232" w:rsidDel="002867E7">
          <w:rPr>
            <w:rFonts w:cs="Arial"/>
            <w:szCs w:val="21"/>
          </w:rPr>
          <w:delText>e</w:delText>
        </w:r>
        <w:r w:rsidR="00435020" w:rsidRPr="00BE0232" w:rsidDel="002867E7">
          <w:rPr>
            <w:rFonts w:cs="Arial"/>
            <w:szCs w:val="21"/>
          </w:rPr>
          <w:delText xml:space="preserve"> p</w:delText>
        </w:r>
        <w:r w:rsidRPr="00BE0232" w:rsidDel="002867E7">
          <w:rPr>
            <w:rFonts w:cs="Arial"/>
            <w:szCs w:val="21"/>
          </w:rPr>
          <w:delText>r</w:delText>
        </w:r>
        <w:r w:rsidR="00435020" w:rsidRPr="00BE0232" w:rsidDel="002867E7">
          <w:rPr>
            <w:rFonts w:cs="Arial"/>
            <w:szCs w:val="21"/>
          </w:rPr>
          <w:delText>oject directly</w:delText>
        </w:r>
        <w:r w:rsidRPr="00BE0232" w:rsidDel="002867E7">
          <w:rPr>
            <w:rFonts w:cs="Arial"/>
            <w:szCs w:val="21"/>
          </w:rPr>
          <w:delText xml:space="preserve"> impact</w:delText>
        </w:r>
        <w:r w:rsidR="00435020" w:rsidRPr="00BE0232" w:rsidDel="002867E7">
          <w:rPr>
            <w:rFonts w:cs="Arial"/>
            <w:szCs w:val="21"/>
          </w:rPr>
          <w:delText>ed</w:delText>
        </w:r>
        <w:r w:rsidRPr="00BE0232" w:rsidDel="002867E7">
          <w:rPr>
            <w:rFonts w:cs="Arial"/>
            <w:szCs w:val="21"/>
          </w:rPr>
          <w:delText xml:space="preserve"> operational efficiency, cost savings, and customer satisfaction.</w:delText>
        </w:r>
      </w:del>
    </w:p>
    <w:p w14:paraId="0EDD388B" w14:textId="0770DA13" w:rsidR="00BF08C8" w:rsidRPr="00BE0232" w:rsidDel="002867E7" w:rsidRDefault="009A3190" w:rsidP="009A3190">
      <w:pPr>
        <w:pStyle w:val="ListParagraph"/>
        <w:numPr>
          <w:ilvl w:val="0"/>
          <w:numId w:val="42"/>
        </w:numPr>
        <w:spacing w:after="240" w:line="360" w:lineRule="auto"/>
        <w:jc w:val="both"/>
        <w:rPr>
          <w:del w:id="299" w:author="Pamidi,Sushma" w:date="2025-12-08T09:36:00Z" w16du:dateUtc="2025-12-08T15:36:00Z"/>
          <w:rFonts w:cs="Arial"/>
          <w:szCs w:val="21"/>
        </w:rPr>
      </w:pPr>
      <w:del w:id="300" w:author="Pamidi,Sushma" w:date="2025-12-08T09:36:00Z" w16du:dateUtc="2025-12-08T15:36:00Z">
        <w:r w:rsidRPr="00BE0232" w:rsidDel="002867E7">
          <w:rPr>
            <w:rFonts w:cs="Arial"/>
            <w:b/>
            <w:bCs/>
            <w:szCs w:val="21"/>
          </w:rPr>
          <w:delText>Strategic Importance to CVS Health’s Future:</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’s role extends beyond managing a single project—it was critical to shaping the future of CVS Health’s operations in an increasingly competitive market. The operational improvements brought about by the Air Support project will continue to benefit CVS Health, allowing it to meet evolving challenges in the healthcare and retail space more effectively. His strategic leadership and ability to innovate ma</w:delText>
        </w:r>
        <w:r w:rsidR="00435020" w:rsidRPr="00BE0232" w:rsidDel="002867E7">
          <w:rPr>
            <w:rFonts w:cs="Arial"/>
            <w:szCs w:val="21"/>
          </w:rPr>
          <w:delText>de</w:delText>
        </w:r>
        <w:r w:rsidRPr="00BE0232" w:rsidDel="002867E7">
          <w:rPr>
            <w:rFonts w:cs="Arial"/>
            <w:szCs w:val="21"/>
          </w:rPr>
          <w:delText xml:space="preserve"> th</w:delText>
        </w:r>
        <w:r w:rsidR="00435020" w:rsidRPr="00BE0232" w:rsidDel="002867E7">
          <w:rPr>
            <w:rFonts w:cs="Arial"/>
            <w:szCs w:val="21"/>
          </w:rPr>
          <w:delText>at</w:delText>
        </w:r>
      </w:del>
    </w:p>
    <w:p w14:paraId="5B0D0D94" w14:textId="53096D7D" w:rsidR="009A3190" w:rsidRPr="00BE0232" w:rsidDel="002867E7" w:rsidRDefault="00BF08C8" w:rsidP="009A3190">
      <w:pPr>
        <w:pStyle w:val="ListParagraph"/>
        <w:numPr>
          <w:ilvl w:val="0"/>
          <w:numId w:val="42"/>
        </w:numPr>
        <w:spacing w:after="240" w:line="360" w:lineRule="auto"/>
        <w:jc w:val="both"/>
        <w:rPr>
          <w:del w:id="301" w:author="Pamidi,Sushma" w:date="2025-12-08T09:36:00Z" w16du:dateUtc="2025-12-08T15:36:00Z"/>
          <w:rFonts w:cs="Arial"/>
          <w:szCs w:val="21"/>
        </w:rPr>
      </w:pPr>
      <w:del w:id="302" w:author="Pamidi,Sushma" w:date="2025-12-08T09:36:00Z" w16du:dateUtc="2025-12-08T15:36:00Z">
        <w:r w:rsidRPr="00BE0232" w:rsidDel="002867E7">
          <w:rPr>
            <w:rFonts w:cs="Arial"/>
            <w:szCs w:val="21"/>
          </w:rPr>
          <w:delText>The Petitioner´s</w:delText>
        </w:r>
        <w:r w:rsidRPr="00BE0232" w:rsidDel="002867E7">
          <w:rPr>
            <w:rFonts w:cs="Arial"/>
            <w:b/>
            <w:bCs/>
            <w:szCs w:val="21"/>
          </w:rPr>
          <w:delText xml:space="preserve"> </w:delText>
        </w:r>
        <w:r w:rsidR="009A3190" w:rsidRPr="00BE0232" w:rsidDel="002867E7">
          <w:rPr>
            <w:rFonts w:cs="Arial"/>
            <w:szCs w:val="21"/>
          </w:rPr>
          <w:delText xml:space="preserve">role </w:delText>
        </w:r>
        <w:r w:rsidRPr="00BE0232" w:rsidDel="002867E7">
          <w:rPr>
            <w:rFonts w:cs="Arial"/>
            <w:szCs w:val="21"/>
          </w:rPr>
          <w:delText>is </w:delText>
        </w:r>
        <w:r w:rsidR="009A3190" w:rsidRPr="00BE0232" w:rsidDel="002867E7">
          <w:rPr>
            <w:rFonts w:cs="Arial"/>
            <w:szCs w:val="21"/>
          </w:rPr>
          <w:delText>not just operationally important but crucial to the company’s ongoing success and growth.</w:delText>
        </w:r>
      </w:del>
    </w:p>
    <w:p w14:paraId="13EA191C" w14:textId="2BBA475A" w:rsidR="009A3190" w:rsidRPr="00BE0232" w:rsidDel="002867E7" w:rsidRDefault="009A3190" w:rsidP="009A3190">
      <w:pPr>
        <w:pStyle w:val="ListParagraph"/>
        <w:spacing w:after="240" w:line="360" w:lineRule="auto"/>
        <w:ind w:left="1080"/>
        <w:jc w:val="both"/>
        <w:rPr>
          <w:del w:id="303" w:author="Pamidi,Sushma" w:date="2025-12-08T09:36:00Z" w16du:dateUtc="2025-12-08T15:36:00Z"/>
          <w:rFonts w:cs="Arial"/>
          <w:szCs w:val="21"/>
        </w:rPr>
      </w:pPr>
    </w:p>
    <w:p w14:paraId="49DFE5F4" w14:textId="38FDE1CA" w:rsidR="009B35F4" w:rsidRPr="00BE0232" w:rsidDel="002867E7" w:rsidRDefault="008F3C88" w:rsidP="00BF08C8">
      <w:pPr>
        <w:pStyle w:val="ListParagraph"/>
        <w:spacing w:after="240" w:line="360" w:lineRule="auto"/>
        <w:jc w:val="both"/>
        <w:rPr>
          <w:del w:id="304" w:author="Pamidi,Sushma" w:date="2025-12-08T09:36:00Z" w16du:dateUtc="2025-12-08T15:36:00Z"/>
          <w:rFonts w:cs="Arial"/>
          <w:i/>
          <w:iCs/>
          <w:color w:val="833C0B" w:themeColor="accent2" w:themeShade="80"/>
          <w:szCs w:val="21"/>
        </w:rPr>
      </w:pPr>
      <w:del w:id="305" w:author="Pamidi,Sushma" w:date="2025-12-08T09:36:00Z" w16du:dateUtc="2025-12-08T15:36:00Z">
        <w:r w:rsidRPr="00BE0232" w:rsidDel="002867E7">
          <w:rPr>
            <w:rFonts w:cs="Arial"/>
            <w:color w:val="000000" w:themeColor="text1"/>
            <w:szCs w:val="21"/>
          </w:rPr>
          <w:delText>The author</w:delText>
        </w:r>
        <w:r w:rsidR="00E71567" w:rsidRPr="00BE0232" w:rsidDel="002867E7">
          <w:rPr>
            <w:rFonts w:cs="Arial"/>
            <w:color w:val="000000" w:themeColor="text1"/>
            <w:szCs w:val="21"/>
          </w:rPr>
          <w:delText xml:space="preserve"> further </w:delText>
        </w:r>
        <w:r w:rsidR="00A53D3B" w:rsidRPr="00BE0232" w:rsidDel="002867E7">
          <w:rPr>
            <w:rFonts w:cs="Arial"/>
            <w:color w:val="000000" w:themeColor="text1"/>
            <w:szCs w:val="21"/>
          </w:rPr>
          <w:delText>affirms</w:delText>
        </w:r>
        <w:r w:rsidR="00520120" w:rsidRPr="00BE0232" w:rsidDel="002867E7">
          <w:rPr>
            <w:rFonts w:cs="Arial"/>
            <w:color w:val="000000" w:themeColor="text1"/>
            <w:szCs w:val="21"/>
          </w:rPr>
          <w:delText xml:space="preserve"> the critical status </w:delText>
        </w:r>
        <w:r w:rsidR="00A53D3B" w:rsidRPr="00BE0232" w:rsidDel="002867E7">
          <w:rPr>
            <w:rFonts w:cs="Arial"/>
            <w:color w:val="000000" w:themeColor="text1"/>
            <w:szCs w:val="21"/>
          </w:rPr>
          <w:delText>of the Petitioner by stating the following:</w:delText>
        </w:r>
        <w:r w:rsidR="0071618F" w:rsidRPr="00BE0232" w:rsidDel="002867E7">
          <w:rPr>
            <w:rFonts w:cs="Arial"/>
            <w:color w:val="000000" w:themeColor="text1"/>
            <w:szCs w:val="21"/>
          </w:rPr>
          <w:delText xml:space="preserve"> </w:delText>
        </w:r>
        <w:r w:rsidR="0071618F" w:rsidRPr="00BE0232" w:rsidDel="002867E7">
          <w:rPr>
            <w:rFonts w:cs="Arial"/>
            <w:i/>
            <w:iCs/>
            <w:color w:val="833C0B" w:themeColor="accent2" w:themeShade="80"/>
            <w:szCs w:val="21"/>
          </w:rPr>
          <w:delText>“</w:delText>
        </w:r>
        <w:r w:rsidR="00BF08C8" w:rsidRPr="00BE0232" w:rsidDel="002867E7">
          <w:rPr>
            <w:rFonts w:cs="Arial"/>
            <w:i/>
            <w:iCs/>
            <w:color w:val="833C0B" w:themeColor="accent2" w:themeShade="80"/>
            <w:szCs w:val="21"/>
          </w:rPr>
          <w:delText>In his critical role, Pavan demonstrated the ability to drive complex, high-impact projects that significantly contributed to CVS Health’s overall operational efficiency and bottom-line performance. His decisions throughout the project directly contributed to the success of the initiative and its long-term positive impact on the company. This outcome not only highlights Pavan’s ability to lead high-stakes initiatives but also underscores the critical nature of his role in shaping the future of CVS Health through innovation, operational excellence, and strategic leadership. His work on the Air Support project played a key role in the company’s growth and ability to meet its operational goals in an increasingly competitive market”.</w:delText>
        </w:r>
      </w:del>
    </w:p>
    <w:p w14:paraId="7AE9EB47" w14:textId="2190EAAF" w:rsidR="00785838" w:rsidRPr="00BE0232" w:rsidDel="002867E7" w:rsidRDefault="0071618F" w:rsidP="003174CE">
      <w:pPr>
        <w:spacing w:after="240" w:line="360" w:lineRule="auto"/>
        <w:jc w:val="both"/>
        <w:rPr>
          <w:del w:id="306" w:author="Pamidi,Sushma" w:date="2025-12-08T09:36:00Z" w16du:dateUtc="2025-12-08T15:36:00Z"/>
          <w:rFonts w:ascii="Arial" w:hAnsi="Arial" w:cs="Arial"/>
          <w:color w:val="000000" w:themeColor="text1"/>
          <w:sz w:val="21"/>
          <w:szCs w:val="21"/>
        </w:rPr>
      </w:pPr>
      <w:del w:id="307" w:author="Pamidi,Sushma" w:date="2025-12-08T09:36:00Z" w16du:dateUtc="2025-12-08T15:36:00Z">
        <w:r w:rsidRPr="00BE0232" w:rsidDel="002867E7">
          <w:rPr>
            <w:rFonts w:ascii="Arial" w:hAnsi="Arial" w:cs="Arial"/>
            <w:color w:val="000000" w:themeColor="text1"/>
            <w:sz w:val="21"/>
            <w:szCs w:val="21"/>
          </w:rPr>
          <w:delText xml:space="preserve">The Petitioner’s role </w:delText>
        </w:r>
        <w:r w:rsidR="00F7365D" w:rsidRPr="00BE0232" w:rsidDel="002867E7">
          <w:rPr>
            <w:rFonts w:ascii="Arial" w:hAnsi="Arial" w:cs="Arial"/>
            <w:color w:val="000000" w:themeColor="text1"/>
            <w:sz w:val="21"/>
            <w:szCs w:val="21"/>
          </w:rPr>
          <w:delText xml:space="preserve">and performance </w:delText>
        </w:r>
        <w:r w:rsidR="006836CA" w:rsidRPr="00BE0232" w:rsidDel="002867E7">
          <w:rPr>
            <w:rFonts w:ascii="Arial" w:hAnsi="Arial" w:cs="Arial"/>
            <w:color w:val="000000" w:themeColor="text1"/>
            <w:sz w:val="21"/>
            <w:szCs w:val="21"/>
          </w:rPr>
          <w:delText>are</w:delText>
        </w:r>
        <w:r w:rsidR="002C5C7C" w:rsidRPr="00BE0232" w:rsidDel="002867E7">
          <w:rPr>
            <w:rFonts w:ascii="Arial" w:hAnsi="Arial" w:cs="Arial"/>
            <w:color w:val="000000" w:themeColor="text1"/>
            <w:sz w:val="21"/>
            <w:szCs w:val="21"/>
          </w:rPr>
          <w:delText xml:space="preserve"> indeed critical to the company</w:delText>
        </w:r>
        <w:r w:rsidR="003174CE" w:rsidRPr="00BE0232" w:rsidDel="002867E7">
          <w:rPr>
            <w:rFonts w:ascii="Arial" w:hAnsi="Arial" w:cs="Arial"/>
            <w:color w:val="000000" w:themeColor="text1"/>
            <w:sz w:val="21"/>
            <w:szCs w:val="21"/>
          </w:rPr>
          <w:delText>.</w:delText>
        </w:r>
      </w:del>
    </w:p>
    <w:p w14:paraId="0225BFDE" w14:textId="2D355409" w:rsidR="00A21703" w:rsidRPr="00BE0232" w:rsidDel="002867E7" w:rsidRDefault="00785838" w:rsidP="00785838">
      <w:pPr>
        <w:spacing w:after="160" w:line="259" w:lineRule="auto"/>
        <w:rPr>
          <w:del w:id="308" w:author="Pamidi,Sushma" w:date="2025-12-08T09:36:00Z" w16du:dateUtc="2025-12-08T15:36:00Z"/>
          <w:rFonts w:ascii="Arial" w:hAnsi="Arial" w:cs="Arial"/>
          <w:color w:val="000000" w:themeColor="text1"/>
          <w:sz w:val="21"/>
          <w:szCs w:val="21"/>
        </w:rPr>
      </w:pPr>
      <w:del w:id="309" w:author="Pamidi,Sushma" w:date="2025-12-08T09:36:00Z" w16du:dateUtc="2025-12-08T15:36:00Z">
        <w:r w:rsidRPr="00BE0232" w:rsidDel="002867E7">
          <w:rPr>
            <w:rFonts w:ascii="Arial" w:hAnsi="Arial" w:cs="Arial"/>
            <w:color w:val="000000" w:themeColor="text1"/>
            <w:sz w:val="21"/>
            <w:szCs w:val="21"/>
          </w:rPr>
          <w:br w:type="page"/>
        </w:r>
      </w:del>
    </w:p>
    <w:p w14:paraId="50CD33D0" w14:textId="71E5983C" w:rsidR="00785838" w:rsidRPr="00BE0232" w:rsidDel="002867E7" w:rsidRDefault="00785838" w:rsidP="003174CE">
      <w:pPr>
        <w:spacing w:after="240" w:line="360" w:lineRule="auto"/>
        <w:jc w:val="both"/>
        <w:rPr>
          <w:del w:id="310" w:author="Pamidi,Sushma" w:date="2025-12-08T09:36:00Z" w16du:dateUtc="2025-12-08T15:36:00Z"/>
          <w:rFonts w:ascii="Arial" w:hAnsi="Arial" w:cs="Arial"/>
          <w:color w:val="000000" w:themeColor="text1"/>
          <w:sz w:val="21"/>
          <w:szCs w:val="21"/>
        </w:rPr>
      </w:pPr>
    </w:p>
    <w:p w14:paraId="564BAE1A" w14:textId="0BF292E9" w:rsidR="0071618F" w:rsidRPr="00BE0232" w:rsidDel="002867E7" w:rsidRDefault="0071618F" w:rsidP="00A2531F">
      <w:pPr>
        <w:pStyle w:val="NoSpacing"/>
        <w:spacing w:line="360" w:lineRule="auto"/>
        <w:rPr>
          <w:del w:id="311" w:author="Pamidi,Sushma" w:date="2025-12-08T09:36:00Z" w16du:dateUtc="2025-12-08T15:36:00Z"/>
          <w:b/>
          <w:noProof w:val="0"/>
          <w:color w:val="000000" w:themeColor="text1"/>
          <w:sz w:val="28"/>
          <w:szCs w:val="28"/>
        </w:rPr>
      </w:pPr>
      <w:del w:id="312" w:author="Pamidi,Sushma" w:date="2025-12-08T09:36:00Z" w16du:dateUtc="2025-12-08T15:36:00Z">
        <w:r w:rsidRPr="00BE0232" w:rsidDel="002867E7">
          <w:rPr>
            <w:b/>
            <w:bCs/>
            <w:noProof w:val="0"/>
            <w:color w:val="833C0B" w:themeColor="accent2" w:themeShade="80"/>
            <w:sz w:val="28"/>
            <w:szCs w:val="28"/>
          </w:rPr>
          <w:delText>Analysis of Petitioner’s Impact on the Company as a Whole</w:delText>
        </w:r>
      </w:del>
    </w:p>
    <w:p w14:paraId="7893BBE2" w14:textId="73FA9B9B" w:rsidR="007F3C77" w:rsidRPr="00BE0232" w:rsidDel="002867E7" w:rsidRDefault="007F3C77" w:rsidP="00EC174F">
      <w:pPr>
        <w:pStyle w:val="NoSpacing"/>
        <w:spacing w:line="360" w:lineRule="auto"/>
        <w:jc w:val="left"/>
        <w:rPr>
          <w:del w:id="313" w:author="Pamidi,Sushma" w:date="2025-12-08T09:36:00Z" w16du:dateUtc="2025-12-08T15:36:00Z"/>
          <w:noProof w:val="0"/>
          <w:color w:val="000000" w:themeColor="text1"/>
          <w:sz w:val="21"/>
          <w:szCs w:val="21"/>
        </w:rPr>
      </w:pPr>
    </w:p>
    <w:p w14:paraId="7B27F62C" w14:textId="4B312701" w:rsidR="00EC174F" w:rsidRPr="00BE0232" w:rsidDel="002867E7" w:rsidRDefault="0071618F" w:rsidP="00EC174F">
      <w:pPr>
        <w:pStyle w:val="NoSpacing"/>
        <w:spacing w:line="360" w:lineRule="auto"/>
        <w:jc w:val="left"/>
        <w:rPr>
          <w:del w:id="314" w:author="Pamidi,Sushma" w:date="2025-12-08T09:36:00Z" w16du:dateUtc="2025-12-08T15:36:00Z"/>
          <w:noProof w:val="0"/>
          <w:sz w:val="21"/>
          <w:szCs w:val="21"/>
        </w:rPr>
      </w:pPr>
      <w:del w:id="315" w:author="Pamidi,Sushma" w:date="2025-12-08T09:36:00Z" w16du:dateUtc="2025-12-08T15:36:00Z">
        <w:r w:rsidRPr="00BE0232" w:rsidDel="002867E7">
          <w:rPr>
            <w:noProof w:val="0"/>
            <w:sz w:val="21"/>
            <w:szCs w:val="21"/>
          </w:rPr>
          <w:delText xml:space="preserve">Counsel submits evidence from the Petitioner’s leading </w:delText>
        </w:r>
        <w:r w:rsidR="00A7294F" w:rsidRPr="00BE0232" w:rsidDel="002867E7">
          <w:rPr>
            <w:noProof w:val="0"/>
            <w:sz w:val="21"/>
            <w:szCs w:val="21"/>
          </w:rPr>
          <w:delText>and</w:delText>
        </w:r>
        <w:r w:rsidRPr="00BE0232" w:rsidDel="002867E7">
          <w:rPr>
            <w:noProof w:val="0"/>
            <w:sz w:val="21"/>
            <w:szCs w:val="21"/>
          </w:rPr>
          <w:delText xml:space="preserve"> critical role letter, where the author attests to the Petitioner’s outstanding work, impacting the </w:delText>
        </w:r>
        <w:r w:rsidR="00D358B9" w:rsidRPr="00BE0232" w:rsidDel="002867E7">
          <w:rPr>
            <w:noProof w:val="0"/>
            <w:sz w:val="21"/>
            <w:szCs w:val="21"/>
          </w:rPr>
          <w:delText>success</w:delText>
        </w:r>
        <w:r w:rsidR="00F247C5" w:rsidRPr="00BE0232" w:rsidDel="002867E7">
          <w:rPr>
            <w:noProof w:val="0"/>
            <w:sz w:val="21"/>
            <w:szCs w:val="21"/>
          </w:rPr>
          <w:delText xml:space="preserve"> of the </w:delText>
        </w:r>
        <w:r w:rsidRPr="00BE0232" w:rsidDel="002867E7">
          <w:rPr>
            <w:noProof w:val="0"/>
            <w:sz w:val="21"/>
            <w:szCs w:val="21"/>
          </w:rPr>
          <w:delText>company as a whole.</w:delText>
        </w:r>
        <w:r w:rsidR="007F3C77" w:rsidRPr="00BE0232" w:rsidDel="002867E7">
          <w:rPr>
            <w:noProof w:val="0"/>
            <w:sz w:val="21"/>
            <w:szCs w:val="21"/>
          </w:rPr>
          <w:delText xml:space="preserve"> </w:delText>
        </w:r>
        <w:bookmarkStart w:id="316" w:name="_Hlk105686221"/>
        <w:r w:rsidR="00A96940" w:rsidRPr="00BE0232" w:rsidDel="002867E7">
          <w:rPr>
            <w:noProof w:val="0"/>
            <w:sz w:val="21"/>
            <w:szCs w:val="21"/>
          </w:rPr>
          <w:delText xml:space="preserve">The Petitioner’s impact on this highly distinguished </w:delText>
        </w:r>
        <w:r w:rsidR="00001CCD" w:rsidRPr="00BE0232" w:rsidDel="002867E7">
          <w:rPr>
            <w:noProof w:val="0"/>
            <w:sz w:val="21"/>
            <w:szCs w:val="21"/>
          </w:rPr>
          <w:delText>c</w:delText>
        </w:r>
        <w:r w:rsidR="00A96940" w:rsidRPr="00BE0232" w:rsidDel="002867E7">
          <w:rPr>
            <w:noProof w:val="0"/>
            <w:sz w:val="21"/>
            <w:szCs w:val="21"/>
          </w:rPr>
          <w:delText>ompany is evident through the following:</w:delText>
        </w:r>
        <w:bookmarkEnd w:id="316"/>
      </w:del>
    </w:p>
    <w:p w14:paraId="5D037A87" w14:textId="37B23F22" w:rsidR="00E63B0B" w:rsidRPr="00BE0232" w:rsidDel="002867E7" w:rsidRDefault="00E63B0B" w:rsidP="00EC174F">
      <w:pPr>
        <w:pStyle w:val="NoSpacing"/>
        <w:spacing w:line="360" w:lineRule="auto"/>
        <w:jc w:val="left"/>
        <w:rPr>
          <w:del w:id="317" w:author="Pamidi,Sushma" w:date="2025-12-08T09:36:00Z" w16du:dateUtc="2025-12-08T15:36:00Z"/>
          <w:noProof w:val="0"/>
          <w:sz w:val="21"/>
          <w:szCs w:val="21"/>
        </w:rPr>
      </w:pPr>
    </w:p>
    <w:p w14:paraId="140A365A" w14:textId="44BA95B5" w:rsidR="00E63B0B" w:rsidRPr="00BE0232" w:rsidDel="002867E7" w:rsidRDefault="00E63B0B" w:rsidP="00E63B0B">
      <w:pPr>
        <w:pStyle w:val="NoSpacing"/>
        <w:numPr>
          <w:ilvl w:val="0"/>
          <w:numId w:val="44"/>
        </w:numPr>
        <w:spacing w:line="360" w:lineRule="auto"/>
        <w:jc w:val="both"/>
        <w:rPr>
          <w:del w:id="318" w:author="Pamidi,Sushma" w:date="2025-12-08T09:36:00Z" w16du:dateUtc="2025-12-08T15:36:00Z"/>
          <w:noProof w:val="0"/>
          <w:sz w:val="21"/>
          <w:szCs w:val="21"/>
        </w:rPr>
      </w:pPr>
      <w:del w:id="319" w:author="Pamidi,Sushma" w:date="2025-12-08T09:36:00Z" w16du:dateUtc="2025-12-08T15:36:00Z">
        <w:r w:rsidRPr="00BE0232" w:rsidDel="002867E7">
          <w:rPr>
            <w:b/>
            <w:bCs/>
            <w:noProof w:val="0"/>
            <w:sz w:val="21"/>
            <w:szCs w:val="21"/>
          </w:rPr>
          <w:delText>Influence on Strategic Initiatives:</w:delText>
        </w:r>
        <w:r w:rsidRPr="00BE0232" w:rsidDel="002867E7">
          <w:rPr>
            <w:noProof w:val="0"/>
            <w:sz w:val="21"/>
            <w:szCs w:val="21"/>
          </w:rPr>
          <w:delText xml:space="preserve"> </w:delText>
        </w:r>
        <w:r w:rsidR="006B6740" w:rsidRPr="00BE0232" w:rsidDel="002867E7">
          <w:rPr>
            <w:noProof w:val="0"/>
            <w:sz w:val="21"/>
            <w:szCs w:val="21"/>
          </w:rPr>
          <w:delText>The Petitioner´</w:delText>
        </w:r>
        <w:r w:rsidRPr="00BE0232" w:rsidDel="002867E7">
          <w:rPr>
            <w:noProof w:val="0"/>
            <w:sz w:val="21"/>
            <w:szCs w:val="21"/>
          </w:rPr>
          <w:delText>s role in leading critical, large-scale initiatives has significant</w:delText>
        </w:r>
        <w:r w:rsidR="006B6740" w:rsidRPr="00BE0232" w:rsidDel="002867E7">
          <w:rPr>
            <w:noProof w:val="0"/>
            <w:sz w:val="21"/>
            <w:szCs w:val="21"/>
          </w:rPr>
          <w:delText>ly</w:delText>
        </w:r>
        <w:r w:rsidRPr="00BE0232" w:rsidDel="002867E7">
          <w:rPr>
            <w:noProof w:val="0"/>
            <w:sz w:val="21"/>
            <w:szCs w:val="21"/>
          </w:rPr>
          <w:delText xml:space="preserve"> impact</w:delText>
        </w:r>
        <w:r w:rsidR="006B6740" w:rsidRPr="00BE0232" w:rsidDel="002867E7">
          <w:rPr>
            <w:noProof w:val="0"/>
            <w:sz w:val="21"/>
            <w:szCs w:val="21"/>
          </w:rPr>
          <w:delText>ed</w:delText>
        </w:r>
        <w:r w:rsidRPr="00BE0232" w:rsidDel="002867E7">
          <w:rPr>
            <w:noProof w:val="0"/>
            <w:sz w:val="21"/>
            <w:szCs w:val="21"/>
          </w:rPr>
          <w:delText xml:space="preserve"> CVS Health’s growth and operations. His ability to manage high-impact projects, such as the Air Support program, which resulted in measurable operational efficiencies and cost savings, directly affects the company's overall performance. These initiatives generate</w:delText>
        </w:r>
        <w:r w:rsidR="0064704F" w:rsidRPr="00BE0232" w:rsidDel="002867E7">
          <w:rPr>
            <w:noProof w:val="0"/>
            <w:sz w:val="21"/>
            <w:szCs w:val="21"/>
          </w:rPr>
          <w:delText>d</w:delText>
        </w:r>
        <w:r w:rsidRPr="00BE0232" w:rsidDel="002867E7">
          <w:rPr>
            <w:noProof w:val="0"/>
            <w:sz w:val="21"/>
            <w:szCs w:val="21"/>
          </w:rPr>
          <w:delText xml:space="preserve"> substantial revenue a</w:delText>
        </w:r>
        <w:r w:rsidR="006B6740" w:rsidRPr="00BE0232" w:rsidDel="002867E7">
          <w:rPr>
            <w:noProof w:val="0"/>
            <w:sz w:val="21"/>
            <w:szCs w:val="21"/>
          </w:rPr>
          <w:delText>nd</w:delText>
        </w:r>
        <w:r w:rsidRPr="00BE0232" w:rsidDel="002867E7">
          <w:rPr>
            <w:noProof w:val="0"/>
            <w:sz w:val="21"/>
            <w:szCs w:val="21"/>
          </w:rPr>
          <w:delText xml:space="preserve"> contribute</w:delText>
        </w:r>
        <w:r w:rsidR="0064704F" w:rsidRPr="00BE0232" w:rsidDel="002867E7">
          <w:rPr>
            <w:noProof w:val="0"/>
            <w:sz w:val="21"/>
            <w:szCs w:val="21"/>
          </w:rPr>
          <w:delText>d</w:delText>
        </w:r>
        <w:r w:rsidRPr="00BE0232" w:rsidDel="002867E7">
          <w:rPr>
            <w:noProof w:val="0"/>
            <w:sz w:val="21"/>
            <w:szCs w:val="21"/>
          </w:rPr>
          <w:delText xml:space="preserve"> to multi-million</w:delText>
        </w:r>
        <w:r w:rsidR="001C2E57" w:rsidRPr="00BE0232" w:rsidDel="002867E7">
          <w:rPr>
            <w:noProof w:val="0"/>
            <w:sz w:val="21"/>
            <w:szCs w:val="21"/>
          </w:rPr>
          <w:delText>-</w:delText>
        </w:r>
        <w:r w:rsidRPr="00BE0232" w:rsidDel="002867E7">
          <w:rPr>
            <w:noProof w:val="0"/>
            <w:sz w:val="21"/>
            <w:szCs w:val="21"/>
          </w:rPr>
          <w:delText>dollar cost efficiencies, enhancing CVS Health’s profitability and market position. His leadership in these projects enable</w:delText>
        </w:r>
        <w:r w:rsidR="0064704F" w:rsidRPr="00BE0232" w:rsidDel="002867E7">
          <w:rPr>
            <w:noProof w:val="0"/>
            <w:sz w:val="21"/>
            <w:szCs w:val="21"/>
          </w:rPr>
          <w:delText>d</w:delText>
        </w:r>
        <w:r w:rsidRPr="00BE0232" w:rsidDel="002867E7">
          <w:rPr>
            <w:noProof w:val="0"/>
            <w:sz w:val="21"/>
            <w:szCs w:val="21"/>
          </w:rPr>
          <w:delText xml:space="preserve"> CVS Health to operate more effectively, ensuring long-term sustainability.</w:delText>
        </w:r>
      </w:del>
    </w:p>
    <w:p w14:paraId="6913C689" w14:textId="351EBE62" w:rsidR="00E63B0B" w:rsidRPr="00BE0232" w:rsidDel="002867E7" w:rsidRDefault="00E63B0B" w:rsidP="00E63B0B">
      <w:pPr>
        <w:pStyle w:val="NoSpacing"/>
        <w:numPr>
          <w:ilvl w:val="0"/>
          <w:numId w:val="44"/>
        </w:numPr>
        <w:spacing w:line="360" w:lineRule="auto"/>
        <w:jc w:val="both"/>
        <w:rPr>
          <w:del w:id="320" w:author="Pamidi,Sushma" w:date="2025-12-08T09:36:00Z" w16du:dateUtc="2025-12-08T15:36:00Z"/>
          <w:noProof w:val="0"/>
          <w:sz w:val="21"/>
          <w:szCs w:val="21"/>
        </w:rPr>
      </w:pPr>
      <w:del w:id="321" w:author="Pamidi,Sushma" w:date="2025-12-08T09:36:00Z" w16du:dateUtc="2025-12-08T15:36:00Z">
        <w:r w:rsidRPr="00BE0232" w:rsidDel="002867E7">
          <w:rPr>
            <w:b/>
            <w:bCs/>
            <w:noProof w:val="0"/>
            <w:sz w:val="21"/>
            <w:szCs w:val="21"/>
          </w:rPr>
          <w:delText>Contributing to CVS Health's Mission:</w:delText>
        </w:r>
        <w:r w:rsidRPr="00BE0232" w:rsidDel="002867E7">
          <w:rPr>
            <w:noProof w:val="0"/>
            <w:sz w:val="21"/>
            <w:szCs w:val="21"/>
          </w:rPr>
          <w:delText xml:space="preserve"> </w:delText>
        </w:r>
        <w:r w:rsidR="006B6740" w:rsidRPr="00BE0232" w:rsidDel="002867E7">
          <w:rPr>
            <w:noProof w:val="0"/>
            <w:sz w:val="21"/>
            <w:szCs w:val="21"/>
          </w:rPr>
          <w:delText>The Petitioner</w:delText>
        </w:r>
        <w:r w:rsidRPr="00BE0232" w:rsidDel="002867E7">
          <w:rPr>
            <w:noProof w:val="0"/>
            <w:sz w:val="21"/>
            <w:szCs w:val="21"/>
          </w:rPr>
          <w:delText>’s work aligns closely with CVS Health’s overarching mission to improve patient well-being and provide accessible, affordable healthcare. His role in projects that optimize operational processes direct</w:delText>
        </w:r>
        <w:r w:rsidR="006B6740" w:rsidRPr="00BE0232" w:rsidDel="002867E7">
          <w:rPr>
            <w:noProof w:val="0"/>
            <w:sz w:val="21"/>
            <w:szCs w:val="21"/>
          </w:rPr>
          <w:delText>ly</w:delText>
        </w:r>
        <w:r w:rsidRPr="00BE0232" w:rsidDel="002867E7">
          <w:rPr>
            <w:noProof w:val="0"/>
            <w:sz w:val="21"/>
            <w:szCs w:val="21"/>
          </w:rPr>
          <w:delText xml:space="preserve"> impact</w:delText>
        </w:r>
        <w:r w:rsidR="0064704F" w:rsidRPr="00BE0232" w:rsidDel="002867E7">
          <w:rPr>
            <w:noProof w:val="0"/>
            <w:sz w:val="21"/>
            <w:szCs w:val="21"/>
          </w:rPr>
          <w:delText>ed</w:delText>
        </w:r>
        <w:r w:rsidRPr="00BE0232" w:rsidDel="002867E7">
          <w:rPr>
            <w:noProof w:val="0"/>
            <w:sz w:val="21"/>
            <w:szCs w:val="21"/>
          </w:rPr>
          <w:delText xml:space="preserve"> patient safety, a </w:delText>
        </w:r>
        <w:r w:rsidR="0064704F" w:rsidRPr="00BE0232" w:rsidDel="002867E7">
          <w:rPr>
            <w:noProof w:val="0"/>
            <w:sz w:val="21"/>
            <w:szCs w:val="21"/>
          </w:rPr>
          <w:delText xml:space="preserve">company's </w:delText>
        </w:r>
        <w:r w:rsidRPr="00BE0232" w:rsidDel="002867E7">
          <w:rPr>
            <w:noProof w:val="0"/>
            <w:sz w:val="21"/>
            <w:szCs w:val="21"/>
          </w:rPr>
          <w:delText xml:space="preserve">core value. By implementing solutions that enhance both customer and employee experiences, such as through the Air Support initiative, </w:delText>
        </w:r>
        <w:r w:rsidR="006B6740" w:rsidRPr="00BE0232" w:rsidDel="002867E7">
          <w:rPr>
            <w:noProof w:val="0"/>
            <w:sz w:val="21"/>
            <w:szCs w:val="21"/>
          </w:rPr>
          <w:delText>the Petitioner</w:delText>
        </w:r>
        <w:r w:rsidRPr="00BE0232" w:rsidDel="002867E7">
          <w:rPr>
            <w:noProof w:val="0"/>
            <w:sz w:val="21"/>
            <w:szCs w:val="21"/>
          </w:rPr>
          <w:delText xml:space="preserve"> help</w:delText>
        </w:r>
        <w:r w:rsidR="0064704F" w:rsidRPr="00BE0232" w:rsidDel="002867E7">
          <w:rPr>
            <w:noProof w:val="0"/>
            <w:sz w:val="21"/>
            <w:szCs w:val="21"/>
          </w:rPr>
          <w:delText>ed</w:delText>
        </w:r>
        <w:r w:rsidRPr="00BE0232" w:rsidDel="002867E7">
          <w:rPr>
            <w:noProof w:val="0"/>
            <w:sz w:val="21"/>
            <w:szCs w:val="21"/>
          </w:rPr>
          <w:delText xml:space="preserve"> ensure CVS Health meets its commitment to delivering exceptional care. His work, therefore, reinforce</w:delText>
        </w:r>
        <w:r w:rsidR="0064704F" w:rsidRPr="00BE0232" w:rsidDel="002867E7">
          <w:rPr>
            <w:noProof w:val="0"/>
            <w:sz w:val="21"/>
            <w:szCs w:val="21"/>
          </w:rPr>
          <w:delText>d</w:delText>
        </w:r>
        <w:r w:rsidRPr="00BE0232" w:rsidDel="002867E7">
          <w:rPr>
            <w:noProof w:val="0"/>
            <w:sz w:val="21"/>
            <w:szCs w:val="21"/>
          </w:rPr>
          <w:delText xml:space="preserve"> the company’s mission on a strategic level, helping CVS maintain its leadership in healthcare.</w:delText>
        </w:r>
      </w:del>
    </w:p>
    <w:p w14:paraId="6CDD4F77" w14:textId="1AC3B8A8" w:rsidR="006B6740" w:rsidRPr="00BE0232" w:rsidDel="002867E7" w:rsidRDefault="006B6740" w:rsidP="006B6740">
      <w:pPr>
        <w:pStyle w:val="NormalWeb"/>
        <w:numPr>
          <w:ilvl w:val="0"/>
          <w:numId w:val="44"/>
        </w:numPr>
        <w:spacing w:line="360" w:lineRule="auto"/>
        <w:jc w:val="both"/>
        <w:rPr>
          <w:del w:id="322" w:author="Pamidi,Sushma" w:date="2025-12-08T09:36:00Z" w16du:dateUtc="2025-12-08T15:36:00Z"/>
          <w:rFonts w:ascii="Arial" w:hAnsi="Arial" w:cs="Arial"/>
          <w:sz w:val="21"/>
          <w:szCs w:val="21"/>
        </w:rPr>
      </w:pPr>
      <w:del w:id="323" w:author="Pamidi,Sushma" w:date="2025-12-08T09:36:00Z" w16du:dateUtc="2025-12-08T15:36:00Z">
        <w:r w:rsidRPr="00BE0232" w:rsidDel="002867E7">
          <w:rPr>
            <w:rStyle w:val="Strong"/>
            <w:rFonts w:ascii="Arial" w:hAnsi="Arial" w:cs="Arial"/>
            <w:sz w:val="21"/>
            <w:szCs w:val="21"/>
          </w:rPr>
          <w:delText>Enhancing Customer and Colleague Experience:</w:delText>
        </w:r>
        <w:r w:rsidRPr="00BE0232" w:rsidDel="002867E7">
          <w:rPr>
            <w:rFonts w:ascii="Arial" w:hAnsi="Arial" w:cs="Arial"/>
            <w:sz w:val="21"/>
            <w:szCs w:val="21"/>
          </w:rPr>
          <w:delText xml:space="preserve"> One of the key outcomes of the Petitioner’s leadership </w:delText>
        </w:r>
        <w:r w:rsidR="0064704F" w:rsidRPr="00BE0232" w:rsidDel="002867E7">
          <w:rPr>
            <w:rFonts w:ascii="Arial" w:hAnsi="Arial" w:cs="Arial"/>
            <w:sz w:val="21"/>
            <w:szCs w:val="21"/>
          </w:rPr>
          <w:delText>is</w:delText>
        </w:r>
        <w:r w:rsidRPr="00BE0232" w:rsidDel="002867E7">
          <w:rPr>
            <w:rFonts w:ascii="Arial" w:hAnsi="Arial" w:cs="Arial"/>
            <w:sz w:val="21"/>
            <w:szCs w:val="21"/>
          </w:rPr>
          <w:delText xml:space="preserve"> the improvement of both customer and colleague experiences. </w:delText>
        </w:r>
        <w:r w:rsidR="0064704F" w:rsidRPr="00BE0232" w:rsidDel="002867E7">
          <w:rPr>
            <w:rFonts w:ascii="Arial" w:hAnsi="Arial" w:cs="Arial"/>
            <w:sz w:val="21"/>
            <w:szCs w:val="21"/>
          </w:rPr>
          <w:delText>The Petitioner</w:delText>
        </w:r>
        <w:r w:rsidRPr="00BE0232" w:rsidDel="002867E7">
          <w:rPr>
            <w:rFonts w:ascii="Arial" w:hAnsi="Arial" w:cs="Arial"/>
            <w:sz w:val="21"/>
            <w:szCs w:val="21"/>
          </w:rPr>
          <w:delText xml:space="preserve"> helped improve service consistency across CVS’s 9,000-store network through operational innovations like dynamic workload sharing and optimized resource distribution. These improvements lead to better customer satisfaction, which translates into higher sales growth and stronger customer retention—both critical components of CVS Health’s success in the highly competitive healthcare and retail industry.</w:delText>
        </w:r>
      </w:del>
    </w:p>
    <w:p w14:paraId="013E67EB" w14:textId="3D81FDB7" w:rsidR="006B6740" w:rsidRPr="00BE0232" w:rsidDel="002867E7" w:rsidRDefault="006B6740" w:rsidP="006B6740">
      <w:pPr>
        <w:pStyle w:val="NormalWeb"/>
        <w:numPr>
          <w:ilvl w:val="0"/>
          <w:numId w:val="44"/>
        </w:numPr>
        <w:spacing w:line="360" w:lineRule="auto"/>
        <w:jc w:val="both"/>
        <w:rPr>
          <w:del w:id="324" w:author="Pamidi,Sushma" w:date="2025-12-08T09:36:00Z" w16du:dateUtc="2025-12-08T15:36:00Z"/>
          <w:rFonts w:ascii="Arial" w:hAnsi="Arial" w:cs="Arial"/>
          <w:sz w:val="21"/>
          <w:szCs w:val="21"/>
        </w:rPr>
      </w:pPr>
      <w:del w:id="325" w:author="Pamidi,Sushma" w:date="2025-12-08T09:36:00Z" w16du:dateUtc="2025-12-08T15:36:00Z">
        <w:r w:rsidRPr="00BE0232" w:rsidDel="002867E7">
          <w:rPr>
            <w:rStyle w:val="Strong"/>
            <w:rFonts w:ascii="Arial" w:hAnsi="Arial" w:cs="Arial"/>
            <w:sz w:val="21"/>
            <w:szCs w:val="21"/>
          </w:rPr>
          <w:delText>Impact on Organizational Culture and Recognition:</w:delText>
        </w:r>
        <w:r w:rsidRPr="00BE0232" w:rsidDel="002867E7">
          <w:rPr>
            <w:rFonts w:ascii="Arial" w:hAnsi="Arial" w:cs="Arial"/>
            <w:sz w:val="21"/>
            <w:szCs w:val="21"/>
          </w:rPr>
          <w:delText xml:space="preserve"> The Petitioner's receipt of the Premier Award, CVS Health's highest accolade, underscores his work's significant impact on the company. This award is given to individuals who have made exceptional contributions, and the Petitioner’s recognition signals that his efforts go above and beyond expectations. His ability to consistently deliver high-stakes projects not only influences CVS Health’s operational success but also inspires a culture of excellence and innovation within the organization. This recognition further cements his role as a key leader shaping the company’s future.</w:delText>
        </w:r>
      </w:del>
    </w:p>
    <w:p w14:paraId="52255433" w14:textId="4847DFED" w:rsidR="006B6740" w:rsidRPr="00BE0232" w:rsidDel="002867E7" w:rsidRDefault="006B6740" w:rsidP="006B6740">
      <w:pPr>
        <w:pStyle w:val="NormalWeb"/>
        <w:numPr>
          <w:ilvl w:val="0"/>
          <w:numId w:val="44"/>
        </w:numPr>
        <w:spacing w:line="360" w:lineRule="auto"/>
        <w:jc w:val="both"/>
        <w:rPr>
          <w:del w:id="326" w:author="Pamidi,Sushma" w:date="2025-12-08T09:36:00Z" w16du:dateUtc="2025-12-08T15:36:00Z"/>
          <w:rFonts w:ascii="Arial" w:hAnsi="Arial" w:cs="Arial"/>
          <w:sz w:val="21"/>
          <w:szCs w:val="21"/>
        </w:rPr>
      </w:pPr>
      <w:del w:id="327" w:author="Pamidi,Sushma" w:date="2025-12-08T09:36:00Z" w16du:dateUtc="2025-12-08T15:36:00Z">
        <w:r w:rsidRPr="00BE0232" w:rsidDel="002867E7">
          <w:rPr>
            <w:rStyle w:val="Strong"/>
            <w:rFonts w:ascii="Arial" w:hAnsi="Arial" w:cs="Arial"/>
            <w:sz w:val="21"/>
            <w:szCs w:val="21"/>
          </w:rPr>
          <w:delText>Rare Skillset and Leadership Value:</w:delText>
        </w:r>
        <w:r w:rsidRPr="00BE0232" w:rsidDel="002867E7">
          <w:rPr>
            <w:rFonts w:ascii="Arial" w:hAnsi="Arial" w:cs="Arial"/>
            <w:sz w:val="21"/>
            <w:szCs w:val="21"/>
          </w:rPr>
          <w:delText xml:space="preserve"> The Petitioner’s blend of technical expertise, management skills, and mastery of cutting-edge methodologies makes him a rare and precious asset within CVS Health. His ability to see through large-scale initiatives, especially those that require significant cross-functional coordination, is a major differentiator. The Petitioner's work adds substantial value to CVS Health's operational capabilities in an industry where proficient leaders capable of delivering complex projects are rare. His role fills a critical need and strengthens the company’s ability to innovate and grow.</w:delText>
        </w:r>
      </w:del>
    </w:p>
    <w:p w14:paraId="4432F87C" w14:textId="565BBD57" w:rsidR="00E63B0B" w:rsidRPr="00BE0232" w:rsidDel="002867E7" w:rsidRDefault="006B6740" w:rsidP="006B6740">
      <w:pPr>
        <w:pStyle w:val="NormalWeb"/>
        <w:numPr>
          <w:ilvl w:val="0"/>
          <w:numId w:val="44"/>
        </w:numPr>
        <w:spacing w:line="360" w:lineRule="auto"/>
        <w:jc w:val="both"/>
        <w:rPr>
          <w:del w:id="328" w:author="Pamidi,Sushma" w:date="2025-12-08T09:36:00Z" w16du:dateUtc="2025-12-08T15:36:00Z"/>
          <w:rFonts w:ascii="Arial" w:hAnsi="Arial" w:cs="Arial"/>
          <w:sz w:val="21"/>
          <w:szCs w:val="21"/>
        </w:rPr>
      </w:pPr>
      <w:del w:id="329" w:author="Pamidi,Sushma" w:date="2025-12-08T09:36:00Z" w16du:dateUtc="2025-12-08T15:36:00Z">
        <w:r w:rsidRPr="00BE0232" w:rsidDel="002867E7">
          <w:rPr>
            <w:rStyle w:val="Strong"/>
            <w:rFonts w:ascii="Arial" w:hAnsi="Arial" w:cs="Arial"/>
            <w:sz w:val="21"/>
            <w:szCs w:val="21"/>
          </w:rPr>
          <w:delText>Long-Term Organizational Impact:</w:delText>
        </w:r>
        <w:r w:rsidRPr="00BE0232" w:rsidDel="002867E7">
          <w:rPr>
            <w:rFonts w:ascii="Arial" w:hAnsi="Arial" w:cs="Arial"/>
            <w:sz w:val="21"/>
            <w:szCs w:val="21"/>
          </w:rPr>
          <w:delText xml:space="preserve"> The Petitioner’s work has long-lasting implications for CVS Health’s trajectory. His contributions to major initiatives like the Air Support project help CVS Health remain competitive by driving </w:delText>
        </w:r>
        <w:r w:rsidR="00A67163" w:rsidRPr="00BE0232" w:rsidDel="002867E7">
          <w:rPr>
            <w:rFonts w:ascii="Arial" w:hAnsi="Arial" w:cs="Arial"/>
            <w:sz w:val="21"/>
            <w:szCs w:val="21"/>
          </w:rPr>
          <w:delText>efficiency</w:delText>
        </w:r>
        <w:r w:rsidRPr="00BE0232" w:rsidDel="002867E7">
          <w:rPr>
            <w:rFonts w:ascii="Arial" w:hAnsi="Arial" w:cs="Arial"/>
            <w:sz w:val="21"/>
            <w:szCs w:val="21"/>
          </w:rPr>
          <w:delText xml:space="preserve"> and optimizing resources, which are essential for the company’s future success. His leadership in high-profile projects ensures that CVS continues evolving and adapting to market challenges while positioning itself as a leader in healthcare innovation.</w:delText>
        </w:r>
      </w:del>
    </w:p>
    <w:p w14:paraId="2D979FEF" w14:textId="1FB2DC7C" w:rsidR="00EC174F" w:rsidRPr="00BE0232" w:rsidDel="002867E7" w:rsidRDefault="00EC174F" w:rsidP="00EC174F">
      <w:pPr>
        <w:pStyle w:val="NormalWeb"/>
        <w:spacing w:line="360" w:lineRule="auto"/>
        <w:rPr>
          <w:del w:id="330" w:author="Pamidi,Sushma" w:date="2025-12-08T09:36:00Z" w16du:dateUtc="2025-12-08T15:36:00Z"/>
          <w:rFonts w:ascii="Arial" w:hAnsi="Arial" w:cs="Arial"/>
          <w:sz w:val="21"/>
          <w:szCs w:val="21"/>
        </w:rPr>
      </w:pPr>
      <w:del w:id="331" w:author="Pamidi,Sushma" w:date="2025-12-08T09:36:00Z" w16du:dateUtc="2025-12-08T15:36:00Z">
        <w:r w:rsidRPr="00BE0232" w:rsidDel="002867E7">
          <w:rPr>
            <w:rFonts w:ascii="Arial" w:hAnsi="Arial" w:cs="Arial"/>
            <w:sz w:val="21"/>
            <w:szCs w:val="21"/>
          </w:rPr>
          <w:delText xml:space="preserve">This analysis highlights the Petitioner's impactful leadership, strategic thinking, and ability to drive substantial business growth and financial success within the </w:delText>
        </w:r>
        <w:r w:rsidR="006B6740" w:rsidRPr="00BE0232" w:rsidDel="002867E7">
          <w:rPr>
            <w:rFonts w:ascii="Arial" w:hAnsi="Arial" w:cs="Arial"/>
            <w:sz w:val="21"/>
            <w:szCs w:val="21"/>
          </w:rPr>
          <w:delText>Air Support Project</w:delText>
        </w:r>
        <w:r w:rsidRPr="00BE0232" w:rsidDel="002867E7">
          <w:rPr>
            <w:rFonts w:ascii="Arial" w:hAnsi="Arial" w:cs="Arial"/>
            <w:sz w:val="21"/>
            <w:szCs w:val="21"/>
          </w:rPr>
          <w:delText>.</w:delText>
        </w:r>
      </w:del>
    </w:p>
    <w:p w14:paraId="242537B4" w14:textId="2F1CBDF0" w:rsidR="00475A3D" w:rsidRPr="00BE0232" w:rsidDel="002867E7" w:rsidRDefault="00EB1282" w:rsidP="00EB1282">
      <w:pPr>
        <w:spacing w:after="160" w:line="259" w:lineRule="auto"/>
        <w:rPr>
          <w:del w:id="332" w:author="Pamidi,Sushma" w:date="2025-12-08T09:36:00Z" w16du:dateUtc="2025-12-08T15:36:00Z"/>
          <w:rFonts w:ascii="Arial" w:hAnsi="Arial" w:cs="Arial"/>
          <w:color w:val="000000" w:themeColor="text1"/>
        </w:rPr>
      </w:pPr>
      <w:del w:id="333" w:author="Pamidi,Sushma" w:date="2025-12-08T09:36:00Z" w16du:dateUtc="2025-12-08T15:36:00Z">
        <w:r w:rsidRPr="00BE0232" w:rsidDel="002867E7">
          <w:rPr>
            <w:rFonts w:ascii="Arial" w:hAnsi="Arial" w:cs="Arial"/>
            <w:color w:val="000000" w:themeColor="text1"/>
          </w:rPr>
          <w:br w:type="page"/>
        </w:r>
      </w:del>
    </w:p>
    <w:p w14:paraId="016E8A56" w14:textId="7CAF6D96" w:rsidR="005A72FD" w:rsidRPr="00BE0232" w:rsidDel="002867E7" w:rsidRDefault="005A72FD">
      <w:pPr>
        <w:spacing w:after="160" w:line="259" w:lineRule="auto"/>
        <w:rPr>
          <w:del w:id="334" w:author="Pamidi,Sushma" w:date="2025-12-08T09:36:00Z" w16du:dateUtc="2025-12-08T15:36:00Z"/>
          <w:rFonts w:ascii="Arial" w:hAnsi="Arial" w:cs="Arial"/>
          <w:b/>
          <w:bCs/>
          <w:color w:val="833C0B" w:themeColor="accent2" w:themeShade="80"/>
        </w:rPr>
      </w:pPr>
    </w:p>
    <w:p w14:paraId="099E88A2" w14:textId="07DCC363" w:rsidR="00E306D1" w:rsidRPr="00BE0232" w:rsidDel="002867E7" w:rsidRDefault="0071618F"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35" w:author="Pamidi,Sushma" w:date="2025-12-08T09:36:00Z" w16du:dateUtc="2025-12-08T15:36:00Z"/>
          <w:rFonts w:ascii="Arial" w:hAnsi="Arial" w:cs="Arial"/>
          <w:b/>
          <w:bCs/>
          <w:color w:val="833C0B" w:themeColor="accent2" w:themeShade="80"/>
        </w:rPr>
      </w:pPr>
      <w:del w:id="336" w:author="Pamidi,Sushma" w:date="2025-12-08T09:36:00Z" w16du:dateUtc="2025-12-08T15:36:00Z">
        <w:r w:rsidRPr="00BE0232" w:rsidDel="002867E7">
          <w:rPr>
            <w:rFonts w:ascii="Arial" w:hAnsi="Arial" w:cs="Arial"/>
            <w:b/>
            <w:bCs/>
            <w:color w:val="833C0B" w:themeColor="accent2" w:themeShade="80"/>
          </w:rPr>
          <w:delText xml:space="preserve">Why the Petitioner is </w:delText>
        </w:r>
        <w:r w:rsidR="000C1AA4" w:rsidRPr="00BE0232" w:rsidDel="002867E7">
          <w:rPr>
            <w:rFonts w:ascii="Arial" w:hAnsi="Arial" w:cs="Arial"/>
            <w:b/>
            <w:bCs/>
            <w:color w:val="833C0B" w:themeColor="accent2" w:themeShade="80"/>
          </w:rPr>
          <w:delText>considered</w:delText>
        </w:r>
        <w:r w:rsidRPr="00BE0232" w:rsidDel="002867E7">
          <w:rPr>
            <w:rFonts w:ascii="Arial" w:hAnsi="Arial" w:cs="Arial"/>
            <w:b/>
            <w:bCs/>
            <w:color w:val="833C0B" w:themeColor="accent2" w:themeShade="80"/>
          </w:rPr>
          <w:delText xml:space="preserve"> as </w:delText>
        </w:r>
        <w:r w:rsidR="000C1AA4" w:rsidRPr="00BE0232" w:rsidDel="002867E7">
          <w:rPr>
            <w:rFonts w:ascii="Arial" w:hAnsi="Arial" w:cs="Arial"/>
            <w:b/>
            <w:bCs/>
            <w:color w:val="833C0B" w:themeColor="accent2" w:themeShade="80"/>
          </w:rPr>
          <w:delText>being</w:delText>
        </w:r>
        <w:r w:rsidRPr="00BE0232" w:rsidDel="002867E7">
          <w:rPr>
            <w:rFonts w:ascii="Arial" w:hAnsi="Arial" w:cs="Arial"/>
            <w:b/>
            <w:bCs/>
            <w:color w:val="833C0B" w:themeColor="accent2" w:themeShade="80"/>
          </w:rPr>
          <w:delText xml:space="preserve"> at the Top of the Field </w:delText>
        </w:r>
      </w:del>
    </w:p>
    <w:p w14:paraId="50C0AC67" w14:textId="748092EC" w:rsidR="006B6740" w:rsidRPr="00BE0232" w:rsidDel="002867E7" w:rsidRDefault="0071618F" w:rsidP="006B6740">
      <w:pPr>
        <w:pStyle w:val="NoSpacing"/>
        <w:spacing w:line="360" w:lineRule="auto"/>
        <w:jc w:val="both"/>
        <w:rPr>
          <w:del w:id="337" w:author="Pamidi,Sushma" w:date="2025-12-08T09:36:00Z" w16du:dateUtc="2025-12-08T15:36:00Z"/>
          <w:i/>
          <w:noProof w:val="0"/>
          <w:color w:val="833C0B" w:themeColor="accent2" w:themeShade="80"/>
          <w:sz w:val="21"/>
          <w:szCs w:val="21"/>
        </w:rPr>
      </w:pPr>
      <w:del w:id="338" w:author="Pamidi,Sushma" w:date="2025-12-08T09:36:00Z" w16du:dateUtc="2025-12-08T15:36:00Z">
        <w:r w:rsidRPr="00BE0232" w:rsidDel="002867E7">
          <w:rPr>
            <w:noProof w:val="0"/>
            <w:sz w:val="21"/>
            <w:szCs w:val="21"/>
          </w:rPr>
          <w:delText xml:space="preserve">Counsel submits evidence from the Petitioner’s leading </w:delText>
        </w:r>
        <w:r w:rsidR="00681558" w:rsidRPr="00BE0232" w:rsidDel="002867E7">
          <w:rPr>
            <w:noProof w:val="0"/>
            <w:sz w:val="21"/>
            <w:szCs w:val="21"/>
          </w:rPr>
          <w:delText>and</w:delText>
        </w:r>
        <w:r w:rsidRPr="00BE0232" w:rsidDel="002867E7">
          <w:rPr>
            <w:noProof w:val="0"/>
            <w:sz w:val="21"/>
            <w:szCs w:val="21"/>
          </w:rPr>
          <w:delText xml:space="preserve"> critical role letter, </w:delText>
        </w:r>
        <w:r w:rsidRPr="00BE0232" w:rsidDel="002867E7">
          <w:rPr>
            <w:noProof w:val="0"/>
            <w:color w:val="000000" w:themeColor="text1"/>
            <w:sz w:val="21"/>
            <w:szCs w:val="21"/>
          </w:rPr>
          <w:delText xml:space="preserve">where the author attests to the Petitioner’s outstanding work as an indicator that he is </w:delText>
        </w:r>
        <w:r w:rsidR="00EB1282" w:rsidRPr="00BE0232" w:rsidDel="002867E7">
          <w:rPr>
            <w:noProof w:val="0"/>
            <w:color w:val="000000" w:themeColor="text1"/>
            <w:sz w:val="21"/>
            <w:szCs w:val="21"/>
          </w:rPr>
          <w:delText>undoubtedly</w:delText>
        </w:r>
        <w:r w:rsidRPr="00BE0232" w:rsidDel="002867E7">
          <w:rPr>
            <w:noProof w:val="0"/>
            <w:color w:val="000000" w:themeColor="text1"/>
            <w:sz w:val="21"/>
            <w:szCs w:val="21"/>
          </w:rPr>
          <w:delText xml:space="preserve"> at the top of this field. </w:delText>
        </w:r>
        <w:r w:rsidR="00475A3D" w:rsidRPr="00BE0232" w:rsidDel="002867E7">
          <w:rPr>
            <w:noProof w:val="0"/>
            <w:color w:val="000000" w:themeColor="text1"/>
            <w:sz w:val="21"/>
            <w:szCs w:val="21"/>
          </w:rPr>
          <w:delText xml:space="preserve">The </w:delText>
        </w:r>
        <w:r w:rsidR="00EB1282" w:rsidRPr="00BE0232" w:rsidDel="002867E7">
          <w:rPr>
            <w:noProof w:val="0"/>
            <w:color w:val="000000" w:themeColor="text1"/>
            <w:sz w:val="21"/>
            <w:szCs w:val="21"/>
          </w:rPr>
          <w:delText xml:space="preserve">author of the Leading/Critical Role letter </w:delText>
        </w:r>
        <w:r w:rsidR="00475A3D" w:rsidRPr="00BE0232" w:rsidDel="002867E7">
          <w:rPr>
            <w:noProof w:val="0"/>
            <w:color w:val="000000" w:themeColor="text1"/>
            <w:sz w:val="21"/>
            <w:szCs w:val="21"/>
          </w:rPr>
          <w:delText xml:space="preserve">states: </w:delText>
        </w:r>
        <w:r w:rsidR="006B6740" w:rsidRPr="00BE0232" w:rsidDel="002867E7">
          <w:rPr>
            <w:i/>
            <w:noProof w:val="0"/>
            <w:color w:val="833C0B" w:themeColor="accent2" w:themeShade="80"/>
            <w:sz w:val="21"/>
            <w:szCs w:val="21"/>
          </w:rPr>
          <w:delText>“What further sets Pavan apart is his commitment to not only operational excellence but also to the quality of patient care that CVS Health provides. His leadership directly contributes to improving the lives of patients across the country, making his role in healthcare both unique and invaluable. In an industry as vital as healthcare, Pavan’s contributions go beyond project management—they help shape the future of patient care. His work on the Air Support project, along with his ability to consistently innovate and deliver results that improve healthcare delivery, make him an outstanding and unique candidate for Permanent Residency and truly one of the top professionals in his field. His tenure at the helm of multifaceted teams, encompassing years of experience, underscores his prowess in leadership. With these multifarious accomplishments, I hold unwavering confidence that Pavan's contributions will not only augment CVS Health but also reverberate throughout the healthcare landscape in the United States.”</w:delText>
        </w:r>
      </w:del>
    </w:p>
    <w:p w14:paraId="6D3312C5" w14:textId="03915356" w:rsidR="006B6740" w:rsidRPr="00BE0232" w:rsidDel="002867E7" w:rsidRDefault="006B6740" w:rsidP="006B6740">
      <w:pPr>
        <w:pStyle w:val="NoSpacing"/>
        <w:spacing w:line="360" w:lineRule="auto"/>
        <w:jc w:val="both"/>
        <w:rPr>
          <w:del w:id="339" w:author="Pamidi,Sushma" w:date="2025-12-08T09:36:00Z" w16du:dateUtc="2025-12-08T15:36:00Z"/>
          <w:i/>
          <w:noProof w:val="0"/>
          <w:color w:val="833C0B" w:themeColor="accent2" w:themeShade="80"/>
          <w:sz w:val="21"/>
          <w:szCs w:val="21"/>
        </w:rPr>
      </w:pPr>
    </w:p>
    <w:p w14:paraId="21EC76A3" w14:textId="7936B76C" w:rsidR="0071618F" w:rsidRPr="00BE0232" w:rsidDel="002867E7" w:rsidRDefault="0071618F" w:rsidP="00D370DD">
      <w:pPr>
        <w:pStyle w:val="NoSpacing"/>
        <w:spacing w:line="360" w:lineRule="auto"/>
        <w:jc w:val="both"/>
        <w:rPr>
          <w:del w:id="340" w:author="Pamidi,Sushma" w:date="2025-12-08T09:36:00Z" w16du:dateUtc="2025-12-08T15:36:00Z"/>
          <w:noProof w:val="0"/>
          <w:color w:val="000000" w:themeColor="text1"/>
          <w:sz w:val="21"/>
          <w:szCs w:val="21"/>
        </w:rPr>
      </w:pPr>
    </w:p>
    <w:p w14:paraId="078FFF25" w14:textId="43279861" w:rsidR="00643CF8" w:rsidRPr="00BE0232" w:rsidDel="002867E7" w:rsidRDefault="00643CF8" w:rsidP="00D370DD">
      <w:pPr>
        <w:pStyle w:val="NoSpacing"/>
        <w:spacing w:line="360" w:lineRule="auto"/>
        <w:jc w:val="both"/>
        <w:rPr>
          <w:del w:id="341" w:author="Pamidi,Sushma" w:date="2025-12-08T09:36:00Z" w16du:dateUtc="2025-12-08T15:36:00Z"/>
          <w:noProof w:val="0"/>
          <w:color w:val="000000" w:themeColor="text1"/>
          <w:sz w:val="21"/>
          <w:szCs w:val="21"/>
        </w:rPr>
      </w:pPr>
    </w:p>
    <w:p w14:paraId="3A3BDD33" w14:textId="610D9B86"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2" w:author="Pamidi,Sushma" w:date="2025-12-08T09:36:00Z" w16du:dateUtc="2025-12-08T15:36:00Z"/>
          <w:rFonts w:ascii="Arial" w:hAnsi="Arial" w:cs="Arial"/>
          <w:b/>
          <w:bCs/>
          <w:color w:val="833C0B" w:themeColor="accent2" w:themeShade="80"/>
          <w:sz w:val="28"/>
          <w:szCs w:val="21"/>
        </w:rPr>
      </w:pPr>
    </w:p>
    <w:p w14:paraId="25A1AE31" w14:textId="62145F29"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3" w:author="Pamidi,Sushma" w:date="2025-12-08T09:36:00Z" w16du:dateUtc="2025-12-08T15:36:00Z"/>
          <w:rFonts w:ascii="Arial" w:hAnsi="Arial" w:cs="Arial"/>
          <w:b/>
          <w:bCs/>
          <w:color w:val="833C0B" w:themeColor="accent2" w:themeShade="80"/>
          <w:sz w:val="28"/>
          <w:szCs w:val="21"/>
        </w:rPr>
      </w:pPr>
    </w:p>
    <w:p w14:paraId="46A45E46" w14:textId="42938EEC"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4" w:author="Pamidi,Sushma" w:date="2025-12-08T09:36:00Z" w16du:dateUtc="2025-12-08T15:36:00Z"/>
          <w:rFonts w:ascii="Arial" w:hAnsi="Arial" w:cs="Arial"/>
          <w:b/>
          <w:bCs/>
          <w:color w:val="833C0B" w:themeColor="accent2" w:themeShade="80"/>
          <w:sz w:val="28"/>
          <w:szCs w:val="21"/>
        </w:rPr>
      </w:pPr>
    </w:p>
    <w:p w14:paraId="2AC1806B" w14:textId="31DEC435"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5" w:author="Pamidi,Sushma" w:date="2025-12-08T09:36:00Z" w16du:dateUtc="2025-12-08T15:36:00Z"/>
          <w:rFonts w:ascii="Arial" w:hAnsi="Arial" w:cs="Arial"/>
          <w:b/>
          <w:bCs/>
          <w:color w:val="833C0B" w:themeColor="accent2" w:themeShade="80"/>
          <w:sz w:val="28"/>
          <w:szCs w:val="21"/>
        </w:rPr>
      </w:pPr>
    </w:p>
    <w:p w14:paraId="5C684C4E" w14:textId="4A1A023D"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6" w:author="Pamidi,Sushma" w:date="2025-12-08T09:36:00Z" w16du:dateUtc="2025-12-08T15:36:00Z"/>
          <w:rFonts w:ascii="Arial" w:hAnsi="Arial" w:cs="Arial"/>
          <w:b/>
          <w:bCs/>
          <w:color w:val="833C0B" w:themeColor="accent2" w:themeShade="80"/>
          <w:sz w:val="28"/>
          <w:szCs w:val="21"/>
        </w:rPr>
      </w:pPr>
    </w:p>
    <w:p w14:paraId="28443876" w14:textId="62D4C7F5"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7" w:author="Pamidi,Sushma" w:date="2025-12-08T09:36:00Z" w16du:dateUtc="2025-12-08T15:36:00Z"/>
          <w:rFonts w:ascii="Arial" w:hAnsi="Arial" w:cs="Arial"/>
          <w:b/>
          <w:bCs/>
          <w:color w:val="833C0B" w:themeColor="accent2" w:themeShade="80"/>
          <w:sz w:val="28"/>
          <w:szCs w:val="21"/>
        </w:rPr>
      </w:pPr>
    </w:p>
    <w:p w14:paraId="5C36BE76" w14:textId="1807EE21"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8" w:author="Pamidi,Sushma" w:date="2025-12-08T09:36:00Z" w16du:dateUtc="2025-12-08T15:36:00Z"/>
          <w:rFonts w:ascii="Arial" w:hAnsi="Arial" w:cs="Arial"/>
          <w:b/>
          <w:bCs/>
          <w:color w:val="833C0B" w:themeColor="accent2" w:themeShade="80"/>
          <w:sz w:val="28"/>
          <w:szCs w:val="21"/>
        </w:rPr>
      </w:pPr>
    </w:p>
    <w:p w14:paraId="2488AE38" w14:textId="03471F97" w:rsidR="009A7596" w:rsidRPr="00BE0232" w:rsidDel="002867E7" w:rsidRDefault="009A7596">
      <w:pPr>
        <w:spacing w:after="160" w:line="259" w:lineRule="auto"/>
        <w:rPr>
          <w:del w:id="349" w:author="Pamidi,Sushma" w:date="2025-12-08T09:36:00Z" w16du:dateUtc="2025-12-08T15:36:00Z"/>
          <w:rFonts w:ascii="Arial" w:hAnsi="Arial" w:cs="Arial"/>
          <w:b/>
          <w:bCs/>
          <w:color w:val="833C0B" w:themeColor="accent2" w:themeShade="80"/>
          <w:sz w:val="28"/>
          <w:szCs w:val="21"/>
        </w:rPr>
      </w:pPr>
    </w:p>
    <w:p w14:paraId="152893F5" w14:textId="2BCF5972" w:rsidR="00667E26" w:rsidRPr="00BE0232" w:rsidDel="002867E7" w:rsidRDefault="00667E26"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50" w:author="Pamidi,Sushma" w:date="2025-12-08T09:36:00Z" w16du:dateUtc="2025-12-08T15:36:00Z"/>
          <w:rFonts w:ascii="Arial" w:hAnsi="Arial" w:cs="Arial"/>
          <w:color w:val="833C0B" w:themeColor="accent2" w:themeShade="80"/>
          <w:sz w:val="21"/>
          <w:szCs w:val="21"/>
        </w:rPr>
      </w:pPr>
      <w:del w:id="351" w:author="Pamidi,Sushma" w:date="2025-12-08T09:36:00Z" w16du:dateUtc="2025-12-08T15:36:00Z">
        <w:r w:rsidRPr="00BE0232" w:rsidDel="002867E7">
          <w:rPr>
            <w:rFonts w:ascii="Arial" w:hAnsi="Arial" w:cs="Arial"/>
            <w:b/>
            <w:bCs/>
            <w:color w:val="833C0B" w:themeColor="accent2" w:themeShade="80"/>
            <w:sz w:val="28"/>
            <w:szCs w:val="21"/>
          </w:rPr>
          <w:delText>Supporting Evidence Corroborating the Petitioner’s Leading or</w:delText>
        </w:r>
        <w:r w:rsidR="009A7596" w:rsidRPr="00BE0232" w:rsidDel="002867E7">
          <w:rPr>
            <w:rFonts w:ascii="Arial" w:hAnsi="Arial" w:cs="Arial"/>
            <w:b/>
            <w:bCs/>
            <w:color w:val="833C0B" w:themeColor="accent2" w:themeShade="80"/>
            <w:sz w:val="28"/>
            <w:szCs w:val="21"/>
          </w:rPr>
          <w:delText xml:space="preserve"> </w:delText>
        </w:r>
        <w:r w:rsidRPr="00BE0232" w:rsidDel="002867E7">
          <w:rPr>
            <w:rFonts w:ascii="Arial" w:hAnsi="Arial" w:cs="Arial"/>
            <w:b/>
            <w:bCs/>
            <w:color w:val="833C0B" w:themeColor="accent2" w:themeShade="80"/>
            <w:sz w:val="28"/>
            <w:szCs w:val="21"/>
          </w:rPr>
          <w:delText>Critical Role</w:delText>
        </w:r>
      </w:del>
    </w:p>
    <w:p w14:paraId="50C0DA78" w14:textId="149DC36D" w:rsidR="00667E26" w:rsidRPr="00BE0232" w:rsidDel="002867E7" w:rsidRDefault="00667E26" w:rsidP="00667E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2" w:author="Pamidi,Sushma" w:date="2025-12-08T09:36:00Z" w16du:dateUtc="2025-12-08T15:36:00Z"/>
          <w:rFonts w:ascii="Arial" w:hAnsi="Arial" w:cs="Arial"/>
          <w:color w:val="833C0B" w:themeColor="accent2" w:themeShade="80"/>
          <w:sz w:val="21"/>
          <w:szCs w:val="21"/>
        </w:rPr>
      </w:pPr>
      <w:del w:id="353"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3174CE"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9A7596" w:rsidRPr="00BE0232" w:rsidDel="002867E7">
          <w:rPr>
            <w:rFonts w:ascii="Arial" w:hAnsi="Arial" w:cs="Arial"/>
            <w:color w:val="833C0B" w:themeColor="accent2" w:themeShade="80"/>
            <w:sz w:val="21"/>
            <w:szCs w:val="21"/>
          </w:rPr>
          <w:delText>:</w:delText>
        </w:r>
      </w:del>
    </w:p>
    <w:p w14:paraId="118A1DD7" w14:textId="035EE240" w:rsidR="00667E26" w:rsidRPr="00BE0232" w:rsidDel="002867E7" w:rsidRDefault="00667E26" w:rsidP="00667E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del w:id="354" w:author="Pamidi,Sushma" w:date="2025-12-08T09:36:00Z" w16du:dateUtc="2025-12-08T15:36:00Z"/>
          <w:rFonts w:ascii="Arial" w:hAnsi="Arial" w:cs="Arial"/>
          <w:color w:val="833C0B" w:themeColor="accent2" w:themeShade="80"/>
          <w:sz w:val="21"/>
          <w:szCs w:val="21"/>
        </w:rPr>
      </w:pPr>
    </w:p>
    <w:p w14:paraId="30899344" w14:textId="211B4752" w:rsidR="009A7596" w:rsidRPr="00BE0232" w:rsidDel="002867E7" w:rsidRDefault="00667E26" w:rsidP="00C67256">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5" w:author="Pamidi,Sushma" w:date="2025-12-08T09:36:00Z" w16du:dateUtc="2025-12-08T15:36:00Z"/>
          <w:rFonts w:cs="Arial"/>
          <w:color w:val="833C0B" w:themeColor="accent2" w:themeShade="80"/>
          <w:szCs w:val="21"/>
        </w:rPr>
      </w:pPr>
      <w:del w:id="356" w:author="Pamidi,Sushma" w:date="2025-12-08T09:36:00Z" w16du:dateUtc="2025-12-08T15:36:00Z">
        <w:r w:rsidRPr="00BE0232" w:rsidDel="002867E7">
          <w:rPr>
            <w:rFonts w:cs="Arial"/>
            <w:color w:val="833C0B" w:themeColor="accent2" w:themeShade="80"/>
            <w:szCs w:val="21"/>
          </w:rPr>
          <w:delText>(c) Supporting Evidence of</w:delText>
        </w:r>
        <w:r w:rsidR="003174CE" w:rsidRPr="00BE0232" w:rsidDel="002867E7">
          <w:rPr>
            <w:rFonts w:cs="Arial"/>
            <w:color w:val="833C0B" w:themeColor="accent2" w:themeShade="80"/>
            <w:szCs w:val="21"/>
          </w:rPr>
          <w:delText xml:space="preserve"> Petitioner’s Critical</w:delText>
        </w:r>
        <w:r w:rsidRPr="00BE0232" w:rsidDel="002867E7">
          <w:rPr>
            <w:rFonts w:cs="Arial"/>
            <w:color w:val="833C0B" w:themeColor="accent2" w:themeShade="80"/>
            <w:szCs w:val="21"/>
          </w:rPr>
          <w:delText xml:space="preserve"> Role</w:delText>
        </w:r>
        <w:r w:rsidR="00EB1282" w:rsidRPr="00BE0232" w:rsidDel="002867E7">
          <w:rPr>
            <w:rFonts w:cs="Arial"/>
            <w:color w:val="833C0B" w:themeColor="accent2" w:themeShade="80"/>
            <w:szCs w:val="21"/>
          </w:rPr>
          <w:delText xml:space="preserve">, </w:delText>
        </w:r>
        <w:r w:rsidR="000669E2" w:rsidRPr="00BE0232" w:rsidDel="002867E7">
          <w:rPr>
            <w:rFonts w:cs="Arial"/>
            <w:color w:val="833C0B" w:themeColor="accent2" w:themeShade="80"/>
            <w:szCs w:val="21"/>
          </w:rPr>
          <w:delText>including</w:delText>
        </w:r>
        <w:r w:rsidRPr="00BE0232" w:rsidDel="002867E7">
          <w:rPr>
            <w:rFonts w:cs="Arial"/>
            <w:color w:val="833C0B" w:themeColor="accent2" w:themeShade="80"/>
            <w:szCs w:val="21"/>
          </w:rPr>
          <w:delText xml:space="preserve"> Awards, Monetary</w:delText>
        </w:r>
        <w:r w:rsidR="009A7596" w:rsidRPr="00BE0232" w:rsidDel="002867E7">
          <w:rPr>
            <w:rFonts w:cs="Arial"/>
            <w:color w:val="833C0B" w:themeColor="accent2" w:themeShade="80"/>
            <w:szCs w:val="21"/>
          </w:rPr>
          <w:delText xml:space="preserve"> </w:delText>
        </w:r>
        <w:r w:rsidRPr="00BE0232" w:rsidDel="002867E7">
          <w:rPr>
            <w:rFonts w:cs="Arial"/>
            <w:color w:val="833C0B" w:themeColor="accent2" w:themeShade="80"/>
            <w:szCs w:val="21"/>
          </w:rPr>
          <w:delText xml:space="preserve">Compensation, </w:delText>
        </w:r>
        <w:r w:rsidR="009A7596" w:rsidRPr="00BE0232" w:rsidDel="002867E7">
          <w:rPr>
            <w:rFonts w:cs="Arial"/>
            <w:color w:val="833C0B" w:themeColor="accent2" w:themeShade="80"/>
            <w:szCs w:val="21"/>
          </w:rPr>
          <w:delText xml:space="preserve">and </w:delText>
        </w:r>
        <w:r w:rsidRPr="00BE0232" w:rsidDel="002867E7">
          <w:rPr>
            <w:rFonts w:cs="Arial"/>
            <w:color w:val="833C0B" w:themeColor="accent2" w:themeShade="80"/>
            <w:szCs w:val="21"/>
          </w:rPr>
          <w:delText>Press Related to the Work</w:delText>
        </w:r>
        <w:r w:rsidR="00100BBE" w:rsidRPr="00BE0232" w:rsidDel="002867E7">
          <w:rPr>
            <w:rFonts w:cs="Arial"/>
            <w:color w:val="833C0B" w:themeColor="accent2" w:themeShade="80"/>
            <w:szCs w:val="21"/>
          </w:rPr>
          <w:delText>.</w:delText>
        </w:r>
      </w:del>
    </w:p>
    <w:p w14:paraId="530BFC90" w14:textId="2E8BCB90" w:rsidR="004E02CB" w:rsidRPr="00BE0232" w:rsidDel="002867E7" w:rsidRDefault="004E02CB" w:rsidP="00C67256">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7" w:author="Pamidi,Sushma" w:date="2025-12-08T09:36:00Z" w16du:dateUtc="2025-12-08T15:36:00Z"/>
          <w:rFonts w:cs="Arial"/>
          <w:color w:val="833C0B" w:themeColor="accent2" w:themeShade="80"/>
          <w:szCs w:val="21"/>
        </w:rPr>
      </w:pPr>
    </w:p>
    <w:p w14:paraId="20628032" w14:textId="0C2B2E74" w:rsidR="004E02CB" w:rsidRPr="00BE0232" w:rsidDel="002867E7" w:rsidRDefault="00E51E80" w:rsidP="004E02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58" w:author="Pamidi,Sushma" w:date="2025-12-08T09:36:00Z" w16du:dateUtc="2025-12-08T15:36:00Z"/>
          <w:rFonts w:ascii="Arial" w:hAnsi="Arial" w:cs="Arial"/>
          <w:b/>
          <w:bCs/>
          <w:color w:val="833C0B" w:themeColor="accent2" w:themeShade="80"/>
        </w:rPr>
      </w:pPr>
      <w:del w:id="359" w:author="Pamidi,Sushma" w:date="2025-12-08T09:36:00Z" w16du:dateUtc="2025-12-08T15:36:00Z">
        <w:r w:rsidRPr="00BE0232" w:rsidDel="002867E7">
          <w:rPr>
            <w:rFonts w:ascii="Arial" w:hAnsi="Arial" w:cs="Arial"/>
            <w:b/>
            <w:bCs/>
            <w:color w:val="833C0B" w:themeColor="accent2" w:themeShade="80"/>
          </w:rPr>
          <w:delText xml:space="preserve">Recognition Email from </w:delText>
        </w:r>
        <w:r w:rsidR="0078380D" w:rsidRPr="00BE0232" w:rsidDel="002867E7">
          <w:rPr>
            <w:rFonts w:ascii="Arial" w:hAnsi="Arial" w:cs="Arial"/>
            <w:b/>
            <w:bCs/>
            <w:color w:val="833C0B" w:themeColor="accent2" w:themeShade="80"/>
          </w:rPr>
          <w:delText>a</w:delText>
        </w:r>
        <w:r w:rsidRPr="00BE0232" w:rsidDel="002867E7">
          <w:rPr>
            <w:rFonts w:ascii="Arial" w:hAnsi="Arial" w:cs="Arial"/>
            <w:b/>
            <w:bCs/>
            <w:color w:val="833C0B" w:themeColor="accent2" w:themeShade="80"/>
          </w:rPr>
          <w:delText xml:space="preserve"> Superior- CVS Health</w:delText>
        </w:r>
      </w:del>
    </w:p>
    <w:p w14:paraId="626A4885" w14:textId="0D46CFF1" w:rsidR="00C67256" w:rsidRPr="00BE0232" w:rsidDel="002867E7" w:rsidRDefault="004E02CB" w:rsidP="000669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60" w:author="Pamidi,Sushma" w:date="2025-12-08T09:36:00Z" w16du:dateUtc="2025-12-08T15:36:00Z"/>
          <w:rFonts w:ascii="Arial" w:hAnsi="Arial" w:cs="Arial"/>
          <w:i/>
          <w:sz w:val="21"/>
          <w:szCs w:val="21"/>
        </w:rPr>
      </w:pPr>
      <w:del w:id="361" w:author="Pamidi,Sushma" w:date="2025-12-08T09:36:00Z" w16du:dateUtc="2025-12-08T15:36:00Z">
        <w:r w:rsidRPr="00BE0232" w:rsidDel="002867E7">
          <w:rPr>
            <w:rFonts w:ascii="Arial" w:hAnsi="Arial" w:cs="Arial"/>
            <w:sz w:val="21"/>
            <w:szCs w:val="21"/>
          </w:rPr>
          <w:delText xml:space="preserve">Counsel </w:delText>
        </w:r>
        <w:r w:rsidR="0078380D" w:rsidRPr="00BE0232" w:rsidDel="002867E7">
          <w:rPr>
            <w:rFonts w:ascii="Arial" w:hAnsi="Arial" w:cs="Arial"/>
            <w:sz w:val="21"/>
            <w:szCs w:val="21"/>
          </w:rPr>
          <w:delText>submits</w:delText>
        </w:r>
        <w:r w:rsidRPr="00BE0232" w:rsidDel="002867E7">
          <w:rPr>
            <w:rFonts w:ascii="Arial" w:hAnsi="Arial" w:cs="Arial"/>
            <w:sz w:val="21"/>
            <w:szCs w:val="21"/>
          </w:rPr>
          <w:delText xml:space="preserve"> </w:delText>
        </w:r>
        <w:r w:rsidR="00E51E80" w:rsidRPr="00BE0232" w:rsidDel="002867E7">
          <w:rPr>
            <w:rFonts w:ascii="Arial" w:hAnsi="Arial" w:cs="Arial"/>
            <w:sz w:val="21"/>
            <w:szCs w:val="21"/>
          </w:rPr>
          <w:delText>a</w:delText>
        </w:r>
        <w:r w:rsidR="0078380D" w:rsidRPr="00BE0232" w:rsidDel="002867E7">
          <w:rPr>
            <w:rFonts w:ascii="Arial" w:hAnsi="Arial" w:cs="Arial"/>
            <w:sz w:val="21"/>
            <w:szCs w:val="21"/>
          </w:rPr>
          <w:delText>n email of</w:delText>
        </w:r>
        <w:r w:rsidR="00E51E80" w:rsidRPr="00BE0232" w:rsidDel="002867E7">
          <w:rPr>
            <w:rFonts w:ascii="Arial" w:hAnsi="Arial" w:cs="Arial"/>
            <w:sz w:val="21"/>
            <w:szCs w:val="21"/>
          </w:rPr>
          <w:delText xml:space="preserve"> recognition </w:delText>
        </w:r>
        <w:r w:rsidR="0078380D" w:rsidRPr="00BE0232" w:rsidDel="002867E7">
          <w:rPr>
            <w:rFonts w:ascii="Arial" w:hAnsi="Arial" w:cs="Arial"/>
            <w:sz w:val="21"/>
            <w:szCs w:val="21"/>
          </w:rPr>
          <w:delText>addres</w:delText>
        </w:r>
        <w:r w:rsidR="00E51E80" w:rsidRPr="00BE0232" w:rsidDel="002867E7">
          <w:rPr>
            <w:rFonts w:ascii="Arial" w:hAnsi="Arial" w:cs="Arial"/>
            <w:sz w:val="21"/>
            <w:szCs w:val="21"/>
          </w:rPr>
          <w:delText>se</w:delText>
        </w:r>
        <w:r w:rsidR="0078380D" w:rsidRPr="00BE0232" w:rsidDel="002867E7">
          <w:rPr>
            <w:rFonts w:ascii="Arial" w:hAnsi="Arial" w:cs="Arial"/>
            <w:sz w:val="21"/>
            <w:szCs w:val="21"/>
          </w:rPr>
          <w:delText>d</w:delText>
        </w:r>
        <w:r w:rsidR="00E51E80" w:rsidRPr="00BE0232" w:rsidDel="002867E7">
          <w:rPr>
            <w:rFonts w:ascii="Arial" w:hAnsi="Arial" w:cs="Arial"/>
            <w:sz w:val="21"/>
            <w:szCs w:val="21"/>
          </w:rPr>
          <w:delText xml:space="preserve"> to the Petitioner </w:delText>
        </w:r>
        <w:r w:rsidR="0078380D" w:rsidRPr="00BE0232" w:rsidDel="002867E7">
          <w:rPr>
            <w:rFonts w:ascii="Arial" w:hAnsi="Arial" w:cs="Arial"/>
            <w:sz w:val="21"/>
            <w:szCs w:val="21"/>
          </w:rPr>
          <w:delText>from</w:delText>
        </w:r>
        <w:r w:rsidR="00E51E80" w:rsidRPr="00BE0232" w:rsidDel="002867E7">
          <w:rPr>
            <w:rFonts w:ascii="Arial" w:hAnsi="Arial" w:cs="Arial"/>
            <w:sz w:val="21"/>
            <w:szCs w:val="21"/>
          </w:rPr>
          <w:delText xml:space="preserve"> Kevin Hughes, who </w:delText>
        </w:r>
        <w:r w:rsidR="0078380D" w:rsidRPr="00BE0232" w:rsidDel="002867E7">
          <w:rPr>
            <w:rFonts w:ascii="Arial" w:hAnsi="Arial" w:cs="Arial"/>
            <w:sz w:val="21"/>
            <w:szCs w:val="21"/>
          </w:rPr>
          <w:delText>h</w:delText>
        </w:r>
        <w:r w:rsidR="00E51E80" w:rsidRPr="00BE0232" w:rsidDel="002867E7">
          <w:rPr>
            <w:rFonts w:ascii="Arial" w:hAnsi="Arial" w:cs="Arial"/>
            <w:sz w:val="21"/>
            <w:szCs w:val="21"/>
          </w:rPr>
          <w:delText>o</w:delText>
        </w:r>
        <w:r w:rsidR="0078380D" w:rsidRPr="00BE0232" w:rsidDel="002867E7">
          <w:rPr>
            <w:rFonts w:ascii="Arial" w:hAnsi="Arial" w:cs="Arial"/>
            <w:sz w:val="21"/>
            <w:szCs w:val="21"/>
          </w:rPr>
          <w:delText>ld</w:delText>
        </w:r>
        <w:r w:rsidR="00E51E80" w:rsidRPr="00BE0232" w:rsidDel="002867E7">
          <w:rPr>
            <w:rFonts w:ascii="Arial" w:hAnsi="Arial" w:cs="Arial"/>
            <w:sz w:val="21"/>
            <w:szCs w:val="21"/>
          </w:rPr>
          <w:delText xml:space="preserve">s </w:delText>
        </w:r>
        <w:r w:rsidR="0078380D" w:rsidRPr="00BE0232" w:rsidDel="002867E7">
          <w:rPr>
            <w:rFonts w:ascii="Arial" w:hAnsi="Arial" w:cs="Arial"/>
            <w:sz w:val="21"/>
            <w:szCs w:val="21"/>
          </w:rPr>
          <w:delText>a senior position</w:delText>
        </w:r>
        <w:r w:rsidR="00E51E80" w:rsidRPr="00BE0232" w:rsidDel="002867E7">
          <w:rPr>
            <w:rFonts w:ascii="Arial" w:hAnsi="Arial" w:cs="Arial"/>
            <w:sz w:val="21"/>
            <w:szCs w:val="21"/>
          </w:rPr>
          <w:delText xml:space="preserve"> r</w:delText>
        </w:r>
        <w:r w:rsidR="0078380D" w:rsidRPr="00BE0232" w:rsidDel="002867E7">
          <w:rPr>
            <w:rFonts w:ascii="Arial" w:hAnsi="Arial" w:cs="Arial"/>
            <w:sz w:val="21"/>
            <w:szCs w:val="21"/>
          </w:rPr>
          <w:delText>elative to the Petitioner.</w:delText>
        </w:r>
        <w:r w:rsidR="00E51E80" w:rsidRPr="00BE0232" w:rsidDel="002867E7">
          <w:rPr>
            <w:rFonts w:ascii="Arial" w:hAnsi="Arial" w:cs="Arial"/>
            <w:sz w:val="21"/>
            <w:szCs w:val="21"/>
          </w:rPr>
          <w:delText xml:space="preserve"> </w:delText>
        </w:r>
        <w:r w:rsidR="0078380D" w:rsidRPr="00BE0232" w:rsidDel="002867E7">
          <w:rPr>
            <w:rFonts w:ascii="Arial" w:hAnsi="Arial" w:cs="Arial"/>
            <w:sz w:val="21"/>
            <w:szCs w:val="21"/>
          </w:rPr>
          <w:delText>In the email, t</w:delText>
        </w:r>
        <w:r w:rsidR="00E51E80" w:rsidRPr="00BE0232" w:rsidDel="002867E7">
          <w:rPr>
            <w:rFonts w:ascii="Arial" w:hAnsi="Arial" w:cs="Arial"/>
            <w:sz w:val="21"/>
            <w:szCs w:val="21"/>
          </w:rPr>
          <w:delText xml:space="preserve">he Petitioner </w:delText>
        </w:r>
        <w:r w:rsidR="0078380D" w:rsidRPr="00BE0232" w:rsidDel="002867E7">
          <w:rPr>
            <w:rFonts w:ascii="Arial" w:hAnsi="Arial" w:cs="Arial"/>
            <w:sz w:val="21"/>
            <w:szCs w:val="21"/>
          </w:rPr>
          <w:delText>i</w:delText>
        </w:r>
        <w:r w:rsidR="00E51E80" w:rsidRPr="00BE0232" w:rsidDel="002867E7">
          <w:rPr>
            <w:rFonts w:ascii="Arial" w:hAnsi="Arial" w:cs="Arial"/>
            <w:sz w:val="21"/>
            <w:szCs w:val="21"/>
          </w:rPr>
          <w:delText xml:space="preserve">s </w:delText>
        </w:r>
        <w:r w:rsidR="0078380D" w:rsidRPr="00BE0232" w:rsidDel="002867E7">
          <w:rPr>
            <w:rFonts w:ascii="Arial" w:hAnsi="Arial" w:cs="Arial"/>
            <w:sz w:val="21"/>
            <w:szCs w:val="21"/>
          </w:rPr>
          <w:delText>a</w:delText>
        </w:r>
        <w:r w:rsidR="00E51E80" w:rsidRPr="00BE0232" w:rsidDel="002867E7">
          <w:rPr>
            <w:rFonts w:ascii="Arial" w:hAnsi="Arial" w:cs="Arial"/>
            <w:sz w:val="21"/>
            <w:szCs w:val="21"/>
          </w:rPr>
          <w:delText>c</w:delText>
        </w:r>
        <w:r w:rsidR="0078380D" w:rsidRPr="00BE0232" w:rsidDel="002867E7">
          <w:rPr>
            <w:rFonts w:ascii="Arial" w:hAnsi="Arial" w:cs="Arial"/>
            <w:sz w:val="21"/>
            <w:szCs w:val="21"/>
          </w:rPr>
          <w:delText>kn</w:delText>
        </w:r>
        <w:r w:rsidR="00E51E80" w:rsidRPr="00BE0232" w:rsidDel="002867E7">
          <w:rPr>
            <w:rFonts w:ascii="Arial" w:hAnsi="Arial" w:cs="Arial"/>
            <w:sz w:val="21"/>
            <w:szCs w:val="21"/>
          </w:rPr>
          <w:delText>o</w:delText>
        </w:r>
        <w:r w:rsidR="0078380D" w:rsidRPr="00BE0232" w:rsidDel="002867E7">
          <w:rPr>
            <w:rFonts w:ascii="Arial" w:hAnsi="Arial" w:cs="Arial"/>
            <w:sz w:val="21"/>
            <w:szCs w:val="21"/>
          </w:rPr>
          <w:delText>wled</w:delText>
        </w:r>
        <w:r w:rsidR="00E51E80" w:rsidRPr="00BE0232" w:rsidDel="002867E7">
          <w:rPr>
            <w:rFonts w:ascii="Arial" w:hAnsi="Arial" w:cs="Arial"/>
            <w:sz w:val="21"/>
            <w:szCs w:val="21"/>
          </w:rPr>
          <w:delText xml:space="preserve">ged for </w:delText>
        </w:r>
        <w:r w:rsidR="0078380D" w:rsidRPr="00BE0232" w:rsidDel="002867E7">
          <w:rPr>
            <w:rFonts w:ascii="Arial" w:hAnsi="Arial" w:cs="Arial"/>
            <w:sz w:val="21"/>
            <w:szCs w:val="21"/>
          </w:rPr>
          <w:delText>"</w:delText>
        </w:r>
        <w:r w:rsidR="00E51E80" w:rsidRPr="00BE0232" w:rsidDel="002867E7">
          <w:rPr>
            <w:rFonts w:ascii="Arial" w:hAnsi="Arial" w:cs="Arial"/>
            <w:sz w:val="21"/>
            <w:szCs w:val="21"/>
          </w:rPr>
          <w:delText>Joining Forces</w:delText>
        </w:r>
        <w:r w:rsidR="0078380D" w:rsidRPr="00BE0232" w:rsidDel="002867E7">
          <w:rPr>
            <w:rFonts w:ascii="Arial" w:hAnsi="Arial" w:cs="Arial"/>
            <w:sz w:val="21"/>
            <w:szCs w:val="21"/>
          </w:rPr>
          <w:delText>"</w:delText>
        </w:r>
        <w:r w:rsidR="00E51E80" w:rsidRPr="00BE0232" w:rsidDel="002867E7">
          <w:rPr>
            <w:rFonts w:ascii="Arial" w:hAnsi="Arial" w:cs="Arial"/>
            <w:sz w:val="21"/>
            <w:szCs w:val="21"/>
          </w:rPr>
          <w:delText xml:space="preserve"> and </w:delText>
        </w:r>
        <w:r w:rsidR="0078380D" w:rsidRPr="00BE0232" w:rsidDel="002867E7">
          <w:rPr>
            <w:rFonts w:ascii="Arial" w:hAnsi="Arial" w:cs="Arial"/>
            <w:sz w:val="21"/>
            <w:szCs w:val="21"/>
          </w:rPr>
          <w:delText>fo</w:delText>
        </w:r>
        <w:r w:rsidR="00E51E80" w:rsidRPr="00BE0232" w:rsidDel="002867E7">
          <w:rPr>
            <w:rFonts w:ascii="Arial" w:hAnsi="Arial" w:cs="Arial"/>
            <w:sz w:val="21"/>
            <w:szCs w:val="21"/>
          </w:rPr>
          <w:delText>r</w:delText>
        </w:r>
        <w:r w:rsidR="0078380D" w:rsidRPr="00BE0232" w:rsidDel="002867E7">
          <w:rPr>
            <w:rFonts w:ascii="Arial" w:hAnsi="Arial" w:cs="Arial"/>
            <w:sz w:val="21"/>
            <w:szCs w:val="21"/>
          </w:rPr>
          <w:delText xml:space="preserve"> facilitat</w:delText>
        </w:r>
        <w:r w:rsidR="00E51E80" w:rsidRPr="00BE0232" w:rsidDel="002867E7">
          <w:rPr>
            <w:rFonts w:ascii="Arial" w:hAnsi="Arial" w:cs="Arial"/>
            <w:sz w:val="21"/>
            <w:szCs w:val="21"/>
          </w:rPr>
          <w:delText xml:space="preserve">ing </w:delText>
        </w:r>
        <w:r w:rsidR="0078380D" w:rsidRPr="00BE0232" w:rsidDel="002867E7">
          <w:rPr>
            <w:rFonts w:ascii="Arial" w:hAnsi="Arial" w:cs="Arial"/>
            <w:sz w:val="21"/>
            <w:szCs w:val="21"/>
          </w:rPr>
          <w:delText>th</w:delText>
        </w:r>
        <w:r w:rsidR="00E51E80" w:rsidRPr="00BE0232" w:rsidDel="002867E7">
          <w:rPr>
            <w:rFonts w:ascii="Arial" w:hAnsi="Arial" w:cs="Arial"/>
            <w:sz w:val="21"/>
            <w:szCs w:val="21"/>
          </w:rPr>
          <w:delText>or</w:delText>
        </w:r>
        <w:r w:rsidR="0078380D" w:rsidRPr="00BE0232" w:rsidDel="002867E7">
          <w:rPr>
            <w:rFonts w:ascii="Arial" w:hAnsi="Arial" w:cs="Arial"/>
            <w:sz w:val="21"/>
            <w:szCs w:val="21"/>
          </w:rPr>
          <w:delText>oug</w:delText>
        </w:r>
        <w:r w:rsidR="00E51E80" w:rsidRPr="00BE0232" w:rsidDel="002867E7">
          <w:rPr>
            <w:rFonts w:ascii="Arial" w:hAnsi="Arial" w:cs="Arial"/>
            <w:sz w:val="21"/>
            <w:szCs w:val="21"/>
          </w:rPr>
          <w:delText>h and proactive planning for the Air Support Initiatives</w:delText>
        </w:r>
        <w:r w:rsidR="0078380D" w:rsidRPr="00BE0232" w:rsidDel="002867E7">
          <w:rPr>
            <w:rFonts w:ascii="Arial" w:hAnsi="Arial" w:cs="Arial"/>
            <w:sz w:val="21"/>
            <w:szCs w:val="21"/>
          </w:rPr>
          <w:delText xml:space="preserve">. </w:delText>
        </w:r>
        <w:r w:rsidRPr="00BE0232" w:rsidDel="002867E7">
          <w:rPr>
            <w:rFonts w:ascii="Arial" w:hAnsi="Arial" w:cs="Arial"/>
            <w:i/>
            <w:sz w:val="21"/>
            <w:szCs w:val="21"/>
          </w:rPr>
          <w:delText>(</w:delText>
        </w:r>
        <w:r w:rsidR="00C54F98" w:rsidRPr="00BE0232" w:rsidDel="002867E7">
          <w:rPr>
            <w:rFonts w:ascii="Arial" w:hAnsi="Arial" w:cs="Arial"/>
            <w:i/>
            <w:sz w:val="21"/>
            <w:szCs w:val="21"/>
          </w:rPr>
          <w:delText xml:space="preserve">Leading and Critical Role, </w:delText>
        </w:r>
        <w:r w:rsidRPr="00BE0232" w:rsidDel="002867E7">
          <w:rPr>
            <w:rFonts w:ascii="Arial" w:hAnsi="Arial" w:cs="Arial"/>
            <w:i/>
            <w:sz w:val="21"/>
            <w:szCs w:val="21"/>
          </w:rPr>
          <w:delText xml:space="preserve">Exhibit </w:delText>
        </w:r>
        <w:r w:rsidR="001E29B2" w:rsidRPr="00BE0232" w:rsidDel="002867E7">
          <w:rPr>
            <w:rFonts w:ascii="Arial" w:hAnsi="Arial" w:cs="Arial"/>
            <w:i/>
            <w:sz w:val="21"/>
            <w:szCs w:val="21"/>
          </w:rPr>
          <w:delText>3</w:delText>
        </w:r>
        <w:bookmarkStart w:id="362" w:name="_Hlk175229019"/>
        <w:r w:rsidR="00160F93" w:rsidRPr="00BE0232" w:rsidDel="002867E7">
          <w:rPr>
            <w:rFonts w:ascii="Arial" w:hAnsi="Arial" w:cs="Arial"/>
            <w:i/>
            <w:sz w:val="21"/>
            <w:szCs w:val="21"/>
          </w:rPr>
          <w:delText>:</w:delText>
        </w:r>
        <w:r w:rsidR="001E29B2" w:rsidRPr="00BE0232" w:rsidDel="002867E7">
          <w:rPr>
            <w:rFonts w:ascii="Arial" w:hAnsi="Arial" w:cs="Arial"/>
            <w:i/>
            <w:sz w:val="21"/>
            <w:szCs w:val="21"/>
          </w:rPr>
          <w:delText xml:space="preserve"> </w:delText>
        </w:r>
        <w:r w:rsidR="0078380D" w:rsidRPr="00BE0232" w:rsidDel="002867E7">
          <w:rPr>
            <w:rFonts w:ascii="Arial" w:hAnsi="Arial" w:cs="Arial"/>
            <w:i/>
            <w:sz w:val="21"/>
            <w:szCs w:val="21"/>
          </w:rPr>
          <w:delText>Recognition Email from a Superior</w:delText>
        </w:r>
        <w:bookmarkEnd w:id="362"/>
        <w:r w:rsidR="0078380D" w:rsidRPr="00BE0232" w:rsidDel="002867E7">
          <w:rPr>
            <w:rFonts w:ascii="Arial" w:hAnsi="Arial" w:cs="Arial"/>
            <w:i/>
            <w:sz w:val="21"/>
            <w:szCs w:val="21"/>
          </w:rPr>
          <w:delText xml:space="preserve">). </w:delText>
        </w:r>
      </w:del>
    </w:p>
    <w:p w14:paraId="463D94A6" w14:textId="4B85002B" w:rsidR="00821F98" w:rsidRPr="00BE0232" w:rsidDel="002867E7" w:rsidRDefault="00664411" w:rsidP="003174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63" w:author="Pamidi,Sushma" w:date="2025-12-08T09:36:00Z" w16du:dateUtc="2025-12-08T15:36:00Z"/>
          <w:rFonts w:ascii="Arial" w:hAnsi="Arial" w:cs="Arial"/>
          <w:b/>
          <w:bCs/>
          <w:color w:val="833C0B" w:themeColor="accent2" w:themeShade="80"/>
        </w:rPr>
      </w:pPr>
      <w:bookmarkStart w:id="364" w:name="_Hlk176891450"/>
      <w:del w:id="365" w:author="Pamidi,Sushma" w:date="2025-12-08T09:36:00Z" w16du:dateUtc="2025-12-08T15:36:00Z">
        <w:r w:rsidRPr="00BE0232" w:rsidDel="002867E7">
          <w:rPr>
            <w:rFonts w:ascii="Arial" w:hAnsi="Arial" w:cs="Arial"/>
            <w:b/>
            <w:bCs/>
            <w:color w:val="833C0B" w:themeColor="accent2" w:themeShade="80"/>
          </w:rPr>
          <w:delText>Petitioner</w:delText>
        </w:r>
        <w:r w:rsidR="00EB18FD" w:rsidRPr="00BE0232" w:rsidDel="002867E7">
          <w:rPr>
            <w:rFonts w:ascii="Arial" w:hAnsi="Arial" w:cs="Arial"/>
            <w:b/>
            <w:bCs/>
            <w:color w:val="833C0B" w:themeColor="accent2" w:themeShade="80"/>
          </w:rPr>
          <w:delText>’s</w:delText>
        </w:r>
        <w:r w:rsidRPr="00BE0232" w:rsidDel="002867E7">
          <w:rPr>
            <w:rFonts w:ascii="Arial" w:hAnsi="Arial" w:cs="Arial"/>
            <w:b/>
            <w:bCs/>
            <w:color w:val="833C0B" w:themeColor="accent2" w:themeShade="80"/>
          </w:rPr>
          <w:delText xml:space="preserve"> </w:delText>
        </w:r>
        <w:r w:rsidR="00A25BE3" w:rsidRPr="00BE0232" w:rsidDel="002867E7">
          <w:rPr>
            <w:rFonts w:ascii="Arial" w:hAnsi="Arial" w:cs="Arial"/>
            <w:b/>
            <w:bCs/>
            <w:color w:val="833C0B" w:themeColor="accent2" w:themeShade="80"/>
          </w:rPr>
          <w:delText>Letter of Recognition at CVS Health Heart at Work Premier Award – February 8, 2023</w:delText>
        </w:r>
      </w:del>
    </w:p>
    <w:p w14:paraId="6128DE46" w14:textId="5C56E003" w:rsidR="00A25BE3" w:rsidRPr="00BE0232" w:rsidDel="002867E7" w:rsidRDefault="00624569" w:rsidP="00A25BE3">
      <w:pPr>
        <w:shd w:val="clear" w:color="auto" w:fill="FFFFFF"/>
        <w:spacing w:line="360" w:lineRule="auto"/>
        <w:jc w:val="both"/>
        <w:rPr>
          <w:del w:id="366" w:author="Pamidi,Sushma" w:date="2025-12-08T09:36:00Z" w16du:dateUtc="2025-12-08T15:36:00Z"/>
          <w:rFonts w:ascii="Arial" w:hAnsi="Arial" w:cs="Arial"/>
          <w:sz w:val="21"/>
          <w:szCs w:val="21"/>
        </w:rPr>
      </w:pPr>
      <w:bookmarkStart w:id="367" w:name="_Hlk176891678"/>
      <w:bookmarkEnd w:id="364"/>
      <w:del w:id="368" w:author="Pamidi,Sushma" w:date="2025-12-08T09:36:00Z" w16du:dateUtc="2025-12-08T15:36:00Z">
        <w:r w:rsidRPr="00BE0232" w:rsidDel="002867E7">
          <w:rPr>
            <w:rFonts w:ascii="Arial" w:hAnsi="Arial" w:cs="Arial"/>
            <w:sz w:val="21"/>
            <w:szCs w:val="21"/>
          </w:rPr>
          <w:delText xml:space="preserve">Counsel </w:delText>
        </w:r>
        <w:r w:rsidR="00C54F98" w:rsidRPr="00BE0232" w:rsidDel="002867E7">
          <w:rPr>
            <w:rFonts w:ascii="Arial" w:hAnsi="Arial" w:cs="Arial"/>
            <w:sz w:val="21"/>
            <w:szCs w:val="21"/>
          </w:rPr>
          <w:delText>pre</w:delText>
        </w:r>
        <w:r w:rsidRPr="00BE0232" w:rsidDel="002867E7">
          <w:rPr>
            <w:rFonts w:ascii="Arial" w:hAnsi="Arial" w:cs="Arial"/>
            <w:sz w:val="21"/>
            <w:szCs w:val="21"/>
          </w:rPr>
          <w:delText>s</w:delText>
        </w:r>
        <w:r w:rsidR="00C54F98" w:rsidRPr="00BE0232" w:rsidDel="002867E7">
          <w:rPr>
            <w:rFonts w:ascii="Arial" w:hAnsi="Arial" w:cs="Arial"/>
            <w:sz w:val="21"/>
            <w:szCs w:val="21"/>
          </w:rPr>
          <w:delText>en</w:delText>
        </w:r>
        <w:r w:rsidRPr="00BE0232" w:rsidDel="002867E7">
          <w:rPr>
            <w:rFonts w:ascii="Arial" w:hAnsi="Arial" w:cs="Arial"/>
            <w:sz w:val="21"/>
            <w:szCs w:val="21"/>
          </w:rPr>
          <w:delText xml:space="preserve">ts evidence of the Petitioner's </w:delText>
        </w:r>
        <w:bookmarkEnd w:id="367"/>
        <w:r w:rsidR="00A25BE3" w:rsidRPr="00BE0232" w:rsidDel="002867E7">
          <w:rPr>
            <w:rFonts w:ascii="Arial" w:hAnsi="Arial" w:cs="Arial"/>
            <w:sz w:val="21"/>
            <w:szCs w:val="21"/>
          </w:rPr>
          <w:delText xml:space="preserve">recognition as a recipient of the CVS Health Heart at Work Premier Award, </w:delText>
        </w:r>
        <w:r w:rsidR="00C54F98" w:rsidRPr="00BE0232" w:rsidDel="002867E7">
          <w:rPr>
            <w:rFonts w:ascii="Arial" w:hAnsi="Arial" w:cs="Arial"/>
            <w:sz w:val="21"/>
            <w:szCs w:val="21"/>
          </w:rPr>
          <w:delText xml:space="preserve">which is </w:delText>
        </w:r>
        <w:r w:rsidR="00A25BE3" w:rsidRPr="00BE0232" w:rsidDel="002867E7">
          <w:rPr>
            <w:rFonts w:ascii="Arial" w:hAnsi="Arial" w:cs="Arial"/>
            <w:sz w:val="21"/>
            <w:szCs w:val="21"/>
          </w:rPr>
          <w:delText>the company</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 xml:space="preserve">s </w:delText>
        </w:r>
        <w:r w:rsidR="00C54F98" w:rsidRPr="00BE0232" w:rsidDel="002867E7">
          <w:rPr>
            <w:rFonts w:ascii="Arial" w:hAnsi="Arial" w:cs="Arial"/>
            <w:sz w:val="21"/>
            <w:szCs w:val="21"/>
          </w:rPr>
          <w:delText>high</w:delText>
        </w:r>
        <w:r w:rsidR="00A25BE3" w:rsidRPr="00BE0232" w:rsidDel="002867E7">
          <w:rPr>
            <w:rFonts w:ascii="Arial" w:hAnsi="Arial" w:cs="Arial"/>
            <w:sz w:val="21"/>
            <w:szCs w:val="21"/>
          </w:rPr>
          <w:delText xml:space="preserve">est </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ono</w:delText>
        </w:r>
        <w:r w:rsidR="00C54F98" w:rsidRPr="00BE0232" w:rsidDel="002867E7">
          <w:rPr>
            <w:rFonts w:ascii="Arial" w:hAnsi="Arial" w:cs="Arial"/>
            <w:sz w:val="21"/>
            <w:szCs w:val="21"/>
          </w:rPr>
          <w:delText>r</w:delText>
        </w:r>
        <w:r w:rsidR="00A25BE3" w:rsidRPr="00BE0232" w:rsidDel="002867E7">
          <w:rPr>
            <w:rFonts w:ascii="Arial" w:hAnsi="Arial" w:cs="Arial"/>
            <w:sz w:val="21"/>
            <w:szCs w:val="21"/>
          </w:rPr>
          <w:delText xml:space="preserve">. Receiving </w:delText>
        </w:r>
        <w:r w:rsidR="00C54F98" w:rsidRPr="00BE0232" w:rsidDel="002867E7">
          <w:rPr>
            <w:rFonts w:ascii="Arial" w:hAnsi="Arial" w:cs="Arial"/>
            <w:sz w:val="21"/>
            <w:szCs w:val="21"/>
          </w:rPr>
          <w:delText>this</w:delText>
        </w:r>
        <w:r w:rsidR="00A25BE3" w:rsidRPr="00BE0232" w:rsidDel="002867E7">
          <w:rPr>
            <w:rFonts w:ascii="Arial" w:hAnsi="Arial" w:cs="Arial"/>
            <w:sz w:val="21"/>
            <w:szCs w:val="21"/>
          </w:rPr>
          <w:delText xml:space="preserve"> premier award </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ghl</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gh</w:delText>
        </w:r>
        <w:r w:rsidR="00A25BE3" w:rsidRPr="00BE0232" w:rsidDel="002867E7">
          <w:rPr>
            <w:rFonts w:ascii="Arial" w:hAnsi="Arial" w:cs="Arial"/>
            <w:sz w:val="21"/>
            <w:szCs w:val="21"/>
          </w:rPr>
          <w:delText>ts the exceptional ac</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eve</w:delText>
        </w:r>
        <w:r w:rsidR="00A25BE3" w:rsidRPr="00BE0232" w:rsidDel="002867E7">
          <w:rPr>
            <w:rFonts w:ascii="Arial" w:hAnsi="Arial" w:cs="Arial"/>
            <w:sz w:val="21"/>
            <w:szCs w:val="21"/>
          </w:rPr>
          <w:delText xml:space="preserve">ments </w:delText>
        </w:r>
        <w:r w:rsidR="00C54F98" w:rsidRPr="00BE0232" w:rsidDel="002867E7">
          <w:rPr>
            <w:rFonts w:ascii="Arial" w:hAnsi="Arial" w:cs="Arial"/>
            <w:sz w:val="21"/>
            <w:szCs w:val="21"/>
          </w:rPr>
          <w:delText xml:space="preserve">that </w:delText>
        </w:r>
        <w:r w:rsidR="00A25BE3" w:rsidRPr="00BE0232" w:rsidDel="002867E7">
          <w:rPr>
            <w:rFonts w:ascii="Arial" w:hAnsi="Arial" w:cs="Arial"/>
            <w:sz w:val="21"/>
            <w:szCs w:val="21"/>
          </w:rPr>
          <w:delText>colleagues a</w:delText>
        </w:r>
        <w:r w:rsidR="00C54F98" w:rsidRPr="00BE0232" w:rsidDel="002867E7">
          <w:rPr>
            <w:rFonts w:ascii="Arial" w:hAnsi="Arial" w:cs="Arial"/>
            <w:sz w:val="21"/>
            <w:szCs w:val="21"/>
          </w:rPr>
          <w:delText>tta</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n</w:delText>
        </w:r>
        <w:r w:rsidR="00A25BE3" w:rsidRPr="00BE0232" w:rsidDel="002867E7">
          <w:rPr>
            <w:rFonts w:ascii="Arial" w:hAnsi="Arial" w:cs="Arial"/>
            <w:sz w:val="21"/>
            <w:szCs w:val="21"/>
          </w:rPr>
          <w:delText xml:space="preserve"> when they e</w:delText>
        </w:r>
        <w:r w:rsidR="00C54F98" w:rsidRPr="00BE0232" w:rsidDel="002867E7">
          <w:rPr>
            <w:rFonts w:ascii="Arial" w:hAnsi="Arial" w:cs="Arial"/>
            <w:sz w:val="21"/>
            <w:szCs w:val="21"/>
          </w:rPr>
          <w:delText>mbody</w:delText>
        </w:r>
        <w:r w:rsidR="00A25BE3" w:rsidRPr="00BE0232" w:rsidDel="002867E7">
          <w:rPr>
            <w:rFonts w:ascii="Arial" w:hAnsi="Arial" w:cs="Arial"/>
            <w:sz w:val="21"/>
            <w:szCs w:val="21"/>
          </w:rPr>
          <w:delText xml:space="preserve"> and </w:delText>
        </w:r>
        <w:r w:rsidR="00C54F98" w:rsidRPr="00BE0232" w:rsidDel="002867E7">
          <w:rPr>
            <w:rFonts w:ascii="Arial" w:hAnsi="Arial" w:cs="Arial"/>
            <w:sz w:val="21"/>
            <w:szCs w:val="21"/>
          </w:rPr>
          <w:delText>a</w:delText>
        </w:r>
        <w:r w:rsidR="00A25BE3" w:rsidRPr="00BE0232" w:rsidDel="002867E7">
          <w:rPr>
            <w:rFonts w:ascii="Arial" w:hAnsi="Arial" w:cs="Arial"/>
            <w:sz w:val="21"/>
            <w:szCs w:val="21"/>
          </w:rPr>
          <w:delText>p</w:delText>
        </w:r>
        <w:r w:rsidR="00C54F98" w:rsidRPr="00BE0232" w:rsidDel="002867E7">
          <w:rPr>
            <w:rFonts w:ascii="Arial" w:hAnsi="Arial" w:cs="Arial"/>
            <w:sz w:val="21"/>
            <w:szCs w:val="21"/>
          </w:rPr>
          <w:delText>ply</w:delText>
        </w:r>
        <w:r w:rsidR="00A25BE3" w:rsidRPr="00BE0232" w:rsidDel="002867E7">
          <w:rPr>
            <w:rFonts w:ascii="Arial" w:hAnsi="Arial" w:cs="Arial"/>
            <w:sz w:val="21"/>
            <w:szCs w:val="21"/>
          </w:rPr>
          <w:delText xml:space="preserve"> the company</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s va</w:delText>
        </w:r>
        <w:r w:rsidR="00C54F98" w:rsidRPr="00BE0232" w:rsidDel="002867E7">
          <w:rPr>
            <w:rFonts w:ascii="Arial" w:hAnsi="Arial" w:cs="Arial"/>
            <w:sz w:val="21"/>
            <w:szCs w:val="21"/>
          </w:rPr>
          <w:delText>lu</w:delText>
        </w:r>
        <w:r w:rsidR="00A25BE3" w:rsidRPr="00BE0232" w:rsidDel="002867E7">
          <w:rPr>
            <w:rFonts w:ascii="Arial" w:hAnsi="Arial" w:cs="Arial"/>
            <w:sz w:val="21"/>
            <w:szCs w:val="21"/>
          </w:rPr>
          <w:delText>es</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 xml:space="preserve"> </w:delText>
        </w:r>
        <w:r w:rsidR="00C54F98" w:rsidRPr="00BE0232" w:rsidDel="002867E7">
          <w:rPr>
            <w:rFonts w:ascii="Arial" w:hAnsi="Arial" w:cs="Arial"/>
            <w:sz w:val="21"/>
            <w:szCs w:val="21"/>
          </w:rPr>
          <w:delText>T</w:delText>
        </w:r>
        <w:r w:rsidR="00A25BE3" w:rsidRPr="00BE0232" w:rsidDel="002867E7">
          <w:rPr>
            <w:rFonts w:ascii="Arial" w:hAnsi="Arial" w:cs="Arial"/>
            <w:sz w:val="21"/>
            <w:szCs w:val="21"/>
          </w:rPr>
          <w:delText>he letter</w:delText>
        </w:r>
        <w:r w:rsidR="00C54F98" w:rsidRPr="00BE0232" w:rsidDel="002867E7">
          <w:rPr>
            <w:rFonts w:ascii="Arial" w:hAnsi="Arial" w:cs="Arial"/>
            <w:sz w:val="21"/>
            <w:szCs w:val="21"/>
          </w:rPr>
          <w:delText xml:space="preserve"> notes</w:delText>
        </w:r>
        <w:r w:rsidR="00A25BE3" w:rsidRPr="00BE0232" w:rsidDel="002867E7">
          <w:rPr>
            <w:rFonts w:ascii="Arial" w:hAnsi="Arial" w:cs="Arial"/>
            <w:sz w:val="21"/>
            <w:szCs w:val="21"/>
          </w:rPr>
          <w:delText xml:space="preserve"> that one of the Petitioner's most </w:delText>
        </w:r>
        <w:r w:rsidR="00C54F98" w:rsidRPr="00BE0232" w:rsidDel="002867E7">
          <w:rPr>
            <w:rFonts w:ascii="Arial" w:hAnsi="Arial" w:cs="Arial"/>
            <w:sz w:val="21"/>
            <w:szCs w:val="21"/>
          </w:rPr>
          <w:delText>sig</w:delText>
        </w:r>
        <w:r w:rsidR="00A25BE3" w:rsidRPr="00BE0232" w:rsidDel="002867E7">
          <w:rPr>
            <w:rFonts w:ascii="Arial" w:hAnsi="Arial" w:cs="Arial"/>
            <w:sz w:val="21"/>
            <w:szCs w:val="21"/>
          </w:rPr>
          <w:delText>n</w:delText>
        </w:r>
        <w:r w:rsidR="00C54F98" w:rsidRPr="00BE0232" w:rsidDel="002867E7">
          <w:rPr>
            <w:rFonts w:ascii="Arial" w:hAnsi="Arial" w:cs="Arial"/>
            <w:sz w:val="21"/>
            <w:szCs w:val="21"/>
          </w:rPr>
          <w:delText>ifican</w:delText>
        </w:r>
        <w:r w:rsidR="00A25BE3" w:rsidRPr="00BE0232" w:rsidDel="002867E7">
          <w:rPr>
            <w:rFonts w:ascii="Arial" w:hAnsi="Arial" w:cs="Arial"/>
            <w:sz w:val="21"/>
            <w:szCs w:val="21"/>
          </w:rPr>
          <w:delText>t ac</w:delText>
        </w:r>
        <w:r w:rsidR="00C54F98" w:rsidRPr="00BE0232" w:rsidDel="002867E7">
          <w:rPr>
            <w:rFonts w:ascii="Arial" w:hAnsi="Arial" w:cs="Arial"/>
            <w:sz w:val="21"/>
            <w:szCs w:val="21"/>
          </w:rPr>
          <w:delText>compl</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sh</w:delText>
        </w:r>
        <w:r w:rsidR="00A25BE3" w:rsidRPr="00BE0232" w:rsidDel="002867E7">
          <w:rPr>
            <w:rFonts w:ascii="Arial" w:hAnsi="Arial" w:cs="Arial"/>
            <w:sz w:val="21"/>
            <w:szCs w:val="21"/>
          </w:rPr>
          <w:delText xml:space="preserve">ments </w:delText>
        </w:r>
        <w:r w:rsidR="00C54F98" w:rsidRPr="00BE0232" w:rsidDel="002867E7">
          <w:rPr>
            <w:rFonts w:ascii="Arial" w:hAnsi="Arial" w:cs="Arial"/>
            <w:sz w:val="21"/>
            <w:szCs w:val="21"/>
          </w:rPr>
          <w:delText>wa</w:delText>
        </w:r>
        <w:r w:rsidR="00A25BE3" w:rsidRPr="00BE0232" w:rsidDel="002867E7">
          <w:rPr>
            <w:rFonts w:ascii="Arial" w:hAnsi="Arial" w:cs="Arial"/>
            <w:sz w:val="21"/>
            <w:szCs w:val="21"/>
          </w:rPr>
          <w:delText>s se</w:delText>
        </w:r>
        <w:r w:rsidR="00C54F98" w:rsidRPr="00BE0232" w:rsidDel="002867E7">
          <w:rPr>
            <w:rFonts w:ascii="Arial" w:hAnsi="Arial" w:cs="Arial"/>
            <w:sz w:val="21"/>
            <w:szCs w:val="21"/>
          </w:rPr>
          <w:delText>rving</w:delText>
        </w:r>
        <w:r w:rsidR="00A25BE3" w:rsidRPr="00BE0232" w:rsidDel="002867E7">
          <w:rPr>
            <w:rFonts w:ascii="Arial" w:hAnsi="Arial" w:cs="Arial"/>
            <w:sz w:val="21"/>
            <w:szCs w:val="21"/>
          </w:rPr>
          <w:delText xml:space="preserve"> as Program Manager for </w:delText>
        </w:r>
        <w:r w:rsidR="00A25BE3" w:rsidRPr="00BE0232" w:rsidDel="002867E7">
          <w:rPr>
            <w:rFonts w:ascii="Arial" w:hAnsi="Arial" w:cs="Arial"/>
            <w:b/>
            <w:bCs/>
            <w:sz w:val="21"/>
            <w:szCs w:val="21"/>
          </w:rPr>
          <w:delText>the Air Support program</w:delText>
        </w:r>
        <w:r w:rsidR="00A25BE3" w:rsidRPr="00BE0232" w:rsidDel="002867E7">
          <w:rPr>
            <w:rFonts w:ascii="Arial" w:hAnsi="Arial" w:cs="Arial"/>
            <w:sz w:val="21"/>
            <w:szCs w:val="21"/>
          </w:rPr>
          <w:delText>, a transformative initiative a</w:delText>
        </w:r>
        <w:r w:rsidR="00C54F98" w:rsidRPr="00BE0232" w:rsidDel="002867E7">
          <w:rPr>
            <w:rFonts w:ascii="Arial" w:hAnsi="Arial" w:cs="Arial"/>
            <w:sz w:val="21"/>
            <w:szCs w:val="21"/>
          </w:rPr>
          <w:delText>n</w:delText>
        </w:r>
        <w:r w:rsidR="00A25BE3" w:rsidRPr="00BE0232" w:rsidDel="002867E7">
          <w:rPr>
            <w:rFonts w:ascii="Arial" w:hAnsi="Arial" w:cs="Arial"/>
            <w:sz w:val="21"/>
            <w:szCs w:val="21"/>
          </w:rPr>
          <w:delText>tic</w:delText>
        </w:r>
        <w:r w:rsidR="00C54F98" w:rsidRPr="00BE0232" w:rsidDel="002867E7">
          <w:rPr>
            <w:rFonts w:ascii="Arial" w:hAnsi="Arial" w:cs="Arial"/>
            <w:sz w:val="21"/>
            <w:szCs w:val="21"/>
          </w:rPr>
          <w:delText>ipa</w:delText>
        </w:r>
        <w:r w:rsidR="00A25BE3" w:rsidRPr="00BE0232" w:rsidDel="002867E7">
          <w:rPr>
            <w:rFonts w:ascii="Arial" w:hAnsi="Arial" w:cs="Arial"/>
            <w:sz w:val="21"/>
            <w:szCs w:val="21"/>
          </w:rPr>
          <w:delText xml:space="preserve">ted to generate over </w:delText>
        </w:r>
        <w:r w:rsidR="00A25BE3" w:rsidRPr="00BE0232" w:rsidDel="002867E7">
          <w:rPr>
            <w:rFonts w:ascii="Arial" w:hAnsi="Arial" w:cs="Arial"/>
            <w:b/>
            <w:bCs/>
            <w:sz w:val="21"/>
            <w:szCs w:val="21"/>
          </w:rPr>
          <w:delText>$100 million</w:delText>
        </w:r>
        <w:r w:rsidR="00C54F98" w:rsidRPr="00BE0232" w:rsidDel="002867E7">
          <w:rPr>
            <w:rFonts w:ascii="Arial" w:hAnsi="Arial" w:cs="Arial"/>
            <w:b/>
            <w:bCs/>
            <w:sz w:val="21"/>
            <w:szCs w:val="21"/>
          </w:rPr>
          <w:delText xml:space="preserve"> per </w:delText>
        </w:r>
        <w:r w:rsidR="00A25BE3" w:rsidRPr="00BE0232" w:rsidDel="002867E7">
          <w:rPr>
            <w:rFonts w:ascii="Arial" w:hAnsi="Arial" w:cs="Arial"/>
            <w:b/>
            <w:bCs/>
            <w:sz w:val="21"/>
            <w:szCs w:val="21"/>
          </w:rPr>
          <w:delText>year in business value</w:delText>
        </w:r>
        <w:r w:rsidR="00A25BE3" w:rsidRPr="00BE0232" w:rsidDel="002867E7">
          <w:rPr>
            <w:rFonts w:ascii="Arial" w:hAnsi="Arial" w:cs="Arial"/>
            <w:sz w:val="21"/>
            <w:szCs w:val="21"/>
          </w:rPr>
          <w:delText xml:space="preserve">. </w:delText>
        </w:r>
        <w:r w:rsidR="00C54F98" w:rsidRPr="00BE0232" w:rsidDel="002867E7">
          <w:rPr>
            <w:rFonts w:ascii="Arial" w:hAnsi="Arial" w:cs="Arial"/>
            <w:sz w:val="21"/>
            <w:szCs w:val="21"/>
          </w:rPr>
          <w:delText>The Petitioner</w:delText>
        </w:r>
        <w:r w:rsidR="00A25BE3" w:rsidRPr="00BE0232" w:rsidDel="002867E7">
          <w:rPr>
            <w:rFonts w:ascii="Arial" w:hAnsi="Arial" w:cs="Arial"/>
            <w:sz w:val="21"/>
            <w:szCs w:val="21"/>
          </w:rPr>
          <w:delText xml:space="preserve"> led a team of approximately 400 IT </w:delText>
        </w:r>
        <w:r w:rsidR="00C54F98" w:rsidRPr="00BE0232" w:rsidDel="002867E7">
          <w:rPr>
            <w:rFonts w:ascii="Arial" w:hAnsi="Arial" w:cs="Arial"/>
            <w:sz w:val="21"/>
            <w:szCs w:val="21"/>
          </w:rPr>
          <w:delText>p</w:delText>
        </w:r>
        <w:r w:rsidR="00A25BE3" w:rsidRPr="00BE0232" w:rsidDel="002867E7">
          <w:rPr>
            <w:rFonts w:ascii="Arial" w:hAnsi="Arial" w:cs="Arial"/>
            <w:sz w:val="21"/>
            <w:szCs w:val="21"/>
          </w:rPr>
          <w:delText>r</w:delText>
        </w:r>
        <w:r w:rsidR="00C54F98" w:rsidRPr="00BE0232" w:rsidDel="002867E7">
          <w:rPr>
            <w:rFonts w:ascii="Arial" w:hAnsi="Arial" w:cs="Arial"/>
            <w:sz w:val="21"/>
            <w:szCs w:val="21"/>
          </w:rPr>
          <w:delText>of</w:delText>
        </w:r>
        <w:r w:rsidR="00A25BE3" w:rsidRPr="00BE0232" w:rsidDel="002867E7">
          <w:rPr>
            <w:rFonts w:ascii="Arial" w:hAnsi="Arial" w:cs="Arial"/>
            <w:sz w:val="21"/>
            <w:szCs w:val="21"/>
          </w:rPr>
          <w:delText>es</w:delText>
        </w:r>
        <w:r w:rsidR="00C54F98" w:rsidRPr="00BE0232" w:rsidDel="002867E7">
          <w:rPr>
            <w:rFonts w:ascii="Arial" w:hAnsi="Arial" w:cs="Arial"/>
            <w:sz w:val="21"/>
            <w:szCs w:val="21"/>
          </w:rPr>
          <w:delText>si</w:delText>
        </w:r>
        <w:r w:rsidR="00A25BE3" w:rsidRPr="00BE0232" w:rsidDel="002867E7">
          <w:rPr>
            <w:rFonts w:ascii="Arial" w:hAnsi="Arial" w:cs="Arial"/>
            <w:sz w:val="21"/>
            <w:szCs w:val="21"/>
          </w:rPr>
          <w:delText>o</w:delText>
        </w:r>
        <w:r w:rsidR="00C54F98" w:rsidRPr="00BE0232" w:rsidDel="002867E7">
          <w:rPr>
            <w:rFonts w:ascii="Arial" w:hAnsi="Arial" w:cs="Arial"/>
            <w:sz w:val="21"/>
            <w:szCs w:val="21"/>
          </w:rPr>
          <w:delText>nal</w:delText>
        </w:r>
        <w:r w:rsidR="00A25BE3" w:rsidRPr="00BE0232" w:rsidDel="002867E7">
          <w:rPr>
            <w:rFonts w:ascii="Arial" w:hAnsi="Arial" w:cs="Arial"/>
            <w:sz w:val="21"/>
            <w:szCs w:val="21"/>
          </w:rPr>
          <w:delText xml:space="preserve">s, </w:delText>
        </w:r>
        <w:r w:rsidR="00C54F98" w:rsidRPr="00BE0232" w:rsidDel="002867E7">
          <w:rPr>
            <w:rFonts w:ascii="Arial" w:hAnsi="Arial" w:cs="Arial"/>
            <w:sz w:val="21"/>
            <w:szCs w:val="21"/>
          </w:rPr>
          <w:delText>uti</w:delText>
        </w:r>
        <w:r w:rsidR="00A25BE3" w:rsidRPr="00BE0232" w:rsidDel="002867E7">
          <w:rPr>
            <w:rFonts w:ascii="Arial" w:hAnsi="Arial" w:cs="Arial"/>
            <w:sz w:val="21"/>
            <w:szCs w:val="21"/>
          </w:rPr>
          <w:delText>l</w:delText>
        </w:r>
        <w:r w:rsidR="00C54F98" w:rsidRPr="00BE0232" w:rsidDel="002867E7">
          <w:rPr>
            <w:rFonts w:ascii="Arial" w:hAnsi="Arial" w:cs="Arial"/>
            <w:sz w:val="21"/>
            <w:szCs w:val="21"/>
          </w:rPr>
          <w:delText>iz</w:delText>
        </w:r>
        <w:r w:rsidR="00A25BE3" w:rsidRPr="00BE0232" w:rsidDel="002867E7">
          <w:rPr>
            <w:rFonts w:ascii="Arial" w:hAnsi="Arial" w:cs="Arial"/>
            <w:sz w:val="21"/>
            <w:szCs w:val="21"/>
          </w:rPr>
          <w:delText xml:space="preserve">ing their skills and expertise to deliver </w:delText>
        </w:r>
        <w:r w:rsidR="00C54F98" w:rsidRPr="00BE0232" w:rsidDel="002867E7">
          <w:rPr>
            <w:rFonts w:ascii="Arial" w:hAnsi="Arial" w:cs="Arial"/>
            <w:sz w:val="21"/>
            <w:szCs w:val="21"/>
          </w:rPr>
          <w:delText>rem</w:delText>
        </w:r>
        <w:r w:rsidR="00A25BE3" w:rsidRPr="00BE0232" w:rsidDel="002867E7">
          <w:rPr>
            <w:rFonts w:ascii="Arial" w:hAnsi="Arial" w:cs="Arial"/>
            <w:sz w:val="21"/>
            <w:szCs w:val="21"/>
          </w:rPr>
          <w:delText>a</w:delText>
        </w:r>
        <w:r w:rsidR="00C54F98" w:rsidRPr="00BE0232" w:rsidDel="002867E7">
          <w:rPr>
            <w:rFonts w:ascii="Arial" w:hAnsi="Arial" w:cs="Arial"/>
            <w:sz w:val="21"/>
            <w:szCs w:val="21"/>
          </w:rPr>
          <w:delText>rkable</w:delText>
        </w:r>
        <w:r w:rsidR="00A25BE3" w:rsidRPr="00BE0232" w:rsidDel="002867E7">
          <w:rPr>
            <w:rFonts w:ascii="Arial" w:hAnsi="Arial" w:cs="Arial"/>
            <w:sz w:val="21"/>
            <w:szCs w:val="21"/>
          </w:rPr>
          <w:delText xml:space="preserve"> results. </w:delText>
        </w:r>
        <w:r w:rsidR="00A25BE3" w:rsidRPr="00BE0232" w:rsidDel="002867E7">
          <w:rPr>
            <w:rFonts w:ascii="Arial" w:hAnsi="Arial" w:cs="Arial"/>
            <w:b/>
            <w:bCs/>
            <w:sz w:val="21"/>
            <w:szCs w:val="21"/>
            <w:u w:val="single"/>
          </w:rPr>
          <w:delText xml:space="preserve">The success of this program has </w:delText>
        </w:r>
        <w:r w:rsidR="00C54F98" w:rsidRPr="00BE0232" w:rsidDel="002867E7">
          <w:rPr>
            <w:rFonts w:ascii="Arial" w:hAnsi="Arial" w:cs="Arial"/>
            <w:b/>
            <w:bCs/>
            <w:sz w:val="21"/>
            <w:szCs w:val="21"/>
            <w:u w:val="single"/>
          </w:rPr>
          <w:delText>rece</w:delText>
        </w:r>
        <w:r w:rsidR="00A25BE3" w:rsidRPr="00BE0232" w:rsidDel="002867E7">
          <w:rPr>
            <w:rFonts w:ascii="Arial" w:hAnsi="Arial" w:cs="Arial"/>
            <w:b/>
            <w:bCs/>
            <w:sz w:val="21"/>
            <w:szCs w:val="21"/>
            <w:u w:val="single"/>
          </w:rPr>
          <w:delText>i</w:delText>
        </w:r>
        <w:r w:rsidR="00C54F98" w:rsidRPr="00BE0232" w:rsidDel="002867E7">
          <w:rPr>
            <w:rFonts w:ascii="Arial" w:hAnsi="Arial" w:cs="Arial"/>
            <w:b/>
            <w:bCs/>
            <w:sz w:val="21"/>
            <w:szCs w:val="21"/>
            <w:u w:val="single"/>
          </w:rPr>
          <w:delText>v</w:delText>
        </w:r>
        <w:r w:rsidR="00A25BE3" w:rsidRPr="00BE0232" w:rsidDel="002867E7">
          <w:rPr>
            <w:rFonts w:ascii="Arial" w:hAnsi="Arial" w:cs="Arial"/>
            <w:b/>
            <w:bCs/>
            <w:sz w:val="21"/>
            <w:szCs w:val="21"/>
            <w:u w:val="single"/>
          </w:rPr>
          <w:delText xml:space="preserve">ed widespread </w:delText>
        </w:r>
        <w:r w:rsidR="00C54F98" w:rsidRPr="00BE0232" w:rsidDel="002867E7">
          <w:rPr>
            <w:rFonts w:ascii="Arial" w:hAnsi="Arial" w:cs="Arial"/>
            <w:b/>
            <w:bCs/>
            <w:sz w:val="21"/>
            <w:szCs w:val="21"/>
            <w:u w:val="single"/>
          </w:rPr>
          <w:delText>ac</w:delText>
        </w:r>
        <w:r w:rsidR="00A25BE3" w:rsidRPr="00BE0232" w:rsidDel="002867E7">
          <w:rPr>
            <w:rFonts w:ascii="Arial" w:hAnsi="Arial" w:cs="Arial"/>
            <w:b/>
            <w:bCs/>
            <w:sz w:val="21"/>
            <w:szCs w:val="21"/>
            <w:u w:val="single"/>
          </w:rPr>
          <w:delText>c</w:delText>
        </w:r>
        <w:r w:rsidR="00C54F98" w:rsidRPr="00BE0232" w:rsidDel="002867E7">
          <w:rPr>
            <w:rFonts w:ascii="Arial" w:hAnsi="Arial" w:cs="Arial"/>
            <w:b/>
            <w:bCs/>
            <w:sz w:val="21"/>
            <w:szCs w:val="21"/>
            <w:u w:val="single"/>
          </w:rPr>
          <w:delText>la</w:delText>
        </w:r>
        <w:r w:rsidR="00A25BE3" w:rsidRPr="00BE0232" w:rsidDel="002867E7">
          <w:rPr>
            <w:rFonts w:ascii="Arial" w:hAnsi="Arial" w:cs="Arial"/>
            <w:b/>
            <w:bCs/>
            <w:sz w:val="21"/>
            <w:szCs w:val="21"/>
            <w:u w:val="single"/>
          </w:rPr>
          <w:delText>i</w:delText>
        </w:r>
        <w:r w:rsidR="00C54F98" w:rsidRPr="00BE0232" w:rsidDel="002867E7">
          <w:rPr>
            <w:rFonts w:ascii="Arial" w:hAnsi="Arial" w:cs="Arial"/>
            <w:b/>
            <w:bCs/>
            <w:sz w:val="21"/>
            <w:szCs w:val="21"/>
            <w:u w:val="single"/>
          </w:rPr>
          <w:delText>m</w:delText>
        </w:r>
        <w:r w:rsidR="00A25BE3" w:rsidRPr="00BE0232" w:rsidDel="002867E7">
          <w:rPr>
            <w:rFonts w:ascii="Arial" w:hAnsi="Arial" w:cs="Arial"/>
            <w:b/>
            <w:bCs/>
            <w:sz w:val="21"/>
            <w:szCs w:val="21"/>
            <w:u w:val="single"/>
          </w:rPr>
          <w:delText xml:space="preserve">, </w:delText>
        </w:r>
        <w:r w:rsidR="00C54F98" w:rsidRPr="00BE0232" w:rsidDel="002867E7">
          <w:rPr>
            <w:rFonts w:ascii="Arial" w:hAnsi="Arial" w:cs="Arial"/>
            <w:b/>
            <w:bCs/>
            <w:sz w:val="21"/>
            <w:szCs w:val="21"/>
            <w:u w:val="single"/>
          </w:rPr>
          <w:delText>i</w:delText>
        </w:r>
        <w:r w:rsidR="00A25BE3" w:rsidRPr="00BE0232" w:rsidDel="002867E7">
          <w:rPr>
            <w:rFonts w:ascii="Arial" w:hAnsi="Arial" w:cs="Arial"/>
            <w:b/>
            <w:bCs/>
            <w:sz w:val="21"/>
            <w:szCs w:val="21"/>
            <w:u w:val="single"/>
          </w:rPr>
          <w:delText>n</w:delText>
        </w:r>
        <w:r w:rsidR="00C54F98" w:rsidRPr="00BE0232" w:rsidDel="002867E7">
          <w:rPr>
            <w:rFonts w:ascii="Arial" w:hAnsi="Arial" w:cs="Arial"/>
            <w:b/>
            <w:bCs/>
            <w:sz w:val="21"/>
            <w:szCs w:val="21"/>
            <w:u w:val="single"/>
          </w:rPr>
          <w:delText>clud</w:delText>
        </w:r>
        <w:r w:rsidR="00A25BE3" w:rsidRPr="00BE0232" w:rsidDel="002867E7">
          <w:rPr>
            <w:rFonts w:ascii="Arial" w:hAnsi="Arial" w:cs="Arial"/>
            <w:b/>
            <w:bCs/>
            <w:sz w:val="21"/>
            <w:szCs w:val="21"/>
            <w:u w:val="single"/>
          </w:rPr>
          <w:delText xml:space="preserve">ing coverage in reputable publications </w:delText>
        </w:r>
        <w:r w:rsidR="00C54F98" w:rsidRPr="00BE0232" w:rsidDel="002867E7">
          <w:rPr>
            <w:rFonts w:ascii="Arial" w:hAnsi="Arial" w:cs="Arial"/>
            <w:b/>
            <w:bCs/>
            <w:sz w:val="21"/>
            <w:szCs w:val="21"/>
            <w:u w:val="single"/>
          </w:rPr>
          <w:delText>like</w:delText>
        </w:r>
        <w:r w:rsidR="00A25BE3" w:rsidRPr="00BE0232" w:rsidDel="002867E7">
          <w:rPr>
            <w:rFonts w:ascii="Arial" w:hAnsi="Arial" w:cs="Arial"/>
            <w:b/>
            <w:bCs/>
            <w:sz w:val="21"/>
            <w:szCs w:val="21"/>
            <w:u w:val="single"/>
          </w:rPr>
          <w:delText xml:space="preserve"> The Wall Street Journal, wh</w:delText>
        </w:r>
        <w:r w:rsidR="00C54F98" w:rsidRPr="00BE0232" w:rsidDel="002867E7">
          <w:rPr>
            <w:rFonts w:ascii="Arial" w:hAnsi="Arial" w:cs="Arial"/>
            <w:b/>
            <w:bCs/>
            <w:sz w:val="21"/>
            <w:szCs w:val="21"/>
            <w:u w:val="single"/>
          </w:rPr>
          <w:delText>ich f</w:delText>
        </w:r>
        <w:r w:rsidR="00A25BE3" w:rsidRPr="00BE0232" w:rsidDel="002867E7">
          <w:rPr>
            <w:rFonts w:ascii="Arial" w:hAnsi="Arial" w:cs="Arial"/>
            <w:b/>
            <w:bCs/>
            <w:sz w:val="21"/>
            <w:szCs w:val="21"/>
            <w:u w:val="single"/>
          </w:rPr>
          <w:delText>e</w:delText>
        </w:r>
        <w:r w:rsidR="00C54F98" w:rsidRPr="00BE0232" w:rsidDel="002867E7">
          <w:rPr>
            <w:rFonts w:ascii="Arial" w:hAnsi="Arial" w:cs="Arial"/>
            <w:b/>
            <w:bCs/>
            <w:sz w:val="21"/>
            <w:szCs w:val="21"/>
            <w:u w:val="single"/>
          </w:rPr>
          <w:delText>atu</w:delText>
        </w:r>
        <w:r w:rsidR="00A25BE3" w:rsidRPr="00BE0232" w:rsidDel="002867E7">
          <w:rPr>
            <w:rFonts w:ascii="Arial" w:hAnsi="Arial" w:cs="Arial"/>
            <w:b/>
            <w:bCs/>
            <w:sz w:val="21"/>
            <w:szCs w:val="21"/>
            <w:u w:val="single"/>
          </w:rPr>
          <w:delText>re</w:delText>
        </w:r>
        <w:r w:rsidR="00C54F98" w:rsidRPr="00BE0232" w:rsidDel="002867E7">
          <w:rPr>
            <w:rFonts w:ascii="Arial" w:hAnsi="Arial" w:cs="Arial"/>
            <w:b/>
            <w:bCs/>
            <w:sz w:val="21"/>
            <w:szCs w:val="21"/>
            <w:u w:val="single"/>
          </w:rPr>
          <w:delText>d</w:delText>
        </w:r>
        <w:r w:rsidR="00A25BE3" w:rsidRPr="00BE0232" w:rsidDel="002867E7">
          <w:rPr>
            <w:rFonts w:ascii="Arial" w:hAnsi="Arial" w:cs="Arial"/>
            <w:b/>
            <w:bCs/>
            <w:sz w:val="21"/>
            <w:szCs w:val="21"/>
            <w:u w:val="single"/>
          </w:rPr>
          <w:delText xml:space="preserve"> CVS's </w:delText>
        </w:r>
        <w:r w:rsidR="00C54F98" w:rsidRPr="00BE0232" w:rsidDel="002867E7">
          <w:rPr>
            <w:rFonts w:ascii="Arial" w:hAnsi="Arial" w:cs="Arial"/>
            <w:b/>
            <w:bCs/>
            <w:sz w:val="21"/>
            <w:szCs w:val="21"/>
            <w:u w:val="single"/>
          </w:rPr>
          <w:delText xml:space="preserve">innovative </w:delText>
        </w:r>
        <w:r w:rsidR="00A25BE3" w:rsidRPr="00BE0232" w:rsidDel="002867E7">
          <w:rPr>
            <w:rFonts w:ascii="Arial" w:hAnsi="Arial" w:cs="Arial"/>
            <w:b/>
            <w:bCs/>
            <w:sz w:val="21"/>
            <w:szCs w:val="21"/>
            <w:u w:val="single"/>
          </w:rPr>
          <w:delText>remote system for filling prescriptions</w:delText>
        </w:r>
        <w:r w:rsidR="00C54F98" w:rsidRPr="00BE0232" w:rsidDel="002867E7">
          <w:rPr>
            <w:rFonts w:ascii="Arial" w:hAnsi="Arial" w:cs="Arial"/>
            <w:sz w:val="21"/>
            <w:szCs w:val="21"/>
          </w:rPr>
          <w:delText xml:space="preserve">. </w:delText>
        </w:r>
        <w:r w:rsidR="00C54F98" w:rsidRPr="00BE0232" w:rsidDel="002867E7">
          <w:rPr>
            <w:rFonts w:ascii="Arial" w:hAnsi="Arial" w:cs="Arial"/>
            <w:i/>
            <w:sz w:val="21"/>
            <w:szCs w:val="21"/>
          </w:rPr>
          <w:delText>(Leading and Critical Role, Exhibit 4: Recognition Letter_ Premier Award).</w:delText>
        </w:r>
      </w:del>
    </w:p>
    <w:p w14:paraId="34E1C7A2" w14:textId="0BDCC01D" w:rsidR="00A25BE3" w:rsidRPr="00BE0232" w:rsidDel="002867E7" w:rsidRDefault="00A25BE3" w:rsidP="00A25BE3">
      <w:pPr>
        <w:shd w:val="clear" w:color="auto" w:fill="FFFFFF"/>
        <w:spacing w:line="360" w:lineRule="auto"/>
        <w:jc w:val="both"/>
        <w:rPr>
          <w:del w:id="369" w:author="Pamidi,Sushma" w:date="2025-12-08T09:36:00Z" w16du:dateUtc="2025-12-08T15:36:00Z"/>
          <w:rFonts w:ascii="Arial" w:hAnsi="Arial" w:cs="Arial"/>
          <w:sz w:val="21"/>
          <w:szCs w:val="21"/>
        </w:rPr>
      </w:pPr>
    </w:p>
    <w:p w14:paraId="5D466C68" w14:textId="2EC2D707" w:rsidR="00A25BE3" w:rsidRPr="00BE0232" w:rsidDel="002867E7" w:rsidRDefault="00A25BE3" w:rsidP="00A25BE3">
      <w:pPr>
        <w:shd w:val="clear" w:color="auto" w:fill="FFFFFF"/>
        <w:spacing w:line="360" w:lineRule="auto"/>
        <w:jc w:val="both"/>
        <w:rPr>
          <w:del w:id="370" w:author="Pamidi,Sushma" w:date="2025-12-08T09:36:00Z" w16du:dateUtc="2025-12-08T15:36:00Z"/>
          <w:rFonts w:ascii="Arial" w:hAnsi="Arial" w:cs="Arial"/>
          <w:sz w:val="21"/>
          <w:szCs w:val="21"/>
        </w:rPr>
      </w:pPr>
    </w:p>
    <w:p w14:paraId="187E02F2" w14:textId="03BFEDC1" w:rsidR="00A25BE3" w:rsidRPr="00BE0232" w:rsidDel="002867E7" w:rsidRDefault="00A25BE3" w:rsidP="00A25BE3">
      <w:pPr>
        <w:shd w:val="clear" w:color="auto" w:fill="FFFFFF"/>
        <w:spacing w:line="360" w:lineRule="auto"/>
        <w:jc w:val="both"/>
        <w:rPr>
          <w:del w:id="371" w:author="Pamidi,Sushma" w:date="2025-12-08T09:36:00Z" w16du:dateUtc="2025-12-08T15:36:00Z"/>
          <w:rFonts w:ascii="Arial" w:hAnsi="Arial" w:cs="Arial"/>
          <w:sz w:val="21"/>
          <w:szCs w:val="21"/>
        </w:rPr>
      </w:pPr>
    </w:p>
    <w:p w14:paraId="1A3F6045" w14:textId="354A52E7" w:rsidR="009C4157" w:rsidRPr="00BE0232" w:rsidDel="002867E7" w:rsidRDefault="00A25BE3" w:rsidP="00A25BE3">
      <w:pPr>
        <w:shd w:val="clear" w:color="auto" w:fill="FFFFFF"/>
        <w:spacing w:line="360" w:lineRule="auto"/>
        <w:jc w:val="both"/>
        <w:rPr>
          <w:del w:id="372" w:author="Pamidi,Sushma" w:date="2025-12-08T09:36:00Z" w16du:dateUtc="2025-12-08T15:36:00Z"/>
          <w:rFonts w:ascii="Arial" w:hAnsi="Arial" w:cs="Arial"/>
          <w:i/>
          <w:sz w:val="21"/>
          <w:szCs w:val="21"/>
        </w:rPr>
      </w:pPr>
      <w:del w:id="373" w:author="Pamidi,Sushma" w:date="2025-12-08T09:36:00Z" w16du:dateUtc="2025-12-08T15:36:00Z">
        <w:r w:rsidRPr="00BE0232" w:rsidDel="002867E7">
          <w:rPr>
            <w:rFonts w:ascii="Arial" w:hAnsi="Arial" w:cs="Arial"/>
            <w:sz w:val="21"/>
            <w:szCs w:val="21"/>
          </w:rPr>
          <w:delText xml:space="preserve"> </w:delText>
        </w:r>
        <w:r w:rsidR="00160F93" w:rsidRPr="00BE0232" w:rsidDel="002867E7">
          <w:rPr>
            <w:rFonts w:ascii="Arial" w:hAnsi="Arial" w:cs="Arial"/>
            <w:sz w:val="21"/>
            <w:szCs w:val="21"/>
          </w:rPr>
          <w:delText xml:space="preserve"> </w:delText>
        </w:r>
        <w:r w:rsidR="00624569" w:rsidRPr="00BE0232" w:rsidDel="002867E7">
          <w:rPr>
            <w:rFonts w:ascii="Arial" w:hAnsi="Arial" w:cs="Arial"/>
            <w:sz w:val="21"/>
            <w:szCs w:val="21"/>
          </w:rPr>
          <w:delText xml:space="preserve"> </w:delText>
        </w:r>
      </w:del>
    </w:p>
    <w:p w14:paraId="50FE9849" w14:textId="7F5B2521" w:rsidR="00A0446D" w:rsidRPr="00BE0232" w:rsidDel="002867E7" w:rsidRDefault="00A0446D" w:rsidP="009A7596">
      <w:pPr>
        <w:shd w:val="clear" w:color="auto" w:fill="FFFFFF"/>
        <w:spacing w:line="360" w:lineRule="auto"/>
        <w:jc w:val="both"/>
        <w:rPr>
          <w:del w:id="374" w:author="Pamidi,Sushma" w:date="2025-12-08T09:36:00Z" w16du:dateUtc="2025-12-08T15:36:00Z"/>
          <w:rFonts w:ascii="Arial" w:hAnsi="Arial" w:cs="Arial"/>
          <w:i/>
          <w:sz w:val="21"/>
          <w:szCs w:val="21"/>
        </w:rPr>
      </w:pPr>
    </w:p>
    <w:p w14:paraId="3B6848C5" w14:textId="00B365F7" w:rsidR="00D937A4" w:rsidDel="002867E7" w:rsidRDefault="00D937A4">
      <w:pPr>
        <w:spacing w:after="160" w:line="259" w:lineRule="auto"/>
        <w:rPr>
          <w:del w:id="375" w:author="Pamidi,Sushma" w:date="2025-12-08T09:36:00Z" w16du:dateUtc="2025-12-08T15:36:00Z"/>
          <w:rFonts w:ascii="Arial" w:hAnsi="Arial" w:cs="Arial"/>
          <w:b/>
          <w:bCs/>
          <w:color w:val="833C0B" w:themeColor="accent2" w:themeShade="80"/>
        </w:rPr>
      </w:pPr>
      <w:del w:id="376" w:author="Pamidi,Sushma" w:date="2025-12-08T09:36:00Z" w16du:dateUtc="2025-12-08T15:36:00Z">
        <w:r w:rsidDel="002867E7">
          <w:rPr>
            <w:rFonts w:ascii="Arial" w:hAnsi="Arial" w:cs="Arial"/>
            <w:b/>
            <w:bCs/>
            <w:color w:val="833C0B" w:themeColor="accent2" w:themeShade="80"/>
          </w:rPr>
          <w:br w:type="page"/>
        </w:r>
      </w:del>
    </w:p>
    <w:p w14:paraId="1114910E" w14:textId="3688AD20" w:rsidR="00A0446D" w:rsidRPr="00BE0232" w:rsidDel="002867E7" w:rsidRDefault="005E40E2" w:rsidP="00A044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77" w:author="Pamidi,Sushma" w:date="2025-12-08T09:36:00Z" w16du:dateUtc="2025-12-08T15:36:00Z"/>
          <w:rFonts w:ascii="Arial" w:hAnsi="Arial" w:cs="Arial"/>
          <w:b/>
          <w:bCs/>
          <w:color w:val="833C0B" w:themeColor="accent2" w:themeShade="80"/>
        </w:rPr>
      </w:pPr>
      <w:del w:id="378" w:author="Pamidi,Sushma" w:date="2025-12-08T09:36:00Z" w16du:dateUtc="2025-12-08T15:36:00Z">
        <w:r w:rsidRPr="00BE0232" w:rsidDel="002867E7">
          <w:rPr>
            <w:rFonts w:ascii="Arial" w:hAnsi="Arial" w:cs="Arial"/>
            <w:b/>
            <w:bCs/>
            <w:color w:val="833C0B" w:themeColor="accent2" w:themeShade="80"/>
          </w:rPr>
          <w:delText xml:space="preserve">Job Promotion to the Senior Manager Letter – February 6, 2023 </w:delText>
        </w:r>
      </w:del>
    </w:p>
    <w:p w14:paraId="18E3A0AE" w14:textId="57B43A40" w:rsidR="004C056D" w:rsidRPr="00BE0232" w:rsidDel="002867E7" w:rsidRDefault="00A0446D" w:rsidP="004C05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79" w:author="Pamidi,Sushma" w:date="2025-12-08T09:36:00Z" w16du:dateUtc="2025-12-08T15:36:00Z"/>
          <w:rFonts w:ascii="Arial" w:hAnsi="Arial" w:cs="Arial"/>
          <w:i/>
          <w:iCs/>
          <w:sz w:val="21"/>
          <w:szCs w:val="21"/>
        </w:rPr>
      </w:pPr>
      <w:del w:id="380" w:author="Pamidi,Sushma" w:date="2025-12-08T09:36:00Z" w16du:dateUtc="2025-12-08T15:36:00Z">
        <w:r w:rsidRPr="00BE0232" w:rsidDel="002867E7">
          <w:rPr>
            <w:rFonts w:ascii="Arial" w:hAnsi="Arial" w:cs="Arial"/>
            <w:sz w:val="21"/>
            <w:szCs w:val="21"/>
          </w:rPr>
          <w:delText>Counsel submits the</w:delText>
        </w:r>
        <w:r w:rsidR="005E40E2" w:rsidRPr="00BE0232" w:rsidDel="002867E7">
          <w:rPr>
            <w:rFonts w:ascii="Arial" w:hAnsi="Arial" w:cs="Arial"/>
            <w:sz w:val="21"/>
            <w:szCs w:val="21"/>
          </w:rPr>
          <w:delText xml:space="preserve"> Job Promotion to the Senior Manager Letter as evidence of the Petitioner´s dedication, exceptional performance, and significant contributions.</w:delText>
        </w:r>
        <w:r w:rsidR="004C056D" w:rsidRPr="00BE0232" w:rsidDel="002867E7">
          <w:rPr>
            <w:rFonts w:ascii="Arial" w:hAnsi="Arial" w:cs="Arial"/>
            <w:sz w:val="21"/>
            <w:szCs w:val="21"/>
          </w:rPr>
          <w:delText xml:space="preserve"> The promotion reflects the Petitioner´s outstanding achievements and the value he has consistently brought to our organization. The programs the Petitioner managed to bring millions of dollars in value to the company and positively impact patients who rely on the company for their healthcare needs.  </w:delText>
        </w:r>
        <w:r w:rsidR="004C056D" w:rsidRPr="00BE0232" w:rsidDel="002867E7">
          <w:rPr>
            <w:rFonts w:ascii="Arial" w:hAnsi="Arial" w:cs="Arial"/>
            <w:i/>
            <w:iCs/>
            <w:sz w:val="21"/>
            <w:szCs w:val="21"/>
          </w:rPr>
          <w:delText>(Leading and Critical Role, Exhibit 5: Job Promotion to the Senior Manager Letter).</w:delText>
        </w:r>
      </w:del>
    </w:p>
    <w:p w14:paraId="5D56A8D0" w14:textId="382B95D2" w:rsidR="00983807" w:rsidRPr="00BE0232" w:rsidDel="002867E7" w:rsidRDefault="00983807" w:rsidP="004C05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81" w:author="Pamidi,Sushma" w:date="2025-12-08T09:36:00Z" w16du:dateUtc="2025-12-08T15:36:00Z"/>
          <w:rFonts w:ascii="Arial" w:hAnsi="Arial" w:cs="Arial"/>
          <w:i/>
          <w:iCs/>
          <w:sz w:val="21"/>
          <w:szCs w:val="21"/>
        </w:rPr>
      </w:pPr>
    </w:p>
    <w:p w14:paraId="410EF941" w14:textId="45EC15D1" w:rsidR="0006633D" w:rsidRPr="00BE0232" w:rsidDel="002867E7" w:rsidRDefault="0006633D" w:rsidP="000663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82" w:author="Pamidi,Sushma" w:date="2025-12-08T09:36:00Z" w16du:dateUtc="2025-12-08T15:36:00Z"/>
          <w:rFonts w:ascii="Arial" w:hAnsi="Arial" w:cs="Arial"/>
          <w:b/>
          <w:bCs/>
          <w:color w:val="833C0B" w:themeColor="accent2" w:themeShade="80"/>
        </w:rPr>
      </w:pPr>
      <w:del w:id="383" w:author="Pamidi,Sushma" w:date="2025-12-08T09:36:00Z" w16du:dateUtc="2025-12-08T15:36:00Z">
        <w:r w:rsidRPr="00BE0232" w:rsidDel="002867E7">
          <w:rPr>
            <w:rFonts w:ascii="Arial" w:hAnsi="Arial" w:cs="Arial"/>
            <w:b/>
            <w:bCs/>
            <w:color w:val="833C0B" w:themeColor="accent2" w:themeShade="80"/>
          </w:rPr>
          <w:delText xml:space="preserve">Petitioner’s </w:delText>
        </w:r>
        <w:r w:rsidR="00983807" w:rsidRPr="00BE0232" w:rsidDel="002867E7">
          <w:rPr>
            <w:rFonts w:ascii="Arial" w:hAnsi="Arial" w:cs="Arial"/>
            <w:b/>
            <w:bCs/>
            <w:color w:val="833C0B" w:themeColor="accent2" w:themeShade="80"/>
          </w:rPr>
          <w:delText xml:space="preserve">2022 Year-End Performance Review </w:delText>
        </w:r>
      </w:del>
    </w:p>
    <w:p w14:paraId="279D2CB0" w14:textId="5E7FBF01" w:rsidR="00D6318B" w:rsidRPr="00BE0232" w:rsidDel="002867E7" w:rsidRDefault="0006633D" w:rsidP="00F717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84" w:author="Pamidi,Sushma" w:date="2025-12-08T09:36:00Z" w16du:dateUtc="2025-12-08T15:36:00Z"/>
          <w:rFonts w:ascii="Arial" w:hAnsi="Arial" w:cs="Arial"/>
          <w:i/>
          <w:iCs/>
          <w:sz w:val="21"/>
          <w:szCs w:val="21"/>
        </w:rPr>
      </w:pPr>
      <w:del w:id="385" w:author="Pamidi,Sushma" w:date="2025-12-08T09:36:00Z" w16du:dateUtc="2025-12-08T15:36:00Z">
        <w:r w:rsidRPr="00BE0232" w:rsidDel="002867E7">
          <w:rPr>
            <w:rFonts w:ascii="Arial" w:hAnsi="Arial" w:cs="Arial"/>
            <w:sz w:val="21"/>
            <w:szCs w:val="21"/>
          </w:rPr>
          <w:delText xml:space="preserve">Counsel submits the Petitioner´s </w:delText>
        </w:r>
        <w:r w:rsidR="00983807" w:rsidRPr="00BE0232" w:rsidDel="002867E7">
          <w:rPr>
            <w:rFonts w:ascii="Arial" w:hAnsi="Arial" w:cs="Arial"/>
            <w:sz w:val="21"/>
            <w:szCs w:val="21"/>
          </w:rPr>
          <w:delText>2022 Year-End Performance Review as evidence of his high-standard performance and leadership approach, valued by the manager and his team. The letter informs that for the 2023 year, the Petitioner was assigned to be involved in critical initiatives. As the Leader</w:delText>
        </w:r>
        <w:r w:rsidR="00D6318B" w:rsidRPr="00BE0232" w:rsidDel="002867E7">
          <w:rPr>
            <w:rFonts w:ascii="Arial" w:hAnsi="Arial" w:cs="Arial"/>
            <w:sz w:val="21"/>
            <w:szCs w:val="21"/>
          </w:rPr>
          <w:delText>,</w:delText>
        </w:r>
        <w:r w:rsidR="00983807" w:rsidRPr="00BE0232" w:rsidDel="002867E7">
          <w:rPr>
            <w:rFonts w:ascii="Arial" w:hAnsi="Arial" w:cs="Arial"/>
            <w:sz w:val="21"/>
            <w:szCs w:val="21"/>
          </w:rPr>
          <w:delText xml:space="preserve"> he was empowered to make decisions</w:delText>
        </w:r>
        <w:r w:rsidR="00D6318B" w:rsidRPr="00BE0232" w:rsidDel="002867E7">
          <w:rPr>
            <w:rFonts w:ascii="Arial" w:hAnsi="Arial" w:cs="Arial"/>
            <w:sz w:val="21"/>
            <w:szCs w:val="21"/>
          </w:rPr>
          <w:delText xml:space="preserve"> and</w:delText>
        </w:r>
        <w:r w:rsidR="00983807" w:rsidRPr="00BE0232" w:rsidDel="002867E7">
          <w:rPr>
            <w:rFonts w:ascii="Arial" w:hAnsi="Arial" w:cs="Arial"/>
            <w:sz w:val="21"/>
            <w:szCs w:val="21"/>
          </w:rPr>
          <w:delText xml:space="preserve"> gai</w:delText>
        </w:r>
        <w:r w:rsidR="00D6318B" w:rsidRPr="00BE0232" w:rsidDel="002867E7">
          <w:rPr>
            <w:rFonts w:ascii="Arial" w:hAnsi="Arial" w:cs="Arial"/>
            <w:sz w:val="21"/>
            <w:szCs w:val="21"/>
          </w:rPr>
          <w:delText>n a</w:delText>
        </w:r>
        <w:r w:rsidR="00983807" w:rsidRPr="00BE0232" w:rsidDel="002867E7">
          <w:rPr>
            <w:rFonts w:ascii="Arial" w:hAnsi="Arial" w:cs="Arial"/>
            <w:sz w:val="21"/>
            <w:szCs w:val="21"/>
          </w:rPr>
          <w:delText>n understanding o</w:delText>
        </w:r>
        <w:r w:rsidR="00D6318B" w:rsidRPr="00BE0232" w:rsidDel="002867E7">
          <w:rPr>
            <w:rFonts w:ascii="Arial" w:hAnsi="Arial" w:cs="Arial"/>
            <w:sz w:val="21"/>
            <w:szCs w:val="21"/>
          </w:rPr>
          <w:delText>f</w:delText>
        </w:r>
        <w:r w:rsidR="00983807" w:rsidRPr="00BE0232" w:rsidDel="002867E7">
          <w:rPr>
            <w:rFonts w:ascii="Arial" w:hAnsi="Arial" w:cs="Arial"/>
            <w:sz w:val="21"/>
            <w:szCs w:val="21"/>
          </w:rPr>
          <w:delText xml:space="preserve"> the “success” </w:delText>
        </w:r>
        <w:r w:rsidR="00D6318B" w:rsidRPr="00BE0232" w:rsidDel="002867E7">
          <w:rPr>
            <w:rFonts w:ascii="Arial" w:hAnsi="Arial" w:cs="Arial"/>
            <w:sz w:val="21"/>
            <w:szCs w:val="21"/>
          </w:rPr>
          <w:delText>of the project and its key deliverables.</w:delText>
        </w:r>
        <w:r w:rsidR="00983807" w:rsidRPr="00BE0232" w:rsidDel="002867E7">
          <w:rPr>
            <w:rFonts w:ascii="Arial" w:hAnsi="Arial" w:cs="Arial"/>
            <w:sz w:val="21"/>
            <w:szCs w:val="21"/>
          </w:rPr>
          <w:delText xml:space="preserve">  </w:delText>
        </w:r>
        <w:r w:rsidR="000669E2" w:rsidRPr="00BE0232" w:rsidDel="002867E7">
          <w:rPr>
            <w:rFonts w:ascii="Arial" w:hAnsi="Arial" w:cs="Arial"/>
            <w:i/>
            <w:iCs/>
            <w:sz w:val="21"/>
            <w:szCs w:val="21"/>
          </w:rPr>
          <w:delText>(</w:delText>
        </w:r>
        <w:r w:rsidR="00D6318B" w:rsidRPr="00BE0232" w:rsidDel="002867E7">
          <w:rPr>
            <w:rFonts w:ascii="Arial" w:hAnsi="Arial" w:cs="Arial"/>
            <w:i/>
            <w:iCs/>
            <w:sz w:val="21"/>
            <w:szCs w:val="21"/>
          </w:rPr>
          <w:delText xml:space="preserve">Leading and Critical Role, </w:delText>
        </w:r>
        <w:r w:rsidR="000669E2" w:rsidRPr="00BE0232" w:rsidDel="002867E7">
          <w:rPr>
            <w:rFonts w:ascii="Arial" w:hAnsi="Arial" w:cs="Arial"/>
            <w:i/>
            <w:iCs/>
            <w:sz w:val="21"/>
            <w:szCs w:val="21"/>
          </w:rPr>
          <w:delText>Exhibit 6: The Petit</w:delText>
        </w:r>
        <w:r w:rsidR="00F717AC" w:rsidRPr="00BE0232" w:rsidDel="002867E7">
          <w:rPr>
            <w:rFonts w:ascii="Arial" w:hAnsi="Arial" w:cs="Arial"/>
            <w:i/>
            <w:iCs/>
            <w:sz w:val="21"/>
            <w:szCs w:val="21"/>
          </w:rPr>
          <w:delText>i</w:delText>
        </w:r>
        <w:r w:rsidR="000669E2" w:rsidRPr="00BE0232" w:rsidDel="002867E7">
          <w:rPr>
            <w:rFonts w:ascii="Arial" w:hAnsi="Arial" w:cs="Arial"/>
            <w:i/>
            <w:iCs/>
            <w:sz w:val="21"/>
            <w:szCs w:val="21"/>
          </w:rPr>
          <w:delText>one</w:delText>
        </w:r>
        <w:r w:rsidR="00F717AC" w:rsidRPr="00BE0232" w:rsidDel="002867E7">
          <w:rPr>
            <w:rFonts w:ascii="Arial" w:hAnsi="Arial" w:cs="Arial"/>
            <w:i/>
            <w:iCs/>
            <w:sz w:val="21"/>
            <w:szCs w:val="21"/>
          </w:rPr>
          <w:delText>r</w:delText>
        </w:r>
        <w:r w:rsidR="000669E2" w:rsidRPr="00BE0232" w:rsidDel="002867E7">
          <w:rPr>
            <w:rFonts w:ascii="Arial" w:hAnsi="Arial" w:cs="Arial"/>
            <w:i/>
            <w:iCs/>
            <w:sz w:val="21"/>
            <w:szCs w:val="21"/>
          </w:rPr>
          <w:delText xml:space="preserve">´s </w:delText>
        </w:r>
        <w:r w:rsidR="00D6318B" w:rsidRPr="00BE0232" w:rsidDel="002867E7">
          <w:rPr>
            <w:rFonts w:ascii="Arial" w:hAnsi="Arial" w:cs="Arial"/>
            <w:i/>
            <w:iCs/>
            <w:sz w:val="21"/>
            <w:szCs w:val="21"/>
          </w:rPr>
          <w:delText>2022 Year-End Performance Review</w:delText>
        </w:r>
        <w:r w:rsidR="000669E2" w:rsidRPr="00BE0232" w:rsidDel="002867E7">
          <w:rPr>
            <w:rFonts w:ascii="Arial" w:hAnsi="Arial" w:cs="Arial"/>
            <w:i/>
            <w:iCs/>
            <w:sz w:val="21"/>
            <w:szCs w:val="21"/>
          </w:rPr>
          <w:delText>).</w:delText>
        </w:r>
      </w:del>
    </w:p>
    <w:p w14:paraId="3F619E1C" w14:textId="623AB332" w:rsidR="00F717AC" w:rsidRPr="00BE0232" w:rsidDel="002867E7" w:rsidRDefault="00D6318B" w:rsidP="00D6318B">
      <w:pPr>
        <w:spacing w:after="160" w:line="259" w:lineRule="auto"/>
        <w:rPr>
          <w:del w:id="386" w:author="Pamidi,Sushma" w:date="2025-12-08T09:36:00Z" w16du:dateUtc="2025-12-08T15:36:00Z"/>
          <w:rFonts w:ascii="Arial" w:hAnsi="Arial" w:cs="Arial"/>
          <w:i/>
          <w:iCs/>
          <w:sz w:val="21"/>
          <w:szCs w:val="21"/>
        </w:rPr>
      </w:pPr>
      <w:del w:id="387" w:author="Pamidi,Sushma" w:date="2025-12-08T09:36:00Z" w16du:dateUtc="2025-12-08T15:36:00Z">
        <w:r w:rsidRPr="00BE0232" w:rsidDel="002867E7">
          <w:rPr>
            <w:rFonts w:ascii="Arial" w:hAnsi="Arial" w:cs="Arial"/>
            <w:i/>
            <w:iCs/>
            <w:sz w:val="21"/>
            <w:szCs w:val="21"/>
          </w:rPr>
          <w:br w:type="page"/>
        </w:r>
      </w:del>
    </w:p>
    <w:p w14:paraId="090F9172" w14:textId="481784FB" w:rsidR="00CF7265" w:rsidRPr="00BE0232" w:rsidDel="002867E7" w:rsidRDefault="00D460B5" w:rsidP="00F717AC">
      <w:pPr>
        <w:spacing w:after="160" w:line="259" w:lineRule="auto"/>
        <w:jc w:val="center"/>
        <w:rPr>
          <w:del w:id="388" w:author="Pamidi,Sushma" w:date="2025-12-08T09:36:00Z" w16du:dateUtc="2025-12-08T15:36:00Z"/>
          <w:rFonts w:ascii="Arial" w:hAnsi="Arial" w:cs="Arial"/>
          <w:b/>
          <w:bCs/>
          <w:color w:val="833C0B" w:themeColor="accent2" w:themeShade="80"/>
          <w:sz w:val="28"/>
          <w:szCs w:val="21"/>
        </w:rPr>
      </w:pPr>
      <w:del w:id="389" w:author="Pamidi,Sushma" w:date="2025-12-08T09:36:00Z" w16du:dateUtc="2025-12-08T15:36:00Z">
        <w:r w:rsidRPr="00BE0232" w:rsidDel="002867E7">
          <w:rPr>
            <w:rFonts w:ascii="Arial" w:hAnsi="Arial" w:cs="Arial"/>
            <w:b/>
            <w:bCs/>
            <w:color w:val="833C0B" w:themeColor="accent2" w:themeShade="80"/>
            <w:sz w:val="28"/>
            <w:szCs w:val="21"/>
          </w:rPr>
          <w:delText xml:space="preserve">Leading or Critical Role </w:delText>
        </w:r>
        <w:r w:rsidR="00EC7342" w:rsidRPr="00BE0232" w:rsidDel="002867E7">
          <w:rPr>
            <w:rFonts w:ascii="Arial" w:hAnsi="Arial" w:cs="Arial"/>
            <w:b/>
            <w:bCs/>
            <w:color w:val="833C0B" w:themeColor="accent2" w:themeShade="80"/>
            <w:sz w:val="28"/>
            <w:szCs w:val="28"/>
          </w:rPr>
          <w:delText>(2</w:delText>
        </w:r>
        <w:r w:rsidRPr="00BE0232" w:rsidDel="002867E7">
          <w:rPr>
            <w:rFonts w:ascii="Arial" w:hAnsi="Arial" w:cs="Arial"/>
            <w:b/>
            <w:bCs/>
            <w:color w:val="833C0B" w:themeColor="accent2" w:themeShade="80"/>
            <w:sz w:val="28"/>
            <w:szCs w:val="28"/>
          </w:rPr>
          <w:delText xml:space="preserve"> of 2)</w:delText>
        </w:r>
      </w:del>
    </w:p>
    <w:p w14:paraId="153499F7" w14:textId="44CCD71E" w:rsidR="00063B84" w:rsidRPr="00BE0232" w:rsidDel="002867E7" w:rsidRDefault="001B191E" w:rsidP="00CF72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390" w:author="Pamidi,Sushma" w:date="2025-12-08T09:36:00Z" w16du:dateUtc="2025-12-08T15:36:00Z"/>
          <w:rFonts w:ascii="Arial" w:hAnsi="Arial" w:cs="Arial"/>
          <w:b/>
          <w:bCs/>
          <w:color w:val="833C0B" w:themeColor="accent2" w:themeShade="80"/>
          <w:sz w:val="28"/>
          <w:szCs w:val="28"/>
        </w:rPr>
      </w:pPr>
      <w:del w:id="391" w:author="Pamidi,Sushma" w:date="2025-12-08T09:36:00Z" w16du:dateUtc="2025-12-08T15:36:00Z">
        <w:r w:rsidRPr="00BE0232" w:rsidDel="002867E7">
          <w:rPr>
            <w:rFonts w:ascii="Arial" w:hAnsi="Arial" w:cs="Arial"/>
            <w:b/>
            <w:bCs/>
            <w:color w:val="833C0B" w:themeColor="accent2" w:themeShade="80"/>
          </w:rPr>
          <w:delText>Program Manage</w:delText>
        </w:r>
        <w:r w:rsidR="002C6266" w:rsidRPr="00BE0232" w:rsidDel="002867E7">
          <w:rPr>
            <w:rFonts w:ascii="Arial" w:hAnsi="Arial" w:cs="Arial"/>
            <w:b/>
            <w:bCs/>
            <w:color w:val="833C0B" w:themeColor="accent2" w:themeShade="80"/>
          </w:rPr>
          <w:delText>r</w:delText>
        </w:r>
        <w:r w:rsidRPr="00BE0232" w:rsidDel="002867E7">
          <w:rPr>
            <w:rFonts w:ascii="Arial" w:hAnsi="Arial" w:cs="Arial"/>
            <w:b/>
            <w:bCs/>
            <w:color w:val="833C0B" w:themeColor="accent2" w:themeShade="80"/>
          </w:rPr>
          <w:delText xml:space="preserve"> - </w:delText>
        </w:r>
        <w:r w:rsidR="002C6266" w:rsidRPr="00BE0232" w:rsidDel="002867E7">
          <w:rPr>
            <w:rFonts w:ascii="Arial" w:hAnsi="Arial" w:cs="Arial"/>
            <w:b/>
            <w:bCs/>
            <w:color w:val="833C0B" w:themeColor="accent2" w:themeShade="80"/>
          </w:rPr>
          <w:delText xml:space="preserve">CVS Health </w:delText>
        </w:r>
      </w:del>
    </w:p>
    <w:p w14:paraId="10A6DD9B" w14:textId="7AA57ED3" w:rsidR="00D460B5" w:rsidRPr="00BE0232" w:rsidDel="002867E7" w:rsidRDefault="00063B84" w:rsidP="00063B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92" w:author="Pamidi,Sushma" w:date="2025-12-08T09:36:00Z" w16du:dateUtc="2025-12-08T15:36:00Z"/>
          <w:rFonts w:ascii="Arial" w:hAnsi="Arial" w:cs="Arial"/>
          <w:color w:val="833C0B" w:themeColor="accent2" w:themeShade="80"/>
          <w:sz w:val="21"/>
          <w:szCs w:val="21"/>
        </w:rPr>
      </w:pPr>
      <w:del w:id="393" w:author="Pamidi,Sushma" w:date="2025-12-08T09:36:00Z" w16du:dateUtc="2025-12-08T15:36:00Z">
        <w:r w:rsidRPr="00BE0232" w:rsidDel="002867E7">
          <w:rPr>
            <w:rFonts w:ascii="Arial" w:hAnsi="Arial" w:cs="Arial"/>
            <w:color w:val="833C0B" w:themeColor="accent2" w:themeShade="80"/>
            <w:sz w:val="21"/>
            <w:szCs w:val="21"/>
          </w:rPr>
          <w:delText xml:space="preserve"> </w:delText>
        </w:r>
        <w:r w:rsidR="00D460B5" w:rsidRPr="00BE0232" w:rsidDel="002867E7">
          <w:rPr>
            <w:rFonts w:ascii="Arial" w:hAnsi="Arial" w:cs="Arial"/>
            <w:color w:val="833C0B" w:themeColor="accent2" w:themeShade="80"/>
            <w:sz w:val="21"/>
            <w:szCs w:val="21"/>
          </w:rPr>
          <w:delText xml:space="preserve">(1) Evidence that the </w:delText>
        </w:r>
        <w:r w:rsidR="008227F4" w:rsidRPr="00BE0232" w:rsidDel="002867E7">
          <w:rPr>
            <w:rFonts w:ascii="Arial" w:hAnsi="Arial" w:cs="Arial"/>
            <w:color w:val="833C0B" w:themeColor="accent2" w:themeShade="80"/>
            <w:sz w:val="21"/>
            <w:szCs w:val="21"/>
          </w:rPr>
          <w:delText>person</w:delText>
        </w:r>
        <w:r w:rsidR="00D460B5" w:rsidRPr="00BE0232" w:rsidDel="002867E7">
          <w:rPr>
            <w:rFonts w:ascii="Arial" w:hAnsi="Arial" w:cs="Arial"/>
            <w:color w:val="833C0B" w:themeColor="accent2" w:themeShade="80"/>
            <w:sz w:val="21"/>
            <w:szCs w:val="21"/>
          </w:rPr>
          <w:delText xml:space="preserve"> has performed a leading or critical role</w:delText>
        </w:r>
        <w:r w:rsidR="009656B4" w:rsidRPr="00BE0232" w:rsidDel="002867E7">
          <w:rPr>
            <w:rFonts w:ascii="Arial" w:hAnsi="Arial" w:cs="Arial"/>
            <w:color w:val="833C0B" w:themeColor="accent2" w:themeShade="80"/>
            <w:sz w:val="21"/>
            <w:szCs w:val="21"/>
          </w:rPr>
          <w:delText>:</w:delText>
        </w:r>
      </w:del>
    </w:p>
    <w:p w14:paraId="6C90355C" w14:textId="39FF5CCD"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94" w:author="Pamidi,Sushma" w:date="2025-12-08T09:36:00Z" w16du:dateUtc="2025-12-08T15:36:00Z"/>
          <w:rFonts w:ascii="Arial" w:hAnsi="Arial" w:cs="Arial"/>
          <w:color w:val="833C0B" w:themeColor="accent2" w:themeShade="80"/>
          <w:sz w:val="21"/>
          <w:szCs w:val="21"/>
        </w:rPr>
      </w:pPr>
    </w:p>
    <w:p w14:paraId="735BF125" w14:textId="50965B14" w:rsidR="00D460B5" w:rsidRPr="00BE0232" w:rsidDel="002867E7" w:rsidRDefault="00D460B5" w:rsidP="001E1FCE">
      <w:pPr>
        <w:pStyle w:val="ListParagraph"/>
        <w:widowControl w:val="0"/>
        <w:numPr>
          <w:ilvl w:val="0"/>
          <w:numId w:val="3"/>
        </w:numPr>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0"/>
        <w:jc w:val="both"/>
        <w:rPr>
          <w:del w:id="395" w:author="Pamidi,Sushma" w:date="2025-12-08T09:36:00Z" w16du:dateUtc="2025-12-08T15:36:00Z"/>
          <w:rFonts w:cs="Arial"/>
          <w:color w:val="833C0B" w:themeColor="accent2" w:themeShade="80"/>
          <w:szCs w:val="21"/>
        </w:rPr>
      </w:pPr>
      <w:del w:id="396" w:author="Pamidi,Sushma" w:date="2025-12-08T09:36:00Z" w16du:dateUtc="2025-12-08T15:36:00Z">
        <w:r w:rsidRPr="00BE0232" w:rsidDel="002867E7">
          <w:rPr>
            <w:rFonts w:cs="Arial"/>
            <w:color w:val="833C0B" w:themeColor="accent2" w:themeShade="80"/>
            <w:szCs w:val="21"/>
          </w:rPr>
          <w:delText xml:space="preserve">Letter from Current or Former Employer with Personal Knowledge of the Significance of the </w:delText>
        </w:r>
        <w:r w:rsidR="008227F4"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and Specific Achievements</w:delText>
        </w:r>
        <w:r w:rsidR="009656B4" w:rsidRPr="00BE0232" w:rsidDel="002867E7">
          <w:rPr>
            <w:rFonts w:cs="Arial"/>
            <w:color w:val="833C0B" w:themeColor="accent2" w:themeShade="80"/>
            <w:szCs w:val="21"/>
          </w:rPr>
          <w:delText>.</w:delText>
        </w:r>
      </w:del>
    </w:p>
    <w:p w14:paraId="293F19D8" w14:textId="14E822AD" w:rsidR="00D460B5" w:rsidRPr="00BE0232" w:rsidDel="002867E7" w:rsidRDefault="00D460B5" w:rsidP="00D460B5">
      <w:pPr>
        <w:pStyle w:val="ListParagraph"/>
        <w:widowControl w:val="0"/>
        <w:autoSpaceDE w:val="0"/>
        <w:autoSpaceDN w:val="0"/>
        <w:adjustRightInd w:val="0"/>
        <w:spacing w:line="360" w:lineRule="auto"/>
        <w:jc w:val="both"/>
        <w:rPr>
          <w:del w:id="397" w:author="Pamidi,Sushma" w:date="2025-12-08T09:36:00Z" w16du:dateUtc="2025-12-08T15:36:00Z"/>
          <w:rFonts w:cs="Arial"/>
          <w:color w:val="833C0B" w:themeColor="accent2" w:themeShade="80"/>
          <w:szCs w:val="21"/>
        </w:rPr>
      </w:pPr>
      <w:del w:id="398" w:author="Pamidi,Sushma" w:date="2025-12-08T09:36:00Z" w16du:dateUtc="2025-12-08T15:36:00Z">
        <w:r w:rsidRPr="00BE0232" w:rsidDel="002867E7">
          <w:rPr>
            <w:rFonts w:cs="Arial"/>
            <w:color w:val="833C0B" w:themeColor="accent2" w:themeShade="80"/>
            <w:szCs w:val="21"/>
          </w:rPr>
          <w:delText xml:space="preserve">b)   Description of the </w:delText>
        </w:r>
        <w:r w:rsidR="008227F4"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Within the Company/Organization.</w:delText>
        </w:r>
      </w:del>
    </w:p>
    <w:p w14:paraId="74CF419E" w14:textId="2886F801" w:rsidR="00D460B5" w:rsidRPr="00BE0232" w:rsidDel="002867E7" w:rsidRDefault="00D460B5" w:rsidP="00D460B5">
      <w:pPr>
        <w:widowControl w:val="0"/>
        <w:autoSpaceDE w:val="0"/>
        <w:autoSpaceDN w:val="0"/>
        <w:adjustRightInd w:val="0"/>
        <w:spacing w:line="360" w:lineRule="auto"/>
        <w:jc w:val="both"/>
        <w:rPr>
          <w:del w:id="399" w:author="Pamidi,Sushma" w:date="2025-12-08T09:36:00Z" w16du:dateUtc="2025-12-08T15:36:00Z"/>
          <w:rFonts w:ascii="Arial" w:hAnsi="Arial" w:cs="Arial"/>
          <w:color w:val="833C0B" w:themeColor="accent2" w:themeShade="80"/>
          <w:sz w:val="21"/>
          <w:szCs w:val="21"/>
        </w:rPr>
      </w:pPr>
    </w:p>
    <w:p w14:paraId="4E15358C" w14:textId="57048C6E" w:rsidR="00D460B5" w:rsidRPr="00BE0232" w:rsidDel="002867E7" w:rsidRDefault="00D460B5" w:rsidP="00A2531F">
      <w:pPr>
        <w:spacing w:line="360" w:lineRule="auto"/>
        <w:jc w:val="center"/>
        <w:rPr>
          <w:del w:id="400" w:author="Pamidi,Sushma" w:date="2025-12-08T09:36:00Z" w16du:dateUtc="2025-12-08T15:36:00Z"/>
          <w:rFonts w:ascii="Arial" w:hAnsi="Arial" w:cs="Arial"/>
          <w:color w:val="000000" w:themeColor="text1"/>
        </w:rPr>
      </w:pPr>
      <w:del w:id="401" w:author="Pamidi,Sushma" w:date="2025-12-08T09:36:00Z" w16du:dateUtc="2025-12-08T15:36:00Z">
        <w:r w:rsidRPr="00BE0232" w:rsidDel="002867E7">
          <w:rPr>
            <w:rFonts w:ascii="Arial" w:hAnsi="Arial" w:cs="Arial"/>
            <w:b/>
            <w:bCs/>
            <w:color w:val="833C0B" w:themeColor="accent2" w:themeShade="80"/>
          </w:rPr>
          <w:delText>About Leading or Critical Role Letter Author</w:delText>
        </w:r>
      </w:del>
    </w:p>
    <w:p w14:paraId="1EB40BF6" w14:textId="31DF428C" w:rsidR="00D460B5" w:rsidRPr="00BE0232" w:rsidDel="002867E7" w:rsidRDefault="004C675F" w:rsidP="00AC2DBE">
      <w:pPr>
        <w:shd w:val="clear" w:color="auto" w:fill="FFFFFF"/>
        <w:spacing w:line="360" w:lineRule="auto"/>
        <w:jc w:val="center"/>
        <w:rPr>
          <w:del w:id="402" w:author="Pamidi,Sushma" w:date="2025-12-08T09:36:00Z" w16du:dateUtc="2025-12-08T15:36:00Z"/>
          <w:rFonts w:ascii="Arial" w:hAnsi="Arial" w:cs="Arial"/>
          <w:b/>
          <w:bCs/>
          <w:color w:val="833C0B" w:themeColor="accent2" w:themeShade="80"/>
        </w:rPr>
      </w:pPr>
      <w:del w:id="403" w:author="Pamidi,Sushma" w:date="2025-12-08T09:36:00Z" w16du:dateUtc="2025-12-08T15:36:00Z">
        <w:r w:rsidRPr="00BE0232" w:rsidDel="002867E7">
          <w:rPr>
            <w:rFonts w:ascii="Arial" w:hAnsi="Arial" w:cs="Arial"/>
            <w:b/>
            <w:bCs/>
            <w:color w:val="833C0B" w:themeColor="accent2" w:themeShade="80"/>
          </w:rPr>
          <w:delText>Harshawardhan Mogaligundla</w:delText>
        </w:r>
        <w:r w:rsidR="00F717AC" w:rsidRPr="00BE0232" w:rsidDel="002867E7">
          <w:rPr>
            <w:rFonts w:ascii="Arial" w:hAnsi="Arial" w:cs="Arial"/>
            <w:b/>
            <w:bCs/>
            <w:color w:val="833C0B" w:themeColor="accent2" w:themeShade="80"/>
          </w:rPr>
          <w:delText xml:space="preserve"> </w:delText>
        </w:r>
        <w:r w:rsidR="00D460B5" w:rsidRPr="00BE0232" w:rsidDel="002867E7">
          <w:rPr>
            <w:rFonts w:ascii="Arial" w:hAnsi="Arial" w:cs="Arial"/>
            <w:b/>
            <w:bCs/>
            <w:color w:val="833C0B" w:themeColor="accent2" w:themeShade="80"/>
          </w:rPr>
          <w:delText xml:space="preserve">– </w:delText>
        </w:r>
        <w:r w:rsidRPr="00BE0232" w:rsidDel="002867E7">
          <w:rPr>
            <w:rFonts w:ascii="Arial" w:hAnsi="Arial" w:cs="Arial"/>
            <w:b/>
            <w:bCs/>
            <w:color w:val="833C0B" w:themeColor="accent2" w:themeShade="80"/>
          </w:rPr>
          <w:delText>Lead Director, IT at CVS Health</w:delText>
        </w:r>
      </w:del>
    </w:p>
    <w:p w14:paraId="7C3B9682" w14:textId="5D08B0A7" w:rsidR="00D460B5" w:rsidRPr="00BE0232" w:rsidDel="002867E7" w:rsidRDefault="00D460B5" w:rsidP="00D460B5">
      <w:pPr>
        <w:shd w:val="clear" w:color="auto" w:fill="FFFFFF"/>
        <w:spacing w:line="360" w:lineRule="auto"/>
        <w:jc w:val="both"/>
        <w:rPr>
          <w:del w:id="404" w:author="Pamidi,Sushma" w:date="2025-12-08T09:36:00Z" w16du:dateUtc="2025-12-08T15:36:00Z"/>
          <w:rFonts w:ascii="Arial" w:hAnsi="Arial" w:cs="Arial"/>
          <w:iCs/>
          <w:sz w:val="21"/>
          <w:szCs w:val="21"/>
        </w:rPr>
      </w:pPr>
    </w:p>
    <w:p w14:paraId="03F7C3A6" w14:textId="45AEB9E4" w:rsidR="002D40BB" w:rsidRPr="00BE0232" w:rsidDel="002867E7" w:rsidRDefault="006E4290" w:rsidP="002D40BB">
      <w:pPr>
        <w:shd w:val="clear" w:color="auto" w:fill="FFFFFF"/>
        <w:spacing w:line="360" w:lineRule="auto"/>
        <w:jc w:val="both"/>
        <w:rPr>
          <w:del w:id="405" w:author="Pamidi,Sushma" w:date="2025-12-08T09:36:00Z" w16du:dateUtc="2025-12-08T15:36:00Z"/>
          <w:rFonts w:ascii="Arial" w:hAnsi="Arial" w:cs="Arial"/>
          <w:i/>
          <w:iCs/>
          <w:sz w:val="21"/>
          <w:szCs w:val="21"/>
        </w:rPr>
      </w:pPr>
      <w:del w:id="406" w:author="Pamidi,Sushma" w:date="2025-12-08T09:36:00Z" w16du:dateUtc="2025-12-08T15:36:00Z">
        <w:r w:rsidRPr="00BE0232" w:rsidDel="002867E7">
          <w:rPr>
            <w:rFonts w:ascii="Arial" w:hAnsi="Arial" w:cs="Arial"/>
            <w:sz w:val="21"/>
            <w:szCs w:val="21"/>
          </w:rPr>
          <w:delText xml:space="preserve">Counsel hereby verifies </w:delText>
        </w:r>
        <w:r w:rsidR="004C675F" w:rsidRPr="00BE0232" w:rsidDel="002867E7">
          <w:rPr>
            <w:rFonts w:ascii="Arial" w:hAnsi="Arial" w:cs="Arial"/>
            <w:b/>
            <w:bCs/>
            <w:sz w:val="21"/>
            <w:szCs w:val="21"/>
          </w:rPr>
          <w:delText>Harshawardhan Mogaligundla´</w:delText>
        </w:r>
        <w:r w:rsidR="00C54895" w:rsidRPr="00BE0232" w:rsidDel="002867E7">
          <w:rPr>
            <w:rFonts w:ascii="Arial" w:hAnsi="Arial" w:cs="Arial"/>
            <w:b/>
            <w:bCs/>
            <w:sz w:val="21"/>
            <w:szCs w:val="21"/>
          </w:rPr>
          <w:delText>s</w:delText>
        </w:r>
        <w:r w:rsidR="00C54895" w:rsidRPr="00BE0232" w:rsidDel="002867E7">
          <w:rPr>
            <w:rFonts w:ascii="Arial" w:hAnsi="Arial" w:cs="Arial"/>
            <w:sz w:val="21"/>
            <w:szCs w:val="21"/>
          </w:rPr>
          <w:delText xml:space="preserve"> expert status. He currently serves as </w:delText>
        </w:r>
        <w:r w:rsidR="004C675F" w:rsidRPr="00BE0232" w:rsidDel="002867E7">
          <w:rPr>
            <w:rFonts w:ascii="Arial" w:hAnsi="Arial" w:cs="Arial"/>
            <w:sz w:val="21"/>
            <w:szCs w:val="21"/>
          </w:rPr>
          <w:delText xml:space="preserve">the Lead Director at CVS Health, a Fortune 6 company (previously 4) in the United States. His overall experience is more than 20 years in delivering strategic IT projects in Retail, Financial Services, Healthcare, and Non-Profit Industries. He has been at CVS Health for 6.5 years in leadership roles, heading Engineering organizations that work across key cross-functional engineering initiatives such as Artificial Intelligence/Machine Learning (AI/ML) implementations, Enterprise Applications, and Data Management initiatives, to name a few. I oversee software Architecture and development operations and am seen as an expert in delivering engineering excellence in a highly dynamic technical environment. </w:delText>
        </w:r>
        <w:r w:rsidR="004C675F" w:rsidRPr="00BE0232" w:rsidDel="002867E7">
          <w:rPr>
            <w:rFonts w:ascii="Arial" w:hAnsi="Arial" w:cs="Arial"/>
            <w:i/>
            <w:iCs/>
            <w:color w:val="000000" w:themeColor="text1"/>
            <w:sz w:val="21"/>
            <w:szCs w:val="21"/>
          </w:rPr>
          <w:delText>(Leading and Critical Role, Exhibit 7: Harshawardhan</w:delText>
        </w:r>
        <w:r w:rsidR="002D40BB" w:rsidRPr="00BE0232" w:rsidDel="002867E7">
          <w:rPr>
            <w:rFonts w:ascii="Arial" w:hAnsi="Arial" w:cs="Arial"/>
            <w:i/>
            <w:iCs/>
            <w:color w:val="000000" w:themeColor="text1"/>
            <w:sz w:val="21"/>
            <w:szCs w:val="21"/>
          </w:rPr>
          <w:delText xml:space="preserve"> (Harsha) </w:delText>
        </w:r>
        <w:r w:rsidR="004C675F" w:rsidRPr="00BE0232" w:rsidDel="002867E7">
          <w:rPr>
            <w:rFonts w:ascii="Arial" w:hAnsi="Arial" w:cs="Arial"/>
            <w:i/>
            <w:iCs/>
            <w:color w:val="000000" w:themeColor="text1"/>
            <w:sz w:val="21"/>
            <w:szCs w:val="21"/>
          </w:rPr>
          <w:delText>Mogaligundla´s</w:delText>
        </w:r>
        <w:r w:rsidR="002D40BB" w:rsidRPr="00BE0232" w:rsidDel="002867E7">
          <w:rPr>
            <w:rFonts w:ascii="Arial" w:hAnsi="Arial" w:cs="Arial"/>
            <w:i/>
            <w:iCs/>
            <w:color w:val="000000" w:themeColor="text1"/>
            <w:sz w:val="21"/>
            <w:szCs w:val="21"/>
          </w:rPr>
          <w:delText xml:space="preserve"> LinkedIn Profile</w:delText>
        </w:r>
        <w:r w:rsidR="002D40BB" w:rsidRPr="00BE0232" w:rsidDel="002867E7">
          <w:rPr>
            <w:rFonts w:ascii="Arial" w:hAnsi="Arial" w:cs="Arial"/>
            <w:i/>
            <w:iCs/>
            <w:sz w:val="21"/>
            <w:szCs w:val="21"/>
          </w:rPr>
          <w:delText>).</w:delText>
        </w:r>
      </w:del>
    </w:p>
    <w:p w14:paraId="3A6DC5D0" w14:textId="5B1E3B04" w:rsidR="00D460B5" w:rsidRPr="00BE0232" w:rsidDel="002867E7" w:rsidRDefault="00D460B5" w:rsidP="008C7C75">
      <w:pPr>
        <w:pStyle w:val="NoSpacing"/>
        <w:spacing w:line="360" w:lineRule="auto"/>
        <w:jc w:val="left"/>
        <w:rPr>
          <w:del w:id="407" w:author="Pamidi,Sushma" w:date="2025-12-08T09:36:00Z" w16du:dateUtc="2025-12-08T15:36:00Z"/>
          <w:b/>
          <w:bCs/>
          <w:noProof w:val="0"/>
          <w:color w:val="833C0B" w:themeColor="accent2" w:themeShade="80"/>
          <w:sz w:val="28"/>
          <w:szCs w:val="21"/>
        </w:rPr>
      </w:pPr>
    </w:p>
    <w:p w14:paraId="204A8CBD" w14:textId="4FAB852B" w:rsidR="00D460B5" w:rsidRPr="00BE0232" w:rsidDel="002867E7" w:rsidRDefault="00D460B5" w:rsidP="00D460B5">
      <w:pPr>
        <w:pStyle w:val="NoSpacing"/>
        <w:spacing w:line="360" w:lineRule="auto"/>
        <w:rPr>
          <w:del w:id="408" w:author="Pamidi,Sushma" w:date="2025-12-08T09:36:00Z" w16du:dateUtc="2025-12-08T15:36:00Z"/>
          <w:b/>
          <w:bCs/>
          <w:noProof w:val="0"/>
          <w:color w:val="833C0B" w:themeColor="accent2" w:themeShade="80"/>
          <w:sz w:val="24"/>
          <w:szCs w:val="24"/>
        </w:rPr>
      </w:pPr>
      <w:del w:id="409" w:author="Pamidi,Sushma" w:date="2025-12-08T09:36:00Z" w16du:dateUtc="2025-12-08T15:36:00Z">
        <w:r w:rsidRPr="00BE0232" w:rsidDel="002867E7">
          <w:rPr>
            <w:b/>
            <w:bCs/>
            <w:noProof w:val="0"/>
            <w:color w:val="833C0B" w:themeColor="accent2" w:themeShade="80"/>
            <w:sz w:val="24"/>
            <w:szCs w:val="24"/>
          </w:rPr>
          <w:delText>Leading or Critical Role Letter</w:delText>
        </w:r>
      </w:del>
    </w:p>
    <w:p w14:paraId="6A817859" w14:textId="376454F2" w:rsidR="00742468" w:rsidRPr="00BE0232" w:rsidDel="002867E7" w:rsidRDefault="00742468" w:rsidP="00742468">
      <w:pPr>
        <w:shd w:val="clear" w:color="auto" w:fill="FFFFFF"/>
        <w:spacing w:line="360" w:lineRule="auto"/>
        <w:jc w:val="center"/>
        <w:rPr>
          <w:del w:id="410" w:author="Pamidi,Sushma" w:date="2025-12-08T09:36:00Z" w16du:dateUtc="2025-12-08T15:36:00Z"/>
          <w:rFonts w:ascii="Arial" w:hAnsi="Arial" w:cs="Arial"/>
          <w:b/>
          <w:bCs/>
          <w:color w:val="833C0B" w:themeColor="accent2" w:themeShade="80"/>
        </w:rPr>
      </w:pPr>
      <w:del w:id="411" w:author="Pamidi,Sushma" w:date="2025-12-08T09:36:00Z" w16du:dateUtc="2025-12-08T15:36:00Z">
        <w:r w:rsidRPr="00BE0232" w:rsidDel="002867E7">
          <w:rPr>
            <w:rFonts w:ascii="Arial" w:hAnsi="Arial" w:cs="Arial"/>
            <w:b/>
            <w:bCs/>
            <w:color w:val="833C0B" w:themeColor="accent2" w:themeShade="80"/>
          </w:rPr>
          <w:delText>Harshawardhan Mogaligundla – Lead Director, IT at CVS Health</w:delText>
        </w:r>
      </w:del>
    </w:p>
    <w:p w14:paraId="26B5C08D" w14:textId="1F1BA0A2" w:rsidR="006E5A37" w:rsidRPr="00BE0232" w:rsidDel="002867E7" w:rsidRDefault="006E5A37" w:rsidP="00ED7411">
      <w:pPr>
        <w:shd w:val="clear" w:color="auto" w:fill="FFFFFF"/>
        <w:spacing w:line="360" w:lineRule="auto"/>
        <w:jc w:val="both"/>
        <w:rPr>
          <w:del w:id="412" w:author="Pamidi,Sushma" w:date="2025-12-08T09:36:00Z" w16du:dateUtc="2025-12-08T15:36:00Z"/>
          <w:rFonts w:ascii="Arial" w:hAnsi="Arial" w:cs="Arial"/>
          <w:color w:val="000000" w:themeColor="text1"/>
          <w:sz w:val="21"/>
          <w:szCs w:val="21"/>
          <w:highlight w:val="red"/>
        </w:rPr>
      </w:pPr>
    </w:p>
    <w:p w14:paraId="69CC52D9" w14:textId="429A3660" w:rsidR="00693BD0" w:rsidRPr="00BE0232" w:rsidDel="002867E7" w:rsidRDefault="00D460B5" w:rsidP="00ED7411">
      <w:pPr>
        <w:shd w:val="clear" w:color="auto" w:fill="FFFFFF"/>
        <w:spacing w:line="360" w:lineRule="auto"/>
        <w:jc w:val="both"/>
        <w:rPr>
          <w:del w:id="413" w:author="Pamidi,Sushma" w:date="2025-12-08T09:36:00Z" w16du:dateUtc="2025-12-08T15:36:00Z"/>
          <w:rFonts w:ascii="Arial" w:hAnsi="Arial" w:cs="Arial"/>
          <w:i/>
          <w:iCs/>
          <w:sz w:val="21"/>
          <w:szCs w:val="21"/>
        </w:rPr>
      </w:pPr>
      <w:del w:id="414" w:author="Pamidi,Sushma" w:date="2025-12-08T09:36:00Z" w16du:dateUtc="2025-12-08T15:36:00Z">
        <w:r w:rsidRPr="00BE0232" w:rsidDel="002867E7">
          <w:rPr>
            <w:rFonts w:ascii="Arial" w:hAnsi="Arial" w:cs="Arial"/>
            <w:color w:val="000000" w:themeColor="text1"/>
            <w:sz w:val="21"/>
            <w:szCs w:val="21"/>
          </w:rPr>
          <w:delText xml:space="preserve">Counsel submits the letter written by </w:delText>
        </w:r>
        <w:r w:rsidR="006C7A7F" w:rsidRPr="00BE0232" w:rsidDel="002867E7">
          <w:rPr>
            <w:rFonts w:ascii="Arial" w:hAnsi="Arial" w:cs="Arial"/>
            <w:sz w:val="21"/>
            <w:szCs w:val="21"/>
          </w:rPr>
          <w:delText>Mr</w:delText>
        </w:r>
        <w:r w:rsidR="00693BD0" w:rsidRPr="00BE0232" w:rsidDel="002867E7">
          <w:rPr>
            <w:rFonts w:ascii="Arial" w:hAnsi="Arial" w:cs="Arial"/>
            <w:sz w:val="21"/>
            <w:szCs w:val="21"/>
          </w:rPr>
          <w:delText>.</w:delText>
        </w:r>
        <w:r w:rsidR="00BE0182" w:rsidRPr="00BE0232" w:rsidDel="002867E7">
          <w:rPr>
            <w:rFonts w:ascii="Arial" w:hAnsi="Arial" w:cs="Arial"/>
            <w:sz w:val="21"/>
            <w:szCs w:val="21"/>
          </w:rPr>
          <w:delText xml:space="preserve"> </w:delText>
        </w:r>
        <w:r w:rsidR="00742468" w:rsidRPr="00BE0232" w:rsidDel="002867E7">
          <w:rPr>
            <w:rFonts w:ascii="Arial" w:hAnsi="Arial" w:cs="Arial"/>
            <w:b/>
            <w:bCs/>
            <w:sz w:val="21"/>
            <w:szCs w:val="21"/>
          </w:rPr>
          <w:delText>Harshawardhan Mogaligundla – Lead Director, IT at CVS Health</w:delText>
        </w:r>
        <w:r w:rsidR="00693BD0" w:rsidRPr="00BE0232" w:rsidDel="002867E7">
          <w:rPr>
            <w:rFonts w:ascii="Arial" w:hAnsi="Arial" w:cs="Arial"/>
            <w:sz w:val="21"/>
            <w:szCs w:val="21"/>
          </w:rPr>
          <w:delText xml:space="preserve">, where he </w:delText>
        </w:r>
        <w:r w:rsidRPr="00BE0232" w:rsidDel="002867E7">
          <w:rPr>
            <w:rFonts w:ascii="Arial" w:hAnsi="Arial" w:cs="Arial"/>
            <w:color w:val="000000" w:themeColor="text1"/>
            <w:sz w:val="21"/>
            <w:szCs w:val="21"/>
          </w:rPr>
          <w:delText>describes, in great detail, the leading, critical, and outstanding contributions the Petitioner made at</w:delText>
        </w:r>
        <w:r w:rsidR="00693BD0" w:rsidRPr="00BE0232" w:rsidDel="002867E7">
          <w:rPr>
            <w:rFonts w:ascii="Arial" w:hAnsi="Arial" w:cs="Arial"/>
            <w:sz w:val="21"/>
            <w:szCs w:val="21"/>
          </w:rPr>
          <w:delText xml:space="preserve"> </w:delText>
        </w:r>
        <w:r w:rsidR="00742468" w:rsidRPr="00BE0232" w:rsidDel="002867E7">
          <w:rPr>
            <w:rFonts w:ascii="Arial" w:hAnsi="Arial" w:cs="Arial"/>
            <w:sz w:val="21"/>
            <w:szCs w:val="21"/>
          </w:rPr>
          <w:delText>CVS Health, a Fortune 6 company (previously 4) in the United States.</w:delText>
        </w:r>
        <w:r w:rsidR="000B24CA" w:rsidRPr="00BE0232" w:rsidDel="002867E7">
          <w:rPr>
            <w:rFonts w:ascii="Arial" w:hAnsi="Arial" w:cs="Arial"/>
            <w:sz w:val="21"/>
            <w:szCs w:val="21"/>
          </w:rPr>
          <w:delText xml:space="preserve"> </w:delText>
        </w:r>
        <w:r w:rsidR="00ED7411" w:rsidRPr="00BE0232" w:rsidDel="002867E7">
          <w:rPr>
            <w:rFonts w:ascii="Arial" w:hAnsi="Arial" w:cs="Arial"/>
            <w:i/>
            <w:iCs/>
            <w:color w:val="000000" w:themeColor="text1"/>
            <w:sz w:val="21"/>
            <w:szCs w:val="21"/>
          </w:rPr>
          <w:delText>(</w:delText>
        </w:r>
        <w:r w:rsidR="00742468" w:rsidRPr="00BE0232" w:rsidDel="002867E7">
          <w:rPr>
            <w:rFonts w:ascii="Arial" w:hAnsi="Arial" w:cs="Arial"/>
            <w:i/>
            <w:iCs/>
            <w:color w:val="000000" w:themeColor="text1"/>
            <w:sz w:val="21"/>
            <w:szCs w:val="21"/>
          </w:rPr>
          <w:delText xml:space="preserve">Leading and Critical Role, </w:delText>
        </w:r>
        <w:r w:rsidR="009E6C17" w:rsidRPr="00BE0232" w:rsidDel="002867E7">
          <w:rPr>
            <w:rFonts w:ascii="Arial" w:hAnsi="Arial" w:cs="Arial"/>
            <w:i/>
            <w:iCs/>
            <w:color w:val="000000" w:themeColor="text1"/>
            <w:sz w:val="21"/>
            <w:szCs w:val="21"/>
          </w:rPr>
          <w:delText xml:space="preserve">Exhibit </w:delText>
        </w:r>
        <w:r w:rsidR="000B24CA" w:rsidRPr="00BE0232" w:rsidDel="002867E7">
          <w:rPr>
            <w:rFonts w:ascii="Arial" w:hAnsi="Arial" w:cs="Arial"/>
            <w:i/>
            <w:iCs/>
            <w:color w:val="000000" w:themeColor="text1"/>
            <w:sz w:val="21"/>
            <w:szCs w:val="21"/>
          </w:rPr>
          <w:delText>8</w:delText>
        </w:r>
        <w:r w:rsidR="009656B4" w:rsidRPr="00BE0232" w:rsidDel="002867E7">
          <w:rPr>
            <w:rFonts w:ascii="Arial" w:hAnsi="Arial" w:cs="Arial"/>
            <w:i/>
            <w:iCs/>
            <w:color w:val="000000" w:themeColor="text1"/>
            <w:sz w:val="21"/>
            <w:szCs w:val="21"/>
          </w:rPr>
          <w:delText>:</w:delText>
        </w:r>
        <w:r w:rsidR="00ED7411" w:rsidRPr="00BE0232" w:rsidDel="002867E7">
          <w:rPr>
            <w:rFonts w:ascii="Arial" w:hAnsi="Arial" w:cs="Arial"/>
            <w:i/>
            <w:iCs/>
            <w:color w:val="000000" w:themeColor="text1"/>
            <w:sz w:val="21"/>
            <w:szCs w:val="21"/>
          </w:rPr>
          <w:delText xml:space="preserve"> </w:delText>
        </w:r>
        <w:r w:rsidR="009A1F1B" w:rsidRPr="00BE0232" w:rsidDel="002867E7">
          <w:rPr>
            <w:rFonts w:ascii="Arial" w:hAnsi="Arial" w:cs="Arial"/>
            <w:i/>
            <w:iCs/>
            <w:sz w:val="21"/>
            <w:szCs w:val="21"/>
          </w:rPr>
          <w:delText>Harshawardhan Mogaligundla</w:delText>
        </w:r>
        <w:r w:rsidR="00693BD0" w:rsidRPr="00BE0232" w:rsidDel="002867E7">
          <w:rPr>
            <w:rFonts w:ascii="Arial" w:hAnsi="Arial" w:cs="Arial"/>
            <w:i/>
            <w:iCs/>
            <w:color w:val="000000" w:themeColor="text1"/>
            <w:sz w:val="21"/>
            <w:szCs w:val="21"/>
          </w:rPr>
          <w:delText>´s</w:delText>
        </w:r>
        <w:r w:rsidR="006E5A37" w:rsidRPr="00BE0232" w:rsidDel="002867E7">
          <w:rPr>
            <w:rFonts w:ascii="Arial" w:hAnsi="Arial" w:cs="Arial"/>
            <w:i/>
            <w:iCs/>
            <w:color w:val="000000" w:themeColor="text1"/>
            <w:sz w:val="21"/>
            <w:szCs w:val="21"/>
          </w:rPr>
          <w:delText xml:space="preserve"> </w:delText>
        </w:r>
        <w:r w:rsidR="00ED7411" w:rsidRPr="00BE0232" w:rsidDel="002867E7">
          <w:rPr>
            <w:rFonts w:ascii="Arial" w:hAnsi="Arial" w:cs="Arial"/>
            <w:i/>
            <w:iCs/>
            <w:color w:val="000000" w:themeColor="text1"/>
            <w:sz w:val="21"/>
            <w:szCs w:val="21"/>
          </w:rPr>
          <w:delText>Letter</w:delText>
        </w:r>
        <w:r w:rsidR="00ED7411" w:rsidRPr="00BE0232" w:rsidDel="002867E7">
          <w:rPr>
            <w:rFonts w:ascii="Arial" w:hAnsi="Arial" w:cs="Arial"/>
            <w:i/>
            <w:iCs/>
            <w:sz w:val="21"/>
            <w:szCs w:val="21"/>
          </w:rPr>
          <w:delText>).</w:delText>
        </w:r>
      </w:del>
    </w:p>
    <w:p w14:paraId="6E571F6D" w14:textId="6F434080" w:rsidR="00D460B5" w:rsidRPr="00BE0232" w:rsidDel="002867E7" w:rsidRDefault="00693BD0" w:rsidP="00693BD0">
      <w:pPr>
        <w:spacing w:after="160" w:line="259" w:lineRule="auto"/>
        <w:rPr>
          <w:del w:id="415" w:author="Pamidi,Sushma" w:date="2025-12-08T09:36:00Z" w16du:dateUtc="2025-12-08T15:36:00Z"/>
          <w:rFonts w:ascii="Arial" w:hAnsi="Arial" w:cs="Arial"/>
          <w:i/>
          <w:iCs/>
          <w:sz w:val="21"/>
          <w:szCs w:val="21"/>
        </w:rPr>
      </w:pPr>
      <w:del w:id="416" w:author="Pamidi,Sushma" w:date="2025-12-08T09:36:00Z" w16du:dateUtc="2025-12-08T15:36:00Z">
        <w:r w:rsidRPr="00BE0232" w:rsidDel="002867E7">
          <w:rPr>
            <w:rFonts w:ascii="Arial" w:hAnsi="Arial" w:cs="Arial"/>
            <w:i/>
            <w:iCs/>
            <w:sz w:val="21"/>
            <w:szCs w:val="21"/>
          </w:rPr>
          <w:br w:type="page"/>
        </w:r>
      </w:del>
    </w:p>
    <w:p w14:paraId="1F5D9462" w14:textId="020E6E55" w:rsidR="00D460B5" w:rsidRPr="00BE0232" w:rsidDel="002867E7" w:rsidRDefault="00D460B5" w:rsidP="00D460B5">
      <w:pPr>
        <w:pStyle w:val="NoSpacing"/>
        <w:spacing w:line="360" w:lineRule="auto"/>
        <w:rPr>
          <w:del w:id="417" w:author="Pamidi,Sushma" w:date="2025-12-08T09:36:00Z" w16du:dateUtc="2025-12-08T15:36:00Z"/>
          <w:noProof w:val="0"/>
          <w:highlight w:val="red"/>
        </w:rPr>
      </w:pPr>
    </w:p>
    <w:p w14:paraId="71966453" w14:textId="0F727F3C" w:rsidR="001352BE" w:rsidRPr="00BE0232" w:rsidDel="002867E7" w:rsidRDefault="00D460B5" w:rsidP="004529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418" w:author="Pamidi,Sushma" w:date="2025-12-08T09:36:00Z" w16du:dateUtc="2025-12-08T15:36:00Z"/>
          <w:rFonts w:ascii="Arial" w:hAnsi="Arial" w:cs="Arial"/>
          <w:b/>
          <w:bCs/>
          <w:color w:val="833C0B" w:themeColor="accent2" w:themeShade="80"/>
          <w:sz w:val="28"/>
          <w:szCs w:val="21"/>
        </w:rPr>
      </w:pPr>
      <w:del w:id="419" w:author="Pamidi,Sushma" w:date="2025-12-08T09:36:00Z" w16du:dateUtc="2025-12-08T15:36:00Z">
        <w:r w:rsidRPr="00BE0232" w:rsidDel="002867E7">
          <w:rPr>
            <w:rFonts w:ascii="Arial" w:hAnsi="Arial" w:cs="Arial"/>
            <w:b/>
            <w:bCs/>
            <w:color w:val="833C0B" w:themeColor="accent2" w:themeShade="80"/>
            <w:sz w:val="28"/>
            <w:szCs w:val="21"/>
          </w:rPr>
          <w:delText xml:space="preserve">Analysis of </w:delText>
        </w:r>
        <w:r w:rsidR="00ED7411" w:rsidRPr="00BE0232" w:rsidDel="002867E7">
          <w:rPr>
            <w:rFonts w:ascii="Arial" w:hAnsi="Arial" w:cs="Arial"/>
            <w:b/>
            <w:bCs/>
            <w:color w:val="833C0B" w:themeColor="accent2" w:themeShade="80"/>
            <w:sz w:val="28"/>
            <w:szCs w:val="21"/>
          </w:rPr>
          <w:delText xml:space="preserve">Petitioner’s </w:delText>
        </w:r>
        <w:r w:rsidRPr="00BE0232" w:rsidDel="002867E7">
          <w:rPr>
            <w:rFonts w:ascii="Arial" w:hAnsi="Arial" w:cs="Arial"/>
            <w:b/>
            <w:bCs/>
            <w:color w:val="833C0B" w:themeColor="accent2" w:themeShade="80"/>
            <w:sz w:val="28"/>
            <w:szCs w:val="21"/>
          </w:rPr>
          <w:delText>Leading Role</w:delText>
        </w:r>
      </w:del>
    </w:p>
    <w:p w14:paraId="1D7288BA" w14:textId="3F85C002" w:rsidR="00D460B5" w:rsidRPr="00BE0232" w:rsidDel="002867E7" w:rsidRDefault="009656B4" w:rsidP="009656B4">
      <w:pPr>
        <w:pStyle w:val="NoSpacing"/>
        <w:spacing w:line="360" w:lineRule="auto"/>
        <w:jc w:val="both"/>
        <w:rPr>
          <w:del w:id="420" w:author="Pamidi,Sushma" w:date="2025-12-08T09:36:00Z" w16du:dateUtc="2025-12-08T15:36:00Z"/>
          <w:noProof w:val="0"/>
          <w:sz w:val="21"/>
          <w:szCs w:val="21"/>
        </w:rPr>
      </w:pPr>
      <w:del w:id="421" w:author="Pamidi,Sushma" w:date="2025-12-08T09:36:00Z" w16du:dateUtc="2025-12-08T15:36:00Z">
        <w:r w:rsidRPr="00BE0232" w:rsidDel="002867E7">
          <w:rPr>
            <w:noProof w:val="0"/>
            <w:sz w:val="21"/>
            <w:szCs w:val="21"/>
          </w:rPr>
          <w:delText>Counsel submits evidence from the Petitioner’s leading and critical role letter</w:delText>
        </w:r>
        <w:r w:rsidR="00E91EA5" w:rsidRPr="00BE0232" w:rsidDel="002867E7">
          <w:rPr>
            <w:noProof w:val="0"/>
            <w:sz w:val="21"/>
            <w:szCs w:val="21"/>
          </w:rPr>
          <w:delText xml:space="preserve"> that specifically describes the role performed at the company</w:delText>
        </w:r>
        <w:r w:rsidRPr="00BE0232" w:rsidDel="002867E7">
          <w:rPr>
            <w:noProof w:val="0"/>
            <w:sz w:val="21"/>
            <w:szCs w:val="21"/>
          </w:rPr>
          <w:delText xml:space="preserve"> and confirms that the role is indeed leading for the company. In the leading role, the Petitioner was responsible for the following vital deliverables:</w:delText>
        </w:r>
      </w:del>
    </w:p>
    <w:p w14:paraId="433E651F" w14:textId="0923F375" w:rsidR="00E91EA5" w:rsidRPr="00BE0232" w:rsidDel="002867E7" w:rsidRDefault="00E91EA5" w:rsidP="009656B4">
      <w:pPr>
        <w:pStyle w:val="NoSpacing"/>
        <w:spacing w:line="360" w:lineRule="auto"/>
        <w:jc w:val="both"/>
        <w:rPr>
          <w:del w:id="422" w:author="Pamidi,Sushma" w:date="2025-12-08T09:36:00Z" w16du:dateUtc="2025-12-08T15:36:00Z"/>
          <w:noProof w:val="0"/>
          <w:sz w:val="21"/>
          <w:szCs w:val="21"/>
        </w:rPr>
      </w:pPr>
    </w:p>
    <w:p w14:paraId="3EFE7897" w14:textId="76BBC6EA" w:rsidR="004C3F0C" w:rsidRPr="00BE0232" w:rsidDel="002867E7" w:rsidRDefault="004C3F0C" w:rsidP="004C3F0C">
      <w:pPr>
        <w:pStyle w:val="NoSpacing"/>
        <w:numPr>
          <w:ilvl w:val="0"/>
          <w:numId w:val="26"/>
        </w:numPr>
        <w:spacing w:line="360" w:lineRule="auto"/>
        <w:jc w:val="both"/>
        <w:rPr>
          <w:del w:id="423" w:author="Pamidi,Sushma" w:date="2025-12-08T09:36:00Z" w16du:dateUtc="2025-12-08T15:36:00Z"/>
          <w:noProof w:val="0"/>
          <w:sz w:val="21"/>
          <w:szCs w:val="21"/>
        </w:rPr>
      </w:pPr>
      <w:del w:id="424" w:author="Pamidi,Sushma" w:date="2025-12-08T09:36:00Z" w16du:dateUtc="2025-12-08T15:36:00Z">
        <w:r w:rsidRPr="00BE0232" w:rsidDel="002867E7">
          <w:rPr>
            <w:noProof w:val="0"/>
            <w:sz w:val="21"/>
            <w:szCs w:val="21"/>
          </w:rPr>
          <w:delText>The Petitioner managed large, multi-disciplinary teams and multi-million-dollar projects, demonstrating exceptional leadership at CVS Health.</w:delText>
        </w:r>
      </w:del>
    </w:p>
    <w:p w14:paraId="3147EADF" w14:textId="1CCAE74F" w:rsidR="004529BE" w:rsidRPr="00BE0232" w:rsidDel="002867E7" w:rsidRDefault="004529BE" w:rsidP="004529BE">
      <w:pPr>
        <w:pStyle w:val="NoSpacing"/>
        <w:spacing w:line="360" w:lineRule="auto"/>
        <w:ind w:left="720"/>
        <w:jc w:val="both"/>
        <w:rPr>
          <w:del w:id="425" w:author="Pamidi,Sushma" w:date="2025-12-08T09:36:00Z" w16du:dateUtc="2025-12-08T15:36:00Z"/>
          <w:noProof w:val="0"/>
          <w:sz w:val="21"/>
          <w:szCs w:val="21"/>
        </w:rPr>
      </w:pPr>
    </w:p>
    <w:p w14:paraId="699AD4DD" w14:textId="5D2DD926" w:rsidR="004C3F0C" w:rsidRPr="00BE0232" w:rsidDel="002867E7" w:rsidRDefault="004C3F0C" w:rsidP="004C3F0C">
      <w:pPr>
        <w:pStyle w:val="NoSpacing"/>
        <w:numPr>
          <w:ilvl w:val="0"/>
          <w:numId w:val="26"/>
        </w:numPr>
        <w:spacing w:line="360" w:lineRule="auto"/>
        <w:jc w:val="both"/>
        <w:rPr>
          <w:del w:id="426" w:author="Pamidi,Sushma" w:date="2025-12-08T09:36:00Z" w16du:dateUtc="2025-12-08T15:36:00Z"/>
          <w:noProof w:val="0"/>
          <w:sz w:val="21"/>
          <w:szCs w:val="21"/>
        </w:rPr>
      </w:pPr>
      <w:del w:id="427" w:author="Pamidi,Sushma" w:date="2025-12-08T09:36:00Z" w16du:dateUtc="2025-12-08T15:36:00Z">
        <w:r w:rsidRPr="00BE0232" w:rsidDel="002867E7">
          <w:rPr>
            <w:noProof w:val="0"/>
            <w:sz w:val="21"/>
            <w:szCs w:val="21"/>
          </w:rPr>
          <w:delText>He oversaw the Rph-AI project, coordinating over 150 team members across various departments.</w:delText>
        </w:r>
      </w:del>
    </w:p>
    <w:p w14:paraId="3932E086" w14:textId="42F076F9" w:rsidR="004529BE" w:rsidRPr="00BE0232" w:rsidDel="002867E7" w:rsidRDefault="004529BE" w:rsidP="004140A5">
      <w:pPr>
        <w:pStyle w:val="NoSpacing"/>
        <w:spacing w:line="360" w:lineRule="auto"/>
        <w:jc w:val="both"/>
        <w:rPr>
          <w:del w:id="428" w:author="Pamidi,Sushma" w:date="2025-12-08T09:36:00Z" w16du:dateUtc="2025-12-08T15:36:00Z"/>
          <w:noProof w:val="0"/>
          <w:sz w:val="21"/>
          <w:szCs w:val="21"/>
        </w:rPr>
      </w:pPr>
    </w:p>
    <w:p w14:paraId="1C68FA89" w14:textId="0DFC82D8" w:rsidR="004C3F0C" w:rsidRPr="00BE0232" w:rsidDel="002867E7" w:rsidRDefault="004C3F0C" w:rsidP="004C3F0C">
      <w:pPr>
        <w:pStyle w:val="NoSpacing"/>
        <w:numPr>
          <w:ilvl w:val="0"/>
          <w:numId w:val="26"/>
        </w:numPr>
        <w:spacing w:line="360" w:lineRule="auto"/>
        <w:jc w:val="both"/>
        <w:rPr>
          <w:del w:id="429" w:author="Pamidi,Sushma" w:date="2025-12-08T09:36:00Z" w16du:dateUtc="2025-12-08T15:36:00Z"/>
          <w:noProof w:val="0"/>
          <w:sz w:val="21"/>
          <w:szCs w:val="21"/>
        </w:rPr>
      </w:pPr>
      <w:del w:id="430" w:author="Pamidi,Sushma" w:date="2025-12-08T09:36:00Z" w16du:dateUtc="2025-12-08T15:36:00Z">
        <w:r w:rsidRPr="00BE0232" w:rsidDel="002867E7">
          <w:rPr>
            <w:noProof w:val="0"/>
            <w:sz w:val="21"/>
            <w:szCs w:val="21"/>
          </w:rPr>
          <w:delText>The Petitioner led the Rph-AI initiative, an AI-driven solution to enhance pharmacy operations that impacted over 9,000 CVS locations.</w:delText>
        </w:r>
      </w:del>
    </w:p>
    <w:p w14:paraId="74BD2A31" w14:textId="2B346340" w:rsidR="004529BE" w:rsidRPr="00BE0232" w:rsidDel="002867E7" w:rsidRDefault="004529BE" w:rsidP="004529BE">
      <w:pPr>
        <w:pStyle w:val="NoSpacing"/>
        <w:spacing w:line="360" w:lineRule="auto"/>
        <w:ind w:left="720"/>
        <w:jc w:val="both"/>
        <w:rPr>
          <w:del w:id="431" w:author="Pamidi,Sushma" w:date="2025-12-08T09:36:00Z" w16du:dateUtc="2025-12-08T15:36:00Z"/>
          <w:noProof w:val="0"/>
          <w:sz w:val="21"/>
          <w:szCs w:val="21"/>
        </w:rPr>
      </w:pPr>
    </w:p>
    <w:p w14:paraId="0A02D091" w14:textId="390E7BE1" w:rsidR="004C3F0C" w:rsidRPr="00BE0232" w:rsidDel="002867E7" w:rsidRDefault="004C3F0C" w:rsidP="004C3F0C">
      <w:pPr>
        <w:pStyle w:val="NoSpacing"/>
        <w:numPr>
          <w:ilvl w:val="0"/>
          <w:numId w:val="26"/>
        </w:numPr>
        <w:spacing w:line="360" w:lineRule="auto"/>
        <w:jc w:val="both"/>
        <w:rPr>
          <w:del w:id="432" w:author="Pamidi,Sushma" w:date="2025-12-08T09:36:00Z" w16du:dateUtc="2025-12-08T15:36:00Z"/>
          <w:noProof w:val="0"/>
          <w:sz w:val="21"/>
          <w:szCs w:val="21"/>
        </w:rPr>
      </w:pPr>
      <w:del w:id="433" w:author="Pamidi,Sushma" w:date="2025-12-08T09:36:00Z" w16du:dateUtc="2025-12-08T15:36:00Z">
        <w:r w:rsidRPr="00BE0232" w:rsidDel="002867E7">
          <w:rPr>
            <w:noProof w:val="0"/>
            <w:sz w:val="21"/>
            <w:szCs w:val="21"/>
          </w:rPr>
          <w:delText>The Petitioner translated ambitious ideas into practical solutions, improving efficiency and patient care.</w:delText>
        </w:r>
      </w:del>
    </w:p>
    <w:p w14:paraId="6637562F" w14:textId="7BB33662" w:rsidR="004C3F0C" w:rsidRPr="00BE0232" w:rsidDel="002867E7" w:rsidRDefault="004C3F0C" w:rsidP="004C3F0C">
      <w:pPr>
        <w:pStyle w:val="NoSpacing"/>
        <w:spacing w:line="360" w:lineRule="auto"/>
        <w:ind w:left="720"/>
        <w:jc w:val="both"/>
        <w:rPr>
          <w:del w:id="434" w:author="Pamidi,Sushma" w:date="2025-12-08T09:36:00Z" w16du:dateUtc="2025-12-08T15:36:00Z"/>
          <w:noProof w:val="0"/>
          <w:sz w:val="21"/>
          <w:szCs w:val="21"/>
        </w:rPr>
      </w:pPr>
    </w:p>
    <w:p w14:paraId="66FB80DF" w14:textId="494343F2" w:rsidR="004C3F0C" w:rsidRPr="00BE0232" w:rsidDel="002867E7" w:rsidRDefault="004C3F0C" w:rsidP="004C3F0C">
      <w:pPr>
        <w:pStyle w:val="NoSpacing"/>
        <w:numPr>
          <w:ilvl w:val="0"/>
          <w:numId w:val="26"/>
        </w:numPr>
        <w:spacing w:line="360" w:lineRule="auto"/>
        <w:jc w:val="both"/>
        <w:rPr>
          <w:del w:id="435" w:author="Pamidi,Sushma" w:date="2025-12-08T09:36:00Z" w16du:dateUtc="2025-12-08T15:36:00Z"/>
          <w:noProof w:val="0"/>
          <w:sz w:val="21"/>
          <w:szCs w:val="21"/>
        </w:rPr>
      </w:pPr>
      <w:del w:id="436" w:author="Pamidi,Sushma" w:date="2025-12-08T09:36:00Z" w16du:dateUtc="2025-12-08T15:36:00Z">
        <w:r w:rsidRPr="00BE0232" w:rsidDel="002867E7">
          <w:rPr>
            <w:noProof w:val="0"/>
            <w:sz w:val="21"/>
            <w:szCs w:val="21"/>
          </w:rPr>
          <w:delText>The Petitioner Successfully navigated complex technical challenges like AI integration and workflow automation and balanced operational demands while ensuring timely delivery of project milestones.</w:delText>
        </w:r>
      </w:del>
    </w:p>
    <w:p w14:paraId="1B25FFD7" w14:textId="349282EA" w:rsidR="004529BE" w:rsidRPr="00BE0232" w:rsidDel="002867E7" w:rsidRDefault="004529BE" w:rsidP="004529BE">
      <w:pPr>
        <w:pStyle w:val="NoSpacing"/>
        <w:spacing w:line="360" w:lineRule="auto"/>
        <w:ind w:left="720"/>
        <w:jc w:val="both"/>
        <w:rPr>
          <w:del w:id="437" w:author="Pamidi,Sushma" w:date="2025-12-08T09:36:00Z" w16du:dateUtc="2025-12-08T15:36:00Z"/>
          <w:noProof w:val="0"/>
          <w:sz w:val="21"/>
          <w:szCs w:val="21"/>
        </w:rPr>
      </w:pPr>
    </w:p>
    <w:p w14:paraId="7E8D81E4" w14:textId="07FFE2C0" w:rsidR="009A17FA" w:rsidRPr="00BE0232" w:rsidDel="002867E7" w:rsidRDefault="004C3F0C" w:rsidP="00533566">
      <w:pPr>
        <w:pStyle w:val="NoSpacing"/>
        <w:numPr>
          <w:ilvl w:val="0"/>
          <w:numId w:val="26"/>
        </w:numPr>
        <w:spacing w:line="360" w:lineRule="auto"/>
        <w:jc w:val="both"/>
        <w:rPr>
          <w:del w:id="438" w:author="Pamidi,Sushma" w:date="2025-12-08T09:36:00Z" w16du:dateUtc="2025-12-08T15:36:00Z"/>
          <w:noProof w:val="0"/>
          <w:sz w:val="21"/>
          <w:szCs w:val="21"/>
        </w:rPr>
      </w:pPr>
      <w:del w:id="439" w:author="Pamidi,Sushma" w:date="2025-12-08T09:36:00Z" w16du:dateUtc="2025-12-08T15:36:00Z">
        <w:r w:rsidRPr="00BE0232" w:rsidDel="002867E7">
          <w:rPr>
            <w:noProof w:val="0"/>
            <w:sz w:val="21"/>
            <w:szCs w:val="21"/>
          </w:rPr>
          <w:delText>The Petitioner effectively coordinated between various teams and departments, ensuring collaboration and alignment of resources.</w:delText>
        </w:r>
      </w:del>
    </w:p>
    <w:p w14:paraId="0721691D" w14:textId="7EAA81B0" w:rsidR="007E43F2" w:rsidRPr="00BE0232" w:rsidDel="002867E7" w:rsidRDefault="007E43F2" w:rsidP="00ED7411">
      <w:pPr>
        <w:pStyle w:val="NoSpacing"/>
        <w:spacing w:line="360" w:lineRule="auto"/>
        <w:jc w:val="both"/>
        <w:rPr>
          <w:del w:id="440" w:author="Pamidi,Sushma" w:date="2025-12-08T09:36:00Z" w16du:dateUtc="2025-12-08T15:36:00Z"/>
          <w:noProof w:val="0"/>
          <w:color w:val="000000" w:themeColor="text1"/>
          <w:sz w:val="21"/>
          <w:szCs w:val="21"/>
        </w:rPr>
      </w:pPr>
    </w:p>
    <w:p w14:paraId="12B69903" w14:textId="2BFC80E8" w:rsidR="006E3999" w:rsidRPr="00BE0232" w:rsidDel="002867E7" w:rsidRDefault="004C3F0C" w:rsidP="006E3999">
      <w:pPr>
        <w:pStyle w:val="NoSpacing"/>
        <w:spacing w:line="360" w:lineRule="auto"/>
        <w:jc w:val="both"/>
        <w:rPr>
          <w:del w:id="441" w:author="Pamidi,Sushma" w:date="2025-12-08T09:36:00Z" w16du:dateUtc="2025-12-08T15:36:00Z"/>
          <w:i/>
          <w:iCs/>
          <w:noProof w:val="0"/>
          <w:color w:val="833C0B" w:themeColor="accent2" w:themeShade="80"/>
          <w:sz w:val="21"/>
          <w:szCs w:val="21"/>
        </w:rPr>
      </w:pPr>
      <w:del w:id="442" w:author="Pamidi,Sushma" w:date="2025-12-08T09:36:00Z" w16du:dateUtc="2025-12-08T15:36:00Z">
        <w:r w:rsidRPr="00BE0232" w:rsidDel="002867E7">
          <w:rPr>
            <w:noProof w:val="0"/>
            <w:color w:val="000000" w:themeColor="text1"/>
            <w:sz w:val="21"/>
            <w:szCs w:val="21"/>
          </w:rPr>
          <w:delText>To demonstrate</w:delText>
        </w:r>
        <w:r w:rsidR="00D460B5" w:rsidRPr="00BE0232" w:rsidDel="002867E7">
          <w:rPr>
            <w:noProof w:val="0"/>
            <w:color w:val="000000" w:themeColor="text1"/>
            <w:sz w:val="21"/>
            <w:szCs w:val="21"/>
          </w:rPr>
          <w:delText xml:space="preserve"> the significance of the Petitioner’s leading and critical role and its</w:delText>
        </w:r>
        <w:r w:rsidR="00533566" w:rsidRPr="00BE0232" w:rsidDel="002867E7">
          <w:rPr>
            <w:noProof w:val="0"/>
            <w:color w:val="000000" w:themeColor="text1"/>
            <w:sz w:val="21"/>
            <w:szCs w:val="21"/>
          </w:rPr>
          <w:delText xml:space="preserve"> valuable</w:delText>
        </w:r>
        <w:r w:rsidR="0011677C" w:rsidRPr="00BE0232" w:rsidDel="002867E7">
          <w:rPr>
            <w:noProof w:val="0"/>
            <w:color w:val="000000" w:themeColor="text1"/>
            <w:sz w:val="21"/>
            <w:szCs w:val="21"/>
          </w:rPr>
          <w:delText xml:space="preserve"> impact, the author states</w:delText>
        </w:r>
        <w:r w:rsidR="0011677C" w:rsidRPr="00BE0232" w:rsidDel="002867E7">
          <w:rPr>
            <w:i/>
            <w:iCs/>
            <w:noProof w:val="0"/>
            <w:color w:val="000000" w:themeColor="text1"/>
            <w:sz w:val="21"/>
            <w:szCs w:val="21"/>
          </w:rPr>
          <w:delText xml:space="preserve">: </w:delText>
        </w:r>
        <w:r w:rsidR="006E3999" w:rsidRPr="00BE0232" w:rsidDel="002867E7">
          <w:rPr>
            <w:i/>
            <w:iCs/>
            <w:noProof w:val="0"/>
            <w:color w:val="833C0B" w:themeColor="accent2" w:themeShade="80"/>
            <w:sz w:val="21"/>
            <w:szCs w:val="21"/>
          </w:rPr>
          <w:delText>“</w:delText>
        </w:r>
        <w:r w:rsidR="00533566" w:rsidRPr="00BE0232" w:rsidDel="002867E7">
          <w:rPr>
            <w:i/>
            <w:iCs/>
            <w:noProof w:val="0"/>
            <w:color w:val="833C0B" w:themeColor="accent2" w:themeShade="80"/>
            <w:sz w:val="21"/>
            <w:szCs w:val="21"/>
          </w:rPr>
          <w:delText>This project involved everything from innovation to millions of dollars in budget management, overseeing the delivery of hundreds of resources, and showing leadership skills in managing dependencies, conflict resolution, and decision-making among cross-functional teams.</w:delText>
        </w:r>
        <w:r w:rsidR="006E3999" w:rsidRPr="00BE0232" w:rsidDel="002867E7">
          <w:rPr>
            <w:i/>
            <w:iCs/>
            <w:noProof w:val="0"/>
            <w:color w:val="833C0B" w:themeColor="accent2" w:themeShade="80"/>
            <w:sz w:val="21"/>
            <w:szCs w:val="21"/>
          </w:rPr>
          <w:delText xml:space="preserve">” </w:delText>
        </w:r>
      </w:del>
    </w:p>
    <w:p w14:paraId="58CB00F2" w14:textId="6D29EC2D" w:rsidR="008737E9" w:rsidRPr="00BE0232" w:rsidDel="002867E7" w:rsidRDefault="00D460B5" w:rsidP="006E3999">
      <w:pPr>
        <w:pStyle w:val="NoSpacing"/>
        <w:spacing w:line="360" w:lineRule="auto"/>
        <w:jc w:val="both"/>
        <w:rPr>
          <w:del w:id="443" w:author="Pamidi,Sushma" w:date="2025-12-08T09:36:00Z" w16du:dateUtc="2025-12-08T15:36:00Z"/>
          <w:noProof w:val="0"/>
          <w:color w:val="000000" w:themeColor="text1"/>
          <w:sz w:val="21"/>
          <w:szCs w:val="21"/>
        </w:rPr>
      </w:pPr>
      <w:del w:id="444" w:author="Pamidi,Sushma" w:date="2025-12-08T09:36:00Z" w16du:dateUtc="2025-12-08T15:36:00Z">
        <w:r w:rsidRPr="00BE0232" w:rsidDel="002867E7">
          <w:rPr>
            <w:noProof w:val="0"/>
            <w:color w:val="000000" w:themeColor="text1"/>
            <w:sz w:val="21"/>
            <w:szCs w:val="21"/>
          </w:rPr>
          <w:delText xml:space="preserve">The Petitioner’s leading role during the project was crucial to the </w:delText>
        </w:r>
        <w:r w:rsidR="00683DD3" w:rsidRPr="00BE0232" w:rsidDel="002867E7">
          <w:rPr>
            <w:noProof w:val="0"/>
            <w:color w:val="000000" w:themeColor="text1"/>
            <w:sz w:val="21"/>
            <w:szCs w:val="21"/>
          </w:rPr>
          <w:delText>company's success</w:delText>
        </w:r>
        <w:r w:rsidRPr="00BE0232" w:rsidDel="002867E7">
          <w:rPr>
            <w:noProof w:val="0"/>
            <w:color w:val="000000" w:themeColor="text1"/>
            <w:sz w:val="21"/>
            <w:szCs w:val="21"/>
          </w:rPr>
          <w:delText>.</w:delText>
        </w:r>
      </w:del>
    </w:p>
    <w:p w14:paraId="4D5FC8B3" w14:textId="199D47F2" w:rsidR="00E979B4" w:rsidRPr="00286F36" w:rsidDel="002867E7" w:rsidRDefault="008737E9">
      <w:pPr>
        <w:spacing w:after="160" w:line="259" w:lineRule="auto"/>
        <w:rPr>
          <w:del w:id="445" w:author="Pamidi,Sushma" w:date="2025-12-08T09:36:00Z" w16du:dateUtc="2025-12-08T15:36:00Z"/>
          <w:rFonts w:ascii="Arial" w:eastAsiaTheme="minorHAnsi" w:hAnsi="Arial" w:cs="Arial"/>
          <w:color w:val="000000" w:themeColor="text1"/>
          <w:sz w:val="21"/>
          <w:szCs w:val="21"/>
        </w:rPr>
      </w:pPr>
      <w:del w:id="446" w:author="Pamidi,Sushma" w:date="2025-12-08T09:36:00Z" w16du:dateUtc="2025-12-08T15:36:00Z">
        <w:r w:rsidRPr="00BE0232" w:rsidDel="002867E7">
          <w:rPr>
            <w:rFonts w:ascii="Arial" w:hAnsi="Arial" w:cs="Arial"/>
            <w:color w:val="000000" w:themeColor="text1"/>
            <w:sz w:val="21"/>
            <w:szCs w:val="21"/>
          </w:rPr>
          <w:br w:type="page"/>
        </w:r>
      </w:del>
    </w:p>
    <w:p w14:paraId="0E8C8640" w14:textId="740CC146" w:rsidR="00AC1CBA" w:rsidRPr="00BE0232" w:rsidDel="002867E7" w:rsidRDefault="00D460B5" w:rsidP="00AC1CBA">
      <w:pPr>
        <w:spacing w:after="160" w:line="360" w:lineRule="auto"/>
        <w:jc w:val="center"/>
        <w:rPr>
          <w:del w:id="447" w:author="Pamidi,Sushma" w:date="2025-12-08T09:36:00Z" w16du:dateUtc="2025-12-08T15:36:00Z"/>
          <w:rFonts w:ascii="Arial" w:hAnsi="Arial" w:cs="Arial"/>
          <w:b/>
          <w:bCs/>
          <w:color w:val="833C0B" w:themeColor="accent2" w:themeShade="80"/>
          <w:sz w:val="28"/>
          <w:szCs w:val="28"/>
        </w:rPr>
      </w:pPr>
      <w:del w:id="448" w:author="Pamidi,Sushma" w:date="2025-12-08T09:36:00Z" w16du:dateUtc="2025-12-08T15:36:00Z">
        <w:r w:rsidRPr="00BE0232" w:rsidDel="002867E7">
          <w:rPr>
            <w:rFonts w:ascii="Arial" w:hAnsi="Arial" w:cs="Arial"/>
            <w:b/>
            <w:bCs/>
            <w:color w:val="833C0B" w:themeColor="accent2" w:themeShade="80"/>
            <w:sz w:val="28"/>
            <w:szCs w:val="28"/>
          </w:rPr>
          <w:delText>Analysis of Critical Role</w:delText>
        </w:r>
      </w:del>
    </w:p>
    <w:p w14:paraId="146E55A0" w14:textId="77411CFB" w:rsidR="009D3FA1" w:rsidRPr="00BE0232" w:rsidDel="002867E7" w:rsidRDefault="009656B4" w:rsidP="009D3FA1">
      <w:pPr>
        <w:spacing w:after="240" w:line="360" w:lineRule="auto"/>
        <w:jc w:val="both"/>
        <w:rPr>
          <w:del w:id="449" w:author="Pamidi,Sushma" w:date="2025-12-08T09:36:00Z" w16du:dateUtc="2025-12-08T15:36:00Z"/>
          <w:rFonts w:ascii="Arial" w:hAnsi="Arial" w:cs="Arial"/>
          <w:sz w:val="21"/>
          <w:szCs w:val="21"/>
        </w:rPr>
      </w:pPr>
      <w:del w:id="450" w:author="Pamidi,Sushma" w:date="2025-12-08T09:36:00Z" w16du:dateUtc="2025-12-08T15:36:00Z">
        <w:r w:rsidRPr="00BE0232" w:rsidDel="002867E7">
          <w:rPr>
            <w:rFonts w:ascii="Arial" w:hAnsi="Arial" w:cs="Arial"/>
            <w:sz w:val="21"/>
            <w:szCs w:val="21"/>
          </w:rPr>
          <w:delText xml:space="preserve">Counsel submits evidence from the Petitioner’s leading and critical role letter, </w:delText>
        </w:r>
        <w:r w:rsidR="00683DD3" w:rsidRPr="00BE0232" w:rsidDel="002867E7">
          <w:rPr>
            <w:rFonts w:ascii="Arial" w:hAnsi="Arial" w:cs="Arial"/>
            <w:sz w:val="21"/>
            <w:szCs w:val="21"/>
          </w:rPr>
          <w:delText xml:space="preserve">which </w:delText>
        </w:r>
        <w:r w:rsidR="009D3FA1" w:rsidRPr="00BE0232" w:rsidDel="002867E7">
          <w:rPr>
            <w:rFonts w:ascii="Arial" w:hAnsi="Arial" w:cs="Arial"/>
            <w:sz w:val="21"/>
            <w:szCs w:val="21"/>
          </w:rPr>
          <w:delText>precisely</w:delText>
        </w:r>
        <w:r w:rsidR="00683DD3" w:rsidRPr="00BE0232" w:rsidDel="002867E7">
          <w:rPr>
            <w:rFonts w:ascii="Arial" w:hAnsi="Arial" w:cs="Arial"/>
            <w:sz w:val="21"/>
            <w:szCs w:val="21"/>
          </w:rPr>
          <w:delText xml:space="preserve"> </w:delText>
        </w:r>
        <w:r w:rsidR="004529BE" w:rsidRPr="00BE0232" w:rsidDel="002867E7">
          <w:rPr>
            <w:rFonts w:ascii="Arial" w:hAnsi="Arial" w:cs="Arial"/>
            <w:sz w:val="21"/>
            <w:szCs w:val="21"/>
          </w:rPr>
          <w:delText xml:space="preserve">demonstrates that the Petitioner’s role was integral to the project’s success and critical to the company’s broader operational, financial, and strategic outcomes. </w:delText>
        </w:r>
        <w:r w:rsidRPr="00BE0232" w:rsidDel="002867E7">
          <w:rPr>
            <w:rFonts w:ascii="Arial" w:hAnsi="Arial" w:cs="Arial"/>
            <w:sz w:val="21"/>
            <w:szCs w:val="21"/>
          </w:rPr>
          <w:delText>In th</w:delText>
        </w:r>
        <w:r w:rsidR="00683DD3" w:rsidRPr="00BE0232" w:rsidDel="002867E7">
          <w:rPr>
            <w:rFonts w:ascii="Arial" w:hAnsi="Arial" w:cs="Arial"/>
            <w:sz w:val="21"/>
            <w:szCs w:val="21"/>
          </w:rPr>
          <w:delText xml:space="preserve">at </w:delText>
        </w:r>
        <w:r w:rsidRPr="00BE0232" w:rsidDel="002867E7">
          <w:rPr>
            <w:rFonts w:ascii="Arial" w:hAnsi="Arial" w:cs="Arial"/>
            <w:sz w:val="21"/>
            <w:szCs w:val="21"/>
          </w:rPr>
          <w:delText>role, the Petitioner succeeded in achieving the following:</w:delText>
        </w:r>
      </w:del>
    </w:p>
    <w:p w14:paraId="320D4730" w14:textId="18EDBD40" w:rsidR="00AC1CBA" w:rsidRPr="00BE0232" w:rsidDel="002867E7" w:rsidRDefault="00AC1CBA" w:rsidP="004529BE">
      <w:pPr>
        <w:pStyle w:val="ListParagraph"/>
        <w:numPr>
          <w:ilvl w:val="0"/>
          <w:numId w:val="50"/>
        </w:numPr>
        <w:spacing w:after="240" w:line="360" w:lineRule="auto"/>
        <w:jc w:val="both"/>
        <w:rPr>
          <w:del w:id="451" w:author="Pamidi,Sushma" w:date="2025-12-08T09:36:00Z" w16du:dateUtc="2025-12-08T15:36:00Z"/>
          <w:rFonts w:cs="Arial"/>
          <w:szCs w:val="21"/>
        </w:rPr>
      </w:pPr>
      <w:del w:id="452" w:author="Pamidi,Sushma" w:date="2025-12-08T09:36:00Z" w16du:dateUtc="2025-12-08T15:36:00Z">
        <w:r w:rsidRPr="00BE0232" w:rsidDel="002867E7">
          <w:rPr>
            <w:rFonts w:cs="Arial"/>
            <w:szCs w:val="21"/>
          </w:rPr>
          <w:delText xml:space="preserve">The Petitioner was instrumental in identifying key operational challenges in CVS's pharmacy operations and collaborating with senior leadership to define the strategic vision for the RphAI initiative. This early planning was essential for aligning the project with CVS Health’s long-term goals and required strategic planning. </w:delText>
        </w:r>
      </w:del>
    </w:p>
    <w:p w14:paraId="045E9B45" w14:textId="7381FB97" w:rsidR="004529BE" w:rsidRPr="00BE0232" w:rsidDel="002867E7" w:rsidRDefault="004529BE" w:rsidP="004529BE">
      <w:pPr>
        <w:pStyle w:val="ListParagraph"/>
        <w:spacing w:after="240" w:line="360" w:lineRule="auto"/>
        <w:jc w:val="both"/>
        <w:rPr>
          <w:del w:id="453" w:author="Pamidi,Sushma" w:date="2025-12-08T09:36:00Z" w16du:dateUtc="2025-12-08T15:36:00Z"/>
          <w:rFonts w:cs="Arial"/>
          <w:szCs w:val="21"/>
        </w:rPr>
      </w:pPr>
    </w:p>
    <w:p w14:paraId="260D1509" w14:textId="2C74AA82" w:rsidR="00AC1CBA" w:rsidRPr="00BE0232" w:rsidDel="002867E7" w:rsidRDefault="004529BE" w:rsidP="004529BE">
      <w:pPr>
        <w:pStyle w:val="ListParagraph"/>
        <w:numPr>
          <w:ilvl w:val="0"/>
          <w:numId w:val="50"/>
        </w:numPr>
        <w:spacing w:after="240" w:line="360" w:lineRule="auto"/>
        <w:jc w:val="both"/>
        <w:rPr>
          <w:del w:id="454" w:author="Pamidi,Sushma" w:date="2025-12-08T09:36:00Z" w16du:dateUtc="2025-12-08T15:36:00Z"/>
          <w:rFonts w:cs="Arial"/>
          <w:szCs w:val="21"/>
        </w:rPr>
      </w:pPr>
      <w:del w:id="455" w:author="Pamidi,Sushma" w:date="2025-12-08T09:36:00Z" w16du:dateUtc="2025-12-08T15:36:00Z">
        <w:r w:rsidRPr="00BE0232" w:rsidDel="002867E7">
          <w:rPr>
            <w:rFonts w:cs="Arial"/>
            <w:szCs w:val="21"/>
          </w:rPr>
          <w:delText>The RphAI project significantly impacted CVS’s core functions, like insurance claim processing and prescription filling. The Petitioner’s leadership ensured smooth execution, coordination with external vendors, and alignment of diverse teams, overcoming obstacles to keep the project on schedule.</w:delText>
        </w:r>
      </w:del>
    </w:p>
    <w:p w14:paraId="77F9514A" w14:textId="20FADF30" w:rsidR="004529BE" w:rsidRPr="00BE0232" w:rsidDel="002867E7" w:rsidRDefault="004529BE" w:rsidP="004529BE">
      <w:pPr>
        <w:numPr>
          <w:ilvl w:val="0"/>
          <w:numId w:val="50"/>
        </w:numPr>
        <w:spacing w:after="240" w:line="360" w:lineRule="auto"/>
        <w:jc w:val="both"/>
        <w:rPr>
          <w:del w:id="456" w:author="Pamidi,Sushma" w:date="2025-12-08T09:36:00Z" w16du:dateUtc="2025-12-08T15:36:00Z"/>
          <w:rFonts w:ascii="Arial" w:hAnsi="Arial" w:cs="Arial"/>
          <w:sz w:val="21"/>
          <w:szCs w:val="21"/>
        </w:rPr>
      </w:pPr>
      <w:del w:id="457" w:author="Pamidi,Sushma" w:date="2025-12-08T09:36:00Z" w16du:dateUtc="2025-12-08T15:36:00Z">
        <w:r w:rsidRPr="00BE0232" w:rsidDel="002867E7">
          <w:rPr>
            <w:rFonts w:ascii="Arial" w:hAnsi="Arial" w:cs="Arial"/>
            <w:sz w:val="21"/>
            <w:szCs w:val="21"/>
          </w:rPr>
          <w:delText>The Petitioner successfully managed the critical phase of integrating the new AI-driven system into CVS’s daily pharmacy operations. He ensured employees were trained and the new processes fit seamlessly into existing workflows, minimizing disruption while improving efficiency.</w:delText>
        </w:r>
      </w:del>
    </w:p>
    <w:p w14:paraId="22B8ACA1" w14:textId="7342FD53" w:rsidR="004529BE" w:rsidRPr="00BE0232" w:rsidDel="002867E7" w:rsidRDefault="004529BE" w:rsidP="004529BE">
      <w:pPr>
        <w:numPr>
          <w:ilvl w:val="0"/>
          <w:numId w:val="50"/>
        </w:numPr>
        <w:spacing w:after="240" w:line="360" w:lineRule="auto"/>
        <w:jc w:val="both"/>
        <w:rPr>
          <w:del w:id="458" w:author="Pamidi,Sushma" w:date="2025-12-08T09:36:00Z" w16du:dateUtc="2025-12-08T15:36:00Z"/>
          <w:rFonts w:ascii="Arial" w:hAnsi="Arial" w:cs="Arial"/>
          <w:sz w:val="21"/>
          <w:szCs w:val="21"/>
        </w:rPr>
      </w:pPr>
      <w:del w:id="459" w:author="Pamidi,Sushma" w:date="2025-12-08T09:36:00Z" w16du:dateUtc="2025-12-08T15:36:00Z">
        <w:r w:rsidRPr="00BE0232" w:rsidDel="002867E7">
          <w:rPr>
            <w:rFonts w:ascii="Arial" w:hAnsi="Arial" w:cs="Arial"/>
            <w:sz w:val="21"/>
            <w:szCs w:val="21"/>
          </w:rPr>
          <w:delText xml:space="preserve">The project, with </w:delText>
        </w:r>
        <w:r w:rsidRPr="00BE0232" w:rsidDel="002867E7">
          <w:rPr>
            <w:rFonts w:ascii="Arial" w:hAnsi="Arial" w:cs="Arial"/>
            <w:b/>
            <w:bCs/>
            <w:sz w:val="21"/>
            <w:szCs w:val="21"/>
          </w:rPr>
          <w:delText>a total cost of approximately $10 million, generated significant benefits—estimated at $50 million per year</w:delText>
        </w:r>
        <w:r w:rsidRPr="00BE0232" w:rsidDel="002867E7">
          <w:rPr>
            <w:rFonts w:ascii="Arial" w:hAnsi="Arial" w:cs="Arial"/>
            <w:sz w:val="21"/>
            <w:szCs w:val="21"/>
          </w:rPr>
          <w:delText>—by improving labor efficiency, reducing errors, and streamlining decision-making in claim processing. The Petitioner's leadership directly contributed to these financial and operational gains.</w:delText>
        </w:r>
      </w:del>
    </w:p>
    <w:p w14:paraId="06353AFC" w14:textId="70263791" w:rsidR="00AC1CBA" w:rsidRPr="00BE0232" w:rsidDel="002867E7" w:rsidRDefault="004529BE" w:rsidP="004529BE">
      <w:pPr>
        <w:pStyle w:val="ListParagraph"/>
        <w:numPr>
          <w:ilvl w:val="0"/>
          <w:numId w:val="50"/>
        </w:numPr>
        <w:spacing w:after="240" w:line="360" w:lineRule="auto"/>
        <w:jc w:val="both"/>
        <w:rPr>
          <w:del w:id="460" w:author="Pamidi,Sushma" w:date="2025-12-08T09:36:00Z" w16du:dateUtc="2025-12-08T15:36:00Z"/>
          <w:rFonts w:cs="Arial"/>
          <w:szCs w:val="21"/>
        </w:rPr>
      </w:pPr>
      <w:del w:id="461" w:author="Pamidi,Sushma" w:date="2025-12-08T09:36:00Z" w16du:dateUtc="2025-12-08T15:36:00Z">
        <w:r w:rsidRPr="00BE0232" w:rsidDel="002867E7">
          <w:rPr>
            <w:rFonts w:cs="Arial"/>
            <w:szCs w:val="21"/>
          </w:rPr>
          <w:delText>The RphAI project reduced error rates and improved patient care by automating routine tasks. This directly supports CVS Health’s mission to provide better, more accessible healthcare, underscoring the critical nature of the Petitioner’s role.</w:delText>
        </w:r>
      </w:del>
    </w:p>
    <w:p w14:paraId="798834DA" w14:textId="690D6CA0" w:rsidR="004529BE" w:rsidRPr="00BE0232" w:rsidDel="002867E7" w:rsidRDefault="004529BE" w:rsidP="004529BE">
      <w:pPr>
        <w:pStyle w:val="ListParagraph"/>
        <w:numPr>
          <w:ilvl w:val="0"/>
          <w:numId w:val="50"/>
        </w:numPr>
        <w:spacing w:after="240" w:line="360" w:lineRule="auto"/>
        <w:jc w:val="both"/>
        <w:rPr>
          <w:del w:id="462" w:author="Pamidi,Sushma" w:date="2025-12-08T09:36:00Z" w16du:dateUtc="2025-12-08T15:36:00Z"/>
          <w:rFonts w:cs="Arial"/>
          <w:szCs w:val="21"/>
        </w:rPr>
      </w:pPr>
      <w:del w:id="463" w:author="Pamidi,Sushma" w:date="2025-12-08T09:36:00Z" w16du:dateUtc="2025-12-08T15:36:00Z">
        <w:r w:rsidRPr="00BE0232" w:rsidDel="002867E7">
          <w:rPr>
            <w:rFonts w:cs="Arial"/>
            <w:szCs w:val="21"/>
          </w:rPr>
          <w:delText>The Petitioner’s leadership in such a high-impact project reinforced CVS Health’s reputation as a leader in healthcare innovation, further elevating the company’s position in the industry.</w:delText>
        </w:r>
      </w:del>
    </w:p>
    <w:p w14:paraId="4A392E8B" w14:textId="430D2445" w:rsidR="004529BE" w:rsidRPr="00BE0232" w:rsidDel="002867E7" w:rsidRDefault="004529BE" w:rsidP="004529BE">
      <w:pPr>
        <w:pStyle w:val="ListParagraph"/>
        <w:spacing w:after="240" w:line="360" w:lineRule="auto"/>
        <w:jc w:val="both"/>
        <w:rPr>
          <w:del w:id="464" w:author="Pamidi,Sushma" w:date="2025-12-08T09:36:00Z" w16du:dateUtc="2025-12-08T15:36:00Z"/>
          <w:rFonts w:cs="Arial"/>
          <w:szCs w:val="21"/>
        </w:rPr>
      </w:pPr>
    </w:p>
    <w:p w14:paraId="4E35FA5A" w14:textId="6A35455A" w:rsidR="00AC1CBA" w:rsidRPr="00BE0232" w:rsidDel="002867E7" w:rsidRDefault="00AC1CBA" w:rsidP="009D3FA1">
      <w:pPr>
        <w:spacing w:after="240" w:line="360" w:lineRule="auto"/>
        <w:jc w:val="both"/>
        <w:rPr>
          <w:del w:id="465" w:author="Pamidi,Sushma" w:date="2025-12-08T09:36:00Z" w16du:dateUtc="2025-12-08T15:36:00Z"/>
          <w:rFonts w:ascii="Arial" w:hAnsi="Arial" w:cs="Arial"/>
          <w:b/>
          <w:bCs/>
          <w:color w:val="833C0B" w:themeColor="accent2" w:themeShade="80"/>
          <w:sz w:val="28"/>
          <w:szCs w:val="21"/>
        </w:rPr>
      </w:pPr>
    </w:p>
    <w:p w14:paraId="4CECAB39" w14:textId="4A843D1E" w:rsidR="008B2EBD" w:rsidRPr="00BE0232" w:rsidDel="002867E7" w:rsidRDefault="00D460B5" w:rsidP="00B43A22">
      <w:pPr>
        <w:spacing w:after="160" w:line="360" w:lineRule="auto"/>
        <w:jc w:val="both"/>
        <w:rPr>
          <w:del w:id="466" w:author="Pamidi,Sushma" w:date="2025-12-08T09:36:00Z" w16du:dateUtc="2025-12-08T15:36:00Z"/>
          <w:rFonts w:ascii="Arial" w:eastAsiaTheme="minorHAnsi" w:hAnsi="Arial" w:cs="Arial"/>
          <w:i/>
          <w:iCs/>
          <w:color w:val="833C0B" w:themeColor="accent2" w:themeShade="80"/>
          <w:sz w:val="21"/>
          <w:szCs w:val="21"/>
        </w:rPr>
      </w:pPr>
      <w:del w:id="467" w:author="Pamidi,Sushma" w:date="2025-12-08T09:36:00Z" w16du:dateUtc="2025-12-08T15:36:00Z">
        <w:r w:rsidRPr="00BE0232" w:rsidDel="002867E7">
          <w:rPr>
            <w:rFonts w:ascii="Arial" w:hAnsi="Arial" w:cs="Arial"/>
            <w:color w:val="000000" w:themeColor="text1"/>
            <w:sz w:val="21"/>
            <w:szCs w:val="21"/>
          </w:rPr>
          <w:delText xml:space="preserve">The author concludes this section </w:delText>
        </w:r>
        <w:r w:rsidR="006E3071" w:rsidRPr="00BE0232" w:rsidDel="002867E7">
          <w:rPr>
            <w:rFonts w:ascii="Arial" w:hAnsi="Arial" w:cs="Arial"/>
            <w:color w:val="000000" w:themeColor="text1"/>
            <w:sz w:val="21"/>
            <w:szCs w:val="21"/>
          </w:rPr>
          <w:delText>by saying</w:delText>
        </w:r>
        <w:r w:rsidR="006E3071" w:rsidRPr="00BE0232" w:rsidDel="002867E7">
          <w:rPr>
            <w:rFonts w:ascii="Arial" w:hAnsi="Arial" w:cs="Arial"/>
            <w:i/>
            <w:iCs/>
            <w:color w:val="000000" w:themeColor="text1"/>
            <w:sz w:val="21"/>
            <w:szCs w:val="21"/>
          </w:rPr>
          <w:delText>,</w:delText>
        </w:r>
        <w:r w:rsidRPr="00BE0232" w:rsidDel="002867E7">
          <w:rPr>
            <w:rFonts w:ascii="Arial" w:hAnsi="Arial" w:cs="Arial"/>
            <w:i/>
            <w:iCs/>
            <w:color w:val="000000" w:themeColor="text1"/>
            <w:sz w:val="21"/>
            <w:szCs w:val="21"/>
          </w:rPr>
          <w:delText xml:space="preserve"> </w:delText>
        </w:r>
        <w:r w:rsidR="008B2EBD" w:rsidRPr="00BE0232" w:rsidDel="002867E7">
          <w:rPr>
            <w:rFonts w:ascii="Arial" w:eastAsiaTheme="minorHAnsi" w:hAnsi="Arial" w:cs="Arial"/>
            <w:i/>
            <w:iCs/>
            <w:color w:val="833C0B" w:themeColor="accent2" w:themeShade="80"/>
            <w:sz w:val="21"/>
            <w:szCs w:val="21"/>
          </w:rPr>
          <w:delText>“</w:delText>
        </w:r>
        <w:r w:rsidR="00D47CDD" w:rsidRPr="00BE0232" w:rsidDel="002867E7">
          <w:rPr>
            <w:rFonts w:ascii="Arial" w:eastAsiaTheme="minorHAnsi" w:hAnsi="Arial" w:cs="Arial"/>
            <w:i/>
            <w:iCs/>
            <w:color w:val="833C0B" w:themeColor="accent2" w:themeShade="80"/>
            <w:sz w:val="21"/>
            <w:szCs w:val="21"/>
          </w:rPr>
          <w:delText>The importance of this project to the company cannot be overstated. It improved operational efficiency, reduced error rates, and enhanced patient care by automating many of the routine tasks pharmacists previously had to manage manually. These improvements directly contributed to CVS Health’s mission to provide accessible and affordable healthcare. The total cost of this program was approximately USD 10 Million (labor converted from billed hours to $ and including Capital expenses for Infrastructure provisioning). The realized benefit in terms of labor efficiencies due to the automation of improved patient safety outcomes and reduction in decision-making times due to streamlining claim processing workflows is estimated at approximately USD 50 Million per year. Pavan’s leadership in this critical project enabled CVS Health to not only improve operations but further cement its reputation as a leader in healthcare innovation.”</w:delText>
        </w:r>
      </w:del>
    </w:p>
    <w:p w14:paraId="07941098" w14:textId="1C58449C" w:rsidR="00D460B5" w:rsidRPr="00BE0232" w:rsidDel="002867E7" w:rsidRDefault="00D460B5" w:rsidP="008B2EBD">
      <w:pPr>
        <w:spacing w:after="160" w:line="360" w:lineRule="auto"/>
        <w:jc w:val="both"/>
        <w:rPr>
          <w:del w:id="468" w:author="Pamidi,Sushma" w:date="2025-12-08T09:36:00Z" w16du:dateUtc="2025-12-08T15:36:00Z"/>
          <w:rFonts w:ascii="Arial" w:hAnsi="Arial" w:cs="Arial"/>
          <w:color w:val="000000" w:themeColor="text1"/>
          <w:sz w:val="21"/>
          <w:szCs w:val="21"/>
        </w:rPr>
      </w:pPr>
      <w:del w:id="469" w:author="Pamidi,Sushma" w:date="2025-12-08T09:36:00Z" w16du:dateUtc="2025-12-08T15:36:00Z">
        <w:r w:rsidRPr="00BE0232" w:rsidDel="002867E7">
          <w:rPr>
            <w:rFonts w:ascii="Arial" w:hAnsi="Arial" w:cs="Arial"/>
            <w:color w:val="000000" w:themeColor="text1"/>
            <w:sz w:val="21"/>
            <w:szCs w:val="21"/>
          </w:rPr>
          <w:delText xml:space="preserve">Based on all of the above, it is demonstrably evident that the Petitioner’s role has been critical to the company and the </w:delText>
        </w:r>
        <w:r w:rsidR="00AB2FD8" w:rsidRPr="00BE0232" w:rsidDel="002867E7">
          <w:rPr>
            <w:rFonts w:ascii="Arial" w:hAnsi="Arial" w:cs="Arial"/>
            <w:color w:val="000000" w:themeColor="text1"/>
            <w:sz w:val="21"/>
            <w:szCs w:val="21"/>
          </w:rPr>
          <w:delText>success</w:delText>
        </w:r>
        <w:r w:rsidRPr="00BE0232" w:rsidDel="002867E7">
          <w:rPr>
            <w:rFonts w:ascii="Arial" w:hAnsi="Arial" w:cs="Arial"/>
            <w:color w:val="000000" w:themeColor="text1"/>
            <w:sz w:val="21"/>
            <w:szCs w:val="21"/>
          </w:rPr>
          <w:delText xml:space="preserve"> of the same.</w:delText>
        </w:r>
      </w:del>
    </w:p>
    <w:p w14:paraId="7FD63627" w14:textId="78E97402" w:rsidR="00D67BD0" w:rsidRPr="00BE0232" w:rsidDel="002867E7" w:rsidRDefault="00D67BD0">
      <w:pPr>
        <w:spacing w:after="160" w:line="259" w:lineRule="auto"/>
        <w:rPr>
          <w:del w:id="470" w:author="Pamidi,Sushma" w:date="2025-12-08T09:36:00Z" w16du:dateUtc="2025-12-08T15:36:00Z"/>
          <w:rFonts w:ascii="Arial" w:hAnsi="Arial" w:cs="Arial"/>
          <w:b/>
          <w:bCs/>
          <w:color w:val="833C0B" w:themeColor="accent2" w:themeShade="80"/>
          <w:sz w:val="28"/>
          <w:szCs w:val="28"/>
        </w:rPr>
      </w:pPr>
      <w:del w:id="471" w:author="Pamidi,Sushma" w:date="2025-12-08T09:36:00Z" w16du:dateUtc="2025-12-08T15:36:00Z">
        <w:r w:rsidRPr="00BE0232" w:rsidDel="002867E7">
          <w:rPr>
            <w:rFonts w:ascii="Arial" w:hAnsi="Arial" w:cs="Arial"/>
            <w:b/>
            <w:bCs/>
            <w:color w:val="833C0B" w:themeColor="accent2" w:themeShade="80"/>
            <w:sz w:val="28"/>
            <w:szCs w:val="28"/>
          </w:rPr>
          <w:br w:type="page"/>
        </w:r>
      </w:del>
    </w:p>
    <w:p w14:paraId="6EE0F8B4" w14:textId="3EB0326D" w:rsidR="00D460B5" w:rsidRPr="00BE0232" w:rsidDel="002867E7" w:rsidRDefault="00D460B5" w:rsidP="008B2EBD">
      <w:pPr>
        <w:spacing w:after="160" w:line="259" w:lineRule="auto"/>
        <w:jc w:val="center"/>
        <w:rPr>
          <w:del w:id="472" w:author="Pamidi,Sushma" w:date="2025-12-08T09:36:00Z" w16du:dateUtc="2025-12-08T15:36:00Z"/>
          <w:rFonts w:ascii="Arial" w:hAnsi="Arial" w:cs="Arial"/>
          <w:b/>
          <w:bCs/>
          <w:color w:val="833C0B" w:themeColor="accent2" w:themeShade="80"/>
        </w:rPr>
      </w:pPr>
      <w:del w:id="473" w:author="Pamidi,Sushma" w:date="2025-12-08T09:36:00Z" w16du:dateUtc="2025-12-08T15:36:00Z">
        <w:r w:rsidRPr="00BE0232" w:rsidDel="002867E7">
          <w:rPr>
            <w:rFonts w:ascii="Arial" w:hAnsi="Arial" w:cs="Arial"/>
            <w:b/>
            <w:bCs/>
            <w:color w:val="833C0B" w:themeColor="accent2" w:themeShade="80"/>
            <w:sz w:val="28"/>
            <w:szCs w:val="28"/>
          </w:rPr>
          <w:delText>Analysis of Petitioner’s Impact on the Company as a Whole</w:delText>
        </w:r>
      </w:del>
    </w:p>
    <w:p w14:paraId="31D23A19" w14:textId="088B4596" w:rsidR="009656B4" w:rsidRPr="00BE0232" w:rsidDel="002867E7" w:rsidRDefault="009656B4" w:rsidP="00D460B5">
      <w:pPr>
        <w:pStyle w:val="NoSpacing"/>
        <w:spacing w:line="360" w:lineRule="auto"/>
        <w:jc w:val="both"/>
        <w:rPr>
          <w:del w:id="474" w:author="Pamidi,Sushma" w:date="2025-12-08T09:36:00Z" w16du:dateUtc="2025-12-08T15:36:00Z"/>
          <w:noProof w:val="0"/>
          <w:sz w:val="21"/>
          <w:szCs w:val="21"/>
        </w:rPr>
      </w:pPr>
    </w:p>
    <w:p w14:paraId="79175F09" w14:textId="2FF1D8C9" w:rsidR="002028EE" w:rsidRPr="00BE0232" w:rsidDel="002867E7" w:rsidRDefault="009656B4" w:rsidP="009656B4">
      <w:pPr>
        <w:pStyle w:val="NoSpacing"/>
        <w:spacing w:line="360" w:lineRule="auto"/>
        <w:jc w:val="both"/>
        <w:rPr>
          <w:del w:id="475" w:author="Pamidi,Sushma" w:date="2025-12-08T09:36:00Z" w16du:dateUtc="2025-12-08T15:36:00Z"/>
          <w:noProof w:val="0"/>
          <w:sz w:val="21"/>
          <w:szCs w:val="21"/>
        </w:rPr>
      </w:pPr>
      <w:del w:id="476" w:author="Pamidi,Sushma" w:date="2025-12-08T09:36:00Z" w16du:dateUtc="2025-12-08T15:36:00Z">
        <w:r w:rsidRPr="00BE0232" w:rsidDel="002867E7">
          <w:rPr>
            <w:noProof w:val="0"/>
            <w:sz w:val="21"/>
            <w:szCs w:val="21"/>
          </w:rPr>
          <w:delText>Counsel submits evidence from the Petitioner’s leading and critical role letter, where the author attests to the Petitioner’s outstanding work, impacting the success of the company as a whole. The Petitioner’s impact on this highly distinguished company is evident through the following:</w:delText>
        </w:r>
      </w:del>
    </w:p>
    <w:p w14:paraId="66B50FFD" w14:textId="6C16750D" w:rsidR="002028EE" w:rsidRPr="00BE0232" w:rsidDel="002867E7" w:rsidRDefault="002028EE" w:rsidP="009656B4">
      <w:pPr>
        <w:pStyle w:val="NoSpacing"/>
        <w:spacing w:line="360" w:lineRule="auto"/>
        <w:jc w:val="both"/>
        <w:rPr>
          <w:del w:id="477" w:author="Pamidi,Sushma" w:date="2025-12-08T09:36:00Z" w16du:dateUtc="2025-12-08T15:36:00Z"/>
          <w:noProof w:val="0"/>
          <w:sz w:val="21"/>
          <w:szCs w:val="21"/>
        </w:rPr>
      </w:pPr>
    </w:p>
    <w:p w14:paraId="05FA02B9" w14:textId="08CEDB41" w:rsidR="00D47CDD" w:rsidRPr="00BE0232" w:rsidDel="002867E7" w:rsidRDefault="00D47CDD" w:rsidP="00D47CDD">
      <w:pPr>
        <w:pStyle w:val="NoSpacing"/>
        <w:numPr>
          <w:ilvl w:val="0"/>
          <w:numId w:val="57"/>
        </w:numPr>
        <w:spacing w:line="360" w:lineRule="auto"/>
        <w:jc w:val="both"/>
        <w:rPr>
          <w:del w:id="478" w:author="Pamidi,Sushma" w:date="2025-12-08T09:36:00Z" w16du:dateUtc="2025-12-08T15:36:00Z"/>
          <w:sz w:val="21"/>
          <w:szCs w:val="21"/>
          <w:lang w:val="en-GB"/>
        </w:rPr>
      </w:pPr>
      <w:del w:id="479" w:author="Pamidi,Sushma" w:date="2025-12-08T09:36:00Z" w16du:dateUtc="2025-12-08T15:36:00Z">
        <w:r w:rsidRPr="00BE0232" w:rsidDel="002867E7">
          <w:rPr>
            <w:b/>
            <w:bCs/>
            <w:sz w:val="21"/>
            <w:szCs w:val="21"/>
            <w:lang w:val="en-GB"/>
          </w:rPr>
          <w:delText>Strategic Importance</w:delText>
        </w:r>
        <w:r w:rsidRPr="00BE0232" w:rsidDel="002867E7">
          <w:rPr>
            <w:sz w:val="21"/>
            <w:szCs w:val="21"/>
            <w:lang w:val="en-GB"/>
          </w:rPr>
          <w:delText>:</w:delText>
        </w:r>
      </w:del>
    </w:p>
    <w:p w14:paraId="6347313F" w14:textId="50EAA370" w:rsidR="00D47CDD" w:rsidRPr="00BE0232" w:rsidDel="002867E7" w:rsidRDefault="00D47CDD" w:rsidP="00D47CDD">
      <w:pPr>
        <w:pStyle w:val="NoSpacing"/>
        <w:spacing w:line="360" w:lineRule="auto"/>
        <w:ind w:left="720"/>
        <w:jc w:val="both"/>
        <w:rPr>
          <w:del w:id="480" w:author="Pamidi,Sushma" w:date="2025-12-08T09:36:00Z" w16du:dateUtc="2025-12-08T15:36:00Z"/>
          <w:sz w:val="21"/>
          <w:szCs w:val="21"/>
          <w:lang w:val="en-GB"/>
        </w:rPr>
      </w:pPr>
      <w:del w:id="481" w:author="Pamidi,Sushma" w:date="2025-12-08T09:36:00Z" w16du:dateUtc="2025-12-08T15:36:00Z">
        <w:r w:rsidRPr="00BE0232" w:rsidDel="002867E7">
          <w:rPr>
            <w:sz w:val="21"/>
            <w:szCs w:val="21"/>
            <w:lang w:val="en-GB"/>
          </w:rPr>
          <w:delText>The Petitioner's ability to manage large-scale, critical initiatives directly supports CVS Health’s mission to improve patient health, make healthcare more accessible, and streamline operations. His work is integral to achieving the company’s long-term goals as a Fortune 6 company.</w:delText>
        </w:r>
      </w:del>
    </w:p>
    <w:p w14:paraId="3D392703" w14:textId="590FC727" w:rsidR="00D47CDD" w:rsidRPr="00BE0232" w:rsidDel="002867E7" w:rsidRDefault="00D47CDD" w:rsidP="00D47CDD">
      <w:pPr>
        <w:pStyle w:val="NoSpacing"/>
        <w:numPr>
          <w:ilvl w:val="0"/>
          <w:numId w:val="57"/>
        </w:numPr>
        <w:spacing w:line="360" w:lineRule="auto"/>
        <w:jc w:val="both"/>
        <w:rPr>
          <w:del w:id="482" w:author="Pamidi,Sushma" w:date="2025-12-08T09:36:00Z" w16du:dateUtc="2025-12-08T15:36:00Z"/>
          <w:sz w:val="21"/>
          <w:szCs w:val="21"/>
          <w:lang w:val="en-GB"/>
        </w:rPr>
      </w:pPr>
      <w:del w:id="483" w:author="Pamidi,Sushma" w:date="2025-12-08T09:36:00Z" w16du:dateUtc="2025-12-08T15:36:00Z">
        <w:r w:rsidRPr="00BE0232" w:rsidDel="002867E7">
          <w:rPr>
            <w:sz w:val="21"/>
            <w:szCs w:val="21"/>
            <w:lang w:val="en-GB"/>
          </w:rPr>
          <w:delText xml:space="preserve"> </w:delText>
        </w:r>
        <w:r w:rsidRPr="00BE0232" w:rsidDel="002867E7">
          <w:rPr>
            <w:b/>
            <w:bCs/>
            <w:sz w:val="21"/>
            <w:szCs w:val="21"/>
            <w:lang w:val="en-GB"/>
          </w:rPr>
          <w:delText>Financial Impact</w:delText>
        </w:r>
        <w:r w:rsidRPr="00BE0232" w:rsidDel="002867E7">
          <w:rPr>
            <w:sz w:val="21"/>
            <w:szCs w:val="21"/>
            <w:lang w:val="en-GB"/>
          </w:rPr>
          <w:delText>:</w:delText>
        </w:r>
      </w:del>
    </w:p>
    <w:p w14:paraId="37BF888D" w14:textId="783543F9" w:rsidR="00032B25" w:rsidRPr="00BE0232" w:rsidDel="002867E7" w:rsidRDefault="00D47CDD" w:rsidP="001C2E57">
      <w:pPr>
        <w:pStyle w:val="NoSpacing"/>
        <w:spacing w:line="360" w:lineRule="auto"/>
        <w:ind w:left="720"/>
        <w:jc w:val="both"/>
        <w:rPr>
          <w:del w:id="484" w:author="Pamidi,Sushma" w:date="2025-12-08T09:36:00Z" w16du:dateUtc="2025-12-08T15:36:00Z"/>
          <w:sz w:val="21"/>
          <w:szCs w:val="21"/>
          <w:lang w:val="en-GB"/>
        </w:rPr>
      </w:pPr>
      <w:del w:id="485" w:author="Pamidi,Sushma" w:date="2025-12-08T09:36:00Z" w16du:dateUtc="2025-12-08T15:36:00Z">
        <w:r w:rsidRPr="00BE0232" w:rsidDel="002867E7">
          <w:rPr>
            <w:sz w:val="21"/>
            <w:szCs w:val="21"/>
            <w:lang w:val="en-GB"/>
          </w:rPr>
          <w:delText xml:space="preserve">The RphAI project, which the Petitioner led, generated approximately </w:delText>
        </w:r>
        <w:r w:rsidR="00AB3AA0" w:rsidRPr="00BE0232" w:rsidDel="002867E7">
          <w:rPr>
            <w:b/>
            <w:bCs/>
            <w:sz w:val="21"/>
            <w:szCs w:val="21"/>
            <w:lang w:val="en-GB"/>
          </w:rPr>
          <w:delText xml:space="preserve">USD </w:delText>
        </w:r>
        <w:r w:rsidRPr="00BE0232" w:rsidDel="002867E7">
          <w:rPr>
            <w:b/>
            <w:bCs/>
            <w:sz w:val="21"/>
            <w:szCs w:val="21"/>
            <w:lang w:val="en-GB"/>
          </w:rPr>
          <w:delText>50 million in annual savings, a massive return on the</w:delText>
        </w:r>
        <w:r w:rsidR="00AB3AA0" w:rsidRPr="00BE0232" w:rsidDel="002867E7">
          <w:rPr>
            <w:b/>
            <w:bCs/>
            <w:sz w:val="21"/>
            <w:szCs w:val="21"/>
            <w:lang w:val="en-GB"/>
          </w:rPr>
          <w:delText xml:space="preserve"> USD </w:delText>
        </w:r>
        <w:r w:rsidR="001C2E57" w:rsidRPr="00BE0232" w:rsidDel="002867E7">
          <w:rPr>
            <w:b/>
            <w:bCs/>
            <w:sz w:val="21"/>
            <w:szCs w:val="21"/>
            <w:lang w:val="en-GB"/>
          </w:rPr>
          <w:delText>10 million investment</w:delText>
        </w:r>
        <w:r w:rsidR="001C2E57" w:rsidRPr="00BE0232" w:rsidDel="002867E7">
          <w:rPr>
            <w:sz w:val="21"/>
            <w:szCs w:val="21"/>
            <w:lang w:val="en-GB"/>
          </w:rPr>
          <w:delText>. This financial success highlights his contribution to CVS’s bottom line, providing significant cost efficiencies through automation and reducing human errors in pharmacy operations.</w:delText>
        </w:r>
      </w:del>
    </w:p>
    <w:p w14:paraId="440EE19C" w14:textId="15438AFF" w:rsidR="00D47CDD" w:rsidRPr="00BE0232" w:rsidDel="002867E7" w:rsidRDefault="00D47CDD" w:rsidP="00D47CDD">
      <w:pPr>
        <w:pStyle w:val="NoSpacing"/>
        <w:numPr>
          <w:ilvl w:val="0"/>
          <w:numId w:val="57"/>
        </w:numPr>
        <w:spacing w:line="360" w:lineRule="auto"/>
        <w:jc w:val="both"/>
        <w:rPr>
          <w:del w:id="486" w:author="Pamidi,Sushma" w:date="2025-12-08T09:36:00Z" w16du:dateUtc="2025-12-08T15:36:00Z"/>
          <w:sz w:val="21"/>
          <w:szCs w:val="21"/>
          <w:lang w:val="en-GB"/>
        </w:rPr>
      </w:pPr>
      <w:del w:id="487" w:author="Pamidi,Sushma" w:date="2025-12-08T09:36:00Z" w16du:dateUtc="2025-12-08T15:36:00Z">
        <w:r w:rsidRPr="00BE0232" w:rsidDel="002867E7">
          <w:rPr>
            <w:b/>
            <w:bCs/>
            <w:sz w:val="21"/>
            <w:szCs w:val="21"/>
            <w:lang w:val="en-GB"/>
          </w:rPr>
          <w:delText>Operational Impact</w:delText>
        </w:r>
        <w:r w:rsidRPr="00BE0232" w:rsidDel="002867E7">
          <w:rPr>
            <w:sz w:val="21"/>
            <w:szCs w:val="21"/>
            <w:lang w:val="en-GB"/>
          </w:rPr>
          <w:delText>:</w:delText>
        </w:r>
      </w:del>
    </w:p>
    <w:p w14:paraId="09F1EB9A" w14:textId="3F77E781" w:rsidR="00D47CDD" w:rsidRPr="00BE0232" w:rsidDel="002867E7" w:rsidRDefault="00D47CDD" w:rsidP="00D47CDD">
      <w:pPr>
        <w:pStyle w:val="NoSpacing"/>
        <w:spacing w:line="360" w:lineRule="auto"/>
        <w:ind w:left="720"/>
        <w:jc w:val="both"/>
        <w:rPr>
          <w:del w:id="488" w:author="Pamidi,Sushma" w:date="2025-12-08T09:36:00Z" w16du:dateUtc="2025-12-08T15:36:00Z"/>
          <w:sz w:val="21"/>
          <w:szCs w:val="21"/>
          <w:lang w:val="en-GB"/>
        </w:rPr>
      </w:pPr>
      <w:del w:id="489" w:author="Pamidi,Sushma" w:date="2025-12-08T09:36:00Z" w16du:dateUtc="2025-12-08T15:36:00Z">
        <w:r w:rsidRPr="00BE0232" w:rsidDel="002867E7">
          <w:rPr>
            <w:sz w:val="21"/>
            <w:szCs w:val="21"/>
            <w:lang w:val="en-GB"/>
          </w:rPr>
          <w:delText>By automating essential tasks, the Petitioner enabled CVS Health to scale its pharmacy operations more effectively, maintaining high accuracy and efficiency. His leadership ensured the successful implementation of AI-driven processes, improving productivity and allowing CVS to serve its patients</w:delText>
        </w:r>
        <w:r w:rsidR="00AB3AA0" w:rsidRPr="00BE0232" w:rsidDel="002867E7">
          <w:rPr>
            <w:sz w:val="21"/>
            <w:szCs w:val="21"/>
            <w:lang w:val="en-GB"/>
          </w:rPr>
          <w:delText xml:space="preserve"> better</w:delText>
        </w:r>
        <w:r w:rsidRPr="00BE0232" w:rsidDel="002867E7">
          <w:rPr>
            <w:sz w:val="21"/>
            <w:szCs w:val="21"/>
            <w:lang w:val="en-GB"/>
          </w:rPr>
          <w:delText>.</w:delText>
        </w:r>
      </w:del>
    </w:p>
    <w:p w14:paraId="20E822D4" w14:textId="4E60DD6A" w:rsidR="00D47CDD" w:rsidRPr="00BE0232" w:rsidDel="002867E7" w:rsidRDefault="00D47CDD" w:rsidP="00D47CDD">
      <w:pPr>
        <w:pStyle w:val="NoSpacing"/>
        <w:numPr>
          <w:ilvl w:val="0"/>
          <w:numId w:val="57"/>
        </w:numPr>
        <w:spacing w:line="360" w:lineRule="auto"/>
        <w:jc w:val="both"/>
        <w:rPr>
          <w:del w:id="490" w:author="Pamidi,Sushma" w:date="2025-12-08T09:36:00Z" w16du:dateUtc="2025-12-08T15:36:00Z"/>
          <w:sz w:val="21"/>
          <w:szCs w:val="21"/>
          <w:lang w:val="en-GB"/>
        </w:rPr>
      </w:pPr>
      <w:del w:id="491" w:author="Pamidi,Sushma" w:date="2025-12-08T09:36:00Z" w16du:dateUtc="2025-12-08T15:36:00Z">
        <w:r w:rsidRPr="00BE0232" w:rsidDel="002867E7">
          <w:rPr>
            <w:b/>
            <w:bCs/>
            <w:sz w:val="21"/>
            <w:szCs w:val="21"/>
            <w:lang w:val="en-GB"/>
          </w:rPr>
          <w:delText>Patient Safety and Quality of Care</w:delText>
        </w:r>
        <w:r w:rsidRPr="00BE0232" w:rsidDel="002867E7">
          <w:rPr>
            <w:sz w:val="21"/>
            <w:szCs w:val="21"/>
            <w:lang w:val="en-GB"/>
          </w:rPr>
          <w:delText>:</w:delText>
        </w:r>
      </w:del>
    </w:p>
    <w:p w14:paraId="048CD51E" w14:textId="2C5099AD" w:rsidR="00D47CDD" w:rsidRPr="00BE0232" w:rsidDel="002867E7" w:rsidRDefault="00D47CDD" w:rsidP="00D47CDD">
      <w:pPr>
        <w:pStyle w:val="NoSpacing"/>
        <w:spacing w:line="360" w:lineRule="auto"/>
        <w:ind w:left="720"/>
        <w:jc w:val="both"/>
        <w:rPr>
          <w:del w:id="492" w:author="Pamidi,Sushma" w:date="2025-12-08T09:36:00Z" w16du:dateUtc="2025-12-08T15:36:00Z"/>
          <w:sz w:val="21"/>
          <w:szCs w:val="21"/>
          <w:lang w:val="en-GB"/>
        </w:rPr>
      </w:pPr>
      <w:del w:id="493" w:author="Pamidi,Sushma" w:date="2025-12-08T09:36:00Z" w16du:dateUtc="2025-12-08T15:36:00Z">
        <w:r w:rsidRPr="00BE0232" w:rsidDel="002867E7">
          <w:rPr>
            <w:sz w:val="21"/>
            <w:szCs w:val="21"/>
            <w:lang w:val="en-GB"/>
          </w:rPr>
          <w:delText xml:space="preserve">The Petitioner's work directly impacted patient safety by reducing human error in critical tasks like prescription filling and insurance claim processing. His leadership in introducing AI-based decision-making systems has improved </w:delText>
        </w:r>
        <w:r w:rsidR="00AB3AA0" w:rsidRPr="00BE0232" w:rsidDel="002867E7">
          <w:rPr>
            <w:sz w:val="21"/>
            <w:szCs w:val="21"/>
            <w:lang w:val="en-GB"/>
          </w:rPr>
          <w:delText>pa</w:delText>
        </w:r>
        <w:r w:rsidRPr="00BE0232" w:rsidDel="002867E7">
          <w:rPr>
            <w:sz w:val="21"/>
            <w:szCs w:val="21"/>
            <w:lang w:val="en-GB"/>
          </w:rPr>
          <w:delText>t</w:delText>
        </w:r>
        <w:r w:rsidR="00AB3AA0" w:rsidRPr="00BE0232" w:rsidDel="002867E7">
          <w:rPr>
            <w:sz w:val="21"/>
            <w:szCs w:val="21"/>
            <w:lang w:val="en-GB"/>
          </w:rPr>
          <w:delText>i</w:delText>
        </w:r>
        <w:r w:rsidRPr="00BE0232" w:rsidDel="002867E7">
          <w:rPr>
            <w:sz w:val="21"/>
            <w:szCs w:val="21"/>
            <w:lang w:val="en-GB"/>
          </w:rPr>
          <w:delText>e</w:delText>
        </w:r>
        <w:r w:rsidR="00AB3AA0" w:rsidRPr="00BE0232" w:rsidDel="002867E7">
          <w:rPr>
            <w:sz w:val="21"/>
            <w:szCs w:val="21"/>
            <w:lang w:val="en-GB"/>
          </w:rPr>
          <w:delText>nts'</w:delText>
        </w:r>
        <w:r w:rsidRPr="00BE0232" w:rsidDel="002867E7">
          <w:rPr>
            <w:sz w:val="21"/>
            <w:szCs w:val="21"/>
            <w:lang w:val="en-GB"/>
          </w:rPr>
          <w:delText xml:space="preserve"> quality of care, enhancing CVS’s ability to deliver safer healthcare.</w:delText>
        </w:r>
      </w:del>
    </w:p>
    <w:p w14:paraId="29D898EC" w14:textId="75726651" w:rsidR="00D47CDD" w:rsidRPr="00BE0232" w:rsidDel="002867E7" w:rsidRDefault="00D47CDD" w:rsidP="00AB3AA0">
      <w:pPr>
        <w:pStyle w:val="NoSpacing"/>
        <w:numPr>
          <w:ilvl w:val="0"/>
          <w:numId w:val="57"/>
        </w:numPr>
        <w:spacing w:line="360" w:lineRule="auto"/>
        <w:jc w:val="both"/>
        <w:rPr>
          <w:del w:id="494" w:author="Pamidi,Sushma" w:date="2025-12-08T09:36:00Z" w16du:dateUtc="2025-12-08T15:36:00Z"/>
          <w:sz w:val="21"/>
          <w:szCs w:val="21"/>
          <w:lang w:val="en-GB"/>
        </w:rPr>
      </w:pPr>
      <w:del w:id="495" w:author="Pamidi,Sushma" w:date="2025-12-08T09:36:00Z" w16du:dateUtc="2025-12-08T15:36:00Z">
        <w:r w:rsidRPr="00BE0232" w:rsidDel="002867E7">
          <w:rPr>
            <w:b/>
            <w:bCs/>
            <w:sz w:val="21"/>
            <w:szCs w:val="21"/>
            <w:lang w:val="en-GB"/>
          </w:rPr>
          <w:delText>Reputation and Innovation Leadership</w:delText>
        </w:r>
        <w:r w:rsidRPr="00BE0232" w:rsidDel="002867E7">
          <w:rPr>
            <w:sz w:val="21"/>
            <w:szCs w:val="21"/>
            <w:lang w:val="en-GB"/>
          </w:rPr>
          <w:delText>:</w:delText>
        </w:r>
      </w:del>
    </w:p>
    <w:p w14:paraId="756F51F9" w14:textId="48475170" w:rsidR="00D47CDD" w:rsidRPr="00BE0232" w:rsidDel="002867E7" w:rsidRDefault="00AB3AA0" w:rsidP="00AB3AA0">
      <w:pPr>
        <w:pStyle w:val="NoSpacing"/>
        <w:spacing w:line="360" w:lineRule="auto"/>
        <w:ind w:left="720"/>
        <w:jc w:val="both"/>
        <w:rPr>
          <w:del w:id="496" w:author="Pamidi,Sushma" w:date="2025-12-08T09:36:00Z" w16du:dateUtc="2025-12-08T15:36:00Z"/>
          <w:sz w:val="21"/>
          <w:szCs w:val="21"/>
          <w:lang w:val="en-GB"/>
        </w:rPr>
      </w:pPr>
      <w:del w:id="497" w:author="Pamidi,Sushma" w:date="2025-12-08T09:36:00Z" w16du:dateUtc="2025-12-08T15:36:00Z">
        <w:r w:rsidRPr="00BE0232" w:rsidDel="002867E7">
          <w:rPr>
            <w:sz w:val="21"/>
            <w:szCs w:val="21"/>
            <w:lang w:val="en-GB"/>
          </w:rPr>
          <w:delText>The Petitioner</w:delText>
        </w:r>
        <w:r w:rsidR="00D47CDD" w:rsidRPr="00BE0232" w:rsidDel="002867E7">
          <w:rPr>
            <w:sz w:val="21"/>
            <w:szCs w:val="21"/>
            <w:lang w:val="en-GB"/>
          </w:rPr>
          <w:delText>’s contributions, especially with the RphAI project, positioned CVS Health as a leader in healthcare innovation. Internally, his efforts were recognized by the company’s executive leadership, and externally, they reinforced CVS’s standing in an increasingly competitive, technology-driven industry.</w:delText>
        </w:r>
      </w:del>
    </w:p>
    <w:p w14:paraId="4AA8BF28" w14:textId="0F7BDD3F" w:rsidR="00D47CDD" w:rsidRPr="00BE0232" w:rsidDel="002867E7" w:rsidRDefault="00D47CDD" w:rsidP="00AB3AA0">
      <w:pPr>
        <w:pStyle w:val="NoSpacing"/>
        <w:numPr>
          <w:ilvl w:val="0"/>
          <w:numId w:val="57"/>
        </w:numPr>
        <w:spacing w:line="360" w:lineRule="auto"/>
        <w:jc w:val="both"/>
        <w:rPr>
          <w:del w:id="498" w:author="Pamidi,Sushma" w:date="2025-12-08T09:36:00Z" w16du:dateUtc="2025-12-08T15:36:00Z"/>
          <w:sz w:val="21"/>
          <w:szCs w:val="21"/>
          <w:lang w:val="en-GB"/>
        </w:rPr>
      </w:pPr>
      <w:del w:id="499" w:author="Pamidi,Sushma" w:date="2025-12-08T09:36:00Z" w16du:dateUtc="2025-12-08T15:36:00Z">
        <w:r w:rsidRPr="00BE0232" w:rsidDel="002867E7">
          <w:rPr>
            <w:b/>
            <w:bCs/>
            <w:sz w:val="21"/>
            <w:szCs w:val="21"/>
            <w:lang w:val="en-GB"/>
          </w:rPr>
          <w:delText>Future-Proofing Operations</w:delText>
        </w:r>
        <w:r w:rsidRPr="00BE0232" w:rsidDel="002867E7">
          <w:rPr>
            <w:sz w:val="21"/>
            <w:szCs w:val="21"/>
            <w:lang w:val="en-GB"/>
          </w:rPr>
          <w:delText>:</w:delText>
        </w:r>
      </w:del>
    </w:p>
    <w:p w14:paraId="46BA4B8E" w14:textId="1E833641" w:rsidR="00D47CDD" w:rsidRPr="00BE0232" w:rsidDel="002867E7" w:rsidRDefault="00D47CDD" w:rsidP="00AB3AA0">
      <w:pPr>
        <w:pStyle w:val="NoSpacing"/>
        <w:spacing w:line="360" w:lineRule="auto"/>
        <w:ind w:left="720"/>
        <w:jc w:val="both"/>
        <w:rPr>
          <w:del w:id="500" w:author="Pamidi,Sushma" w:date="2025-12-08T09:36:00Z" w16du:dateUtc="2025-12-08T15:36:00Z"/>
          <w:sz w:val="21"/>
          <w:szCs w:val="21"/>
          <w:lang w:val="en-GB"/>
        </w:rPr>
      </w:pPr>
      <w:del w:id="501" w:author="Pamidi,Sushma" w:date="2025-12-08T09:36:00Z" w16du:dateUtc="2025-12-08T15:36:00Z">
        <w:r w:rsidRPr="00BE0232" w:rsidDel="002867E7">
          <w:rPr>
            <w:sz w:val="21"/>
            <w:szCs w:val="21"/>
            <w:lang w:val="en-GB"/>
          </w:rPr>
          <w:delText xml:space="preserve">By spearheading innovative AI initiatives, </w:delText>
        </w:r>
        <w:r w:rsidR="00AB3AA0" w:rsidRPr="00BE0232" w:rsidDel="002867E7">
          <w:rPr>
            <w:sz w:val="21"/>
            <w:szCs w:val="21"/>
            <w:lang w:val="en-GB"/>
          </w:rPr>
          <w:delText>the Petitioner</w:delText>
        </w:r>
        <w:r w:rsidRPr="00BE0232" w:rsidDel="002867E7">
          <w:rPr>
            <w:sz w:val="21"/>
            <w:szCs w:val="21"/>
            <w:lang w:val="en-GB"/>
          </w:rPr>
          <w:delText xml:space="preserve"> helped future-proof CVS Health’s operations. His work ensures that CVS remains adaptable and competitive, prepared to meet future challenges in the rapidly evolving healthcare industry.</w:delText>
        </w:r>
      </w:del>
    </w:p>
    <w:p w14:paraId="7A9C295D" w14:textId="2AC5178F" w:rsidR="00F144CA" w:rsidRPr="00BE0232" w:rsidDel="002867E7" w:rsidRDefault="00F144CA" w:rsidP="00F144CA">
      <w:pPr>
        <w:pStyle w:val="NoSpacing"/>
        <w:spacing w:line="360" w:lineRule="auto"/>
        <w:ind w:left="720"/>
        <w:jc w:val="both"/>
        <w:rPr>
          <w:del w:id="502" w:author="Pamidi,Sushma" w:date="2025-12-08T09:36:00Z" w16du:dateUtc="2025-12-08T15:36:00Z"/>
          <w:noProof w:val="0"/>
          <w:sz w:val="21"/>
          <w:szCs w:val="21"/>
          <w:lang w:val="en-GB"/>
        </w:rPr>
      </w:pPr>
    </w:p>
    <w:p w14:paraId="5357D130" w14:textId="747002F1" w:rsidR="00740EAA" w:rsidRPr="00BE0232" w:rsidDel="002867E7" w:rsidRDefault="00D002B6" w:rsidP="00740EAA">
      <w:pPr>
        <w:spacing w:line="360" w:lineRule="auto"/>
        <w:jc w:val="both"/>
        <w:rPr>
          <w:del w:id="503" w:author="Pamidi,Sushma" w:date="2025-12-08T09:36:00Z" w16du:dateUtc="2025-12-08T15:36:00Z"/>
          <w:rFonts w:ascii="Arial" w:eastAsiaTheme="minorHAnsi" w:hAnsi="Arial" w:cs="Arial"/>
          <w:i/>
          <w:iCs/>
          <w:color w:val="833C0B" w:themeColor="accent2" w:themeShade="80"/>
          <w:sz w:val="21"/>
          <w:szCs w:val="21"/>
        </w:rPr>
      </w:pPr>
      <w:del w:id="504" w:author="Pamidi,Sushma" w:date="2025-12-08T09:36:00Z" w16du:dateUtc="2025-12-08T15:36:00Z">
        <w:r w:rsidRPr="00BE0232" w:rsidDel="002867E7">
          <w:rPr>
            <w:rFonts w:ascii="Arial" w:hAnsi="Arial" w:cs="Arial"/>
            <w:sz w:val="21"/>
            <w:szCs w:val="21"/>
          </w:rPr>
          <w:delText>Finally, the author praises the Petitioner’s contribution as crucial and influential to the company and remarks:</w:delText>
        </w:r>
        <w:r w:rsidR="001A3FF0" w:rsidRPr="00BE0232" w:rsidDel="002867E7">
          <w:rPr>
            <w:rFonts w:ascii="Arial" w:hAnsi="Arial" w:cs="Arial"/>
            <w:sz w:val="21"/>
            <w:szCs w:val="21"/>
          </w:rPr>
          <w:delText xml:space="preserve"> </w:delText>
        </w:r>
        <w:r w:rsidR="001A3FF0" w:rsidRPr="00BE0232" w:rsidDel="002867E7">
          <w:rPr>
            <w:rFonts w:ascii="Arial" w:hAnsi="Arial" w:cs="Arial"/>
            <w:i/>
            <w:iCs/>
            <w:color w:val="833C0B" w:themeColor="accent2" w:themeShade="80"/>
            <w:sz w:val="21"/>
            <w:szCs w:val="21"/>
          </w:rPr>
          <w:delText>“</w:delText>
        </w:r>
        <w:r w:rsidR="00AB3AA0" w:rsidRPr="00BE0232" w:rsidDel="002867E7">
          <w:rPr>
            <w:rFonts w:ascii="Arial" w:hAnsi="Arial" w:cs="Arial"/>
            <w:i/>
            <w:iCs/>
            <w:color w:val="833C0B" w:themeColor="accent2" w:themeShade="80"/>
            <w:sz w:val="21"/>
            <w:szCs w:val="21"/>
          </w:rPr>
          <w:delText>Through his leadership, Pavan not only helped CVS save millions of dollars but also reinforced the company’s commitment to innovation and excellence in healthcare. His work on RphAI continues to benefit CVS Health by future-proofing its pharmacy operations in an increasingly competitive and technology-driven industry</w:delText>
        </w:r>
        <w:r w:rsidR="00740EAA" w:rsidRPr="00BE0232" w:rsidDel="002867E7">
          <w:rPr>
            <w:rFonts w:ascii="Arial" w:eastAsiaTheme="minorHAnsi" w:hAnsi="Arial" w:cs="Arial"/>
            <w:i/>
            <w:iCs/>
            <w:color w:val="833C0B" w:themeColor="accent2" w:themeShade="80"/>
            <w:sz w:val="21"/>
            <w:szCs w:val="21"/>
          </w:rPr>
          <w:delText>.”</w:delText>
        </w:r>
      </w:del>
    </w:p>
    <w:p w14:paraId="54E7BB5D" w14:textId="082DD79B" w:rsidR="00740EAA" w:rsidRPr="00BE0232" w:rsidDel="002867E7" w:rsidRDefault="00740EAA" w:rsidP="00740EAA">
      <w:pPr>
        <w:spacing w:line="360" w:lineRule="auto"/>
        <w:jc w:val="both"/>
        <w:rPr>
          <w:del w:id="505" w:author="Pamidi,Sushma" w:date="2025-12-08T09:36:00Z" w16du:dateUtc="2025-12-08T15:36:00Z"/>
          <w:rFonts w:ascii="Arial" w:eastAsiaTheme="minorHAnsi" w:hAnsi="Arial" w:cs="Arial"/>
          <w:i/>
          <w:iCs/>
          <w:color w:val="833C0B" w:themeColor="accent2" w:themeShade="80"/>
          <w:sz w:val="21"/>
          <w:szCs w:val="21"/>
        </w:rPr>
      </w:pPr>
    </w:p>
    <w:p w14:paraId="6C5DB7FE" w14:textId="3643A01C" w:rsidR="001A3FF0" w:rsidRPr="00BE0232" w:rsidDel="002867E7" w:rsidRDefault="00740EAA" w:rsidP="0065581F">
      <w:pPr>
        <w:pStyle w:val="NoSpacing"/>
        <w:spacing w:line="360" w:lineRule="auto"/>
        <w:jc w:val="both"/>
        <w:rPr>
          <w:del w:id="506" w:author="Pamidi,Sushma" w:date="2025-12-08T09:36:00Z" w16du:dateUtc="2025-12-08T15:36:00Z"/>
          <w:i/>
          <w:iCs/>
          <w:noProof w:val="0"/>
          <w:color w:val="833C0B" w:themeColor="accent2" w:themeShade="80"/>
          <w:sz w:val="21"/>
          <w:szCs w:val="21"/>
        </w:rPr>
      </w:pPr>
      <w:del w:id="507" w:author="Pamidi,Sushma" w:date="2025-12-08T09:36:00Z" w16du:dateUtc="2025-12-08T15:36:00Z">
        <w:r w:rsidRPr="00BE0232" w:rsidDel="002867E7">
          <w:rPr>
            <w:noProof w:val="0"/>
            <w:sz w:val="21"/>
            <w:szCs w:val="21"/>
          </w:rPr>
          <w:delText xml:space="preserve">This statement highlights the Petitioner’s essential contributions and the profound impact of his work on the company, emphasizing his crucial role in </w:delText>
        </w:r>
        <w:r w:rsidR="00AB3AA0" w:rsidRPr="00BE0232" w:rsidDel="002867E7">
          <w:rPr>
            <w:noProof w:val="0"/>
            <w:sz w:val="21"/>
            <w:szCs w:val="21"/>
          </w:rPr>
          <w:delText>CVS Health</w:delText>
        </w:r>
        <w:r w:rsidR="00D002B6" w:rsidRPr="00BE0232" w:rsidDel="002867E7">
          <w:rPr>
            <w:noProof w:val="0"/>
            <w:sz w:val="21"/>
            <w:szCs w:val="21"/>
          </w:rPr>
          <w:delText xml:space="preserve">´s </w:delText>
        </w:r>
        <w:r w:rsidR="001A3FF0" w:rsidRPr="00BE0232" w:rsidDel="002867E7">
          <w:rPr>
            <w:noProof w:val="0"/>
            <w:sz w:val="21"/>
            <w:szCs w:val="21"/>
          </w:rPr>
          <w:delText>success.</w:delText>
        </w:r>
      </w:del>
    </w:p>
    <w:p w14:paraId="31910006" w14:textId="5B621694" w:rsidR="001A3FF0" w:rsidRPr="00BE0232" w:rsidDel="002867E7" w:rsidRDefault="001A3FF0" w:rsidP="00ED7411">
      <w:pPr>
        <w:pStyle w:val="BodyText"/>
        <w:kinsoku w:val="0"/>
        <w:overflowPunct w:val="0"/>
        <w:spacing w:before="207" w:line="360" w:lineRule="auto"/>
        <w:jc w:val="both"/>
        <w:rPr>
          <w:del w:id="508" w:author="Pamidi,Sushma" w:date="2025-12-08T09:36:00Z" w16du:dateUtc="2025-12-08T15:36:00Z"/>
          <w:color w:val="000000" w:themeColor="text1"/>
        </w:rPr>
      </w:pPr>
    </w:p>
    <w:p w14:paraId="5E19A02F" w14:textId="42FA0580" w:rsidR="00D67BD0" w:rsidRPr="00BE0232" w:rsidDel="002867E7" w:rsidRDefault="00D67BD0">
      <w:pPr>
        <w:spacing w:after="160" w:line="259" w:lineRule="auto"/>
        <w:rPr>
          <w:del w:id="509" w:author="Pamidi,Sushma" w:date="2025-12-08T09:36:00Z" w16du:dateUtc="2025-12-08T15:36:00Z"/>
          <w:rFonts w:ascii="Arial" w:hAnsi="Arial" w:cs="Arial"/>
          <w:b/>
          <w:bCs/>
          <w:color w:val="833C0B" w:themeColor="accent2" w:themeShade="80"/>
          <w:sz w:val="28"/>
          <w:szCs w:val="28"/>
        </w:rPr>
      </w:pPr>
      <w:del w:id="510" w:author="Pamidi,Sushma" w:date="2025-12-08T09:36:00Z" w16du:dateUtc="2025-12-08T15:36:00Z">
        <w:r w:rsidRPr="00BE0232" w:rsidDel="002867E7">
          <w:rPr>
            <w:rFonts w:ascii="Arial" w:hAnsi="Arial" w:cs="Arial"/>
            <w:b/>
            <w:bCs/>
            <w:color w:val="833C0B" w:themeColor="accent2" w:themeShade="80"/>
            <w:sz w:val="28"/>
            <w:szCs w:val="28"/>
          </w:rPr>
          <w:br w:type="page"/>
        </w:r>
      </w:del>
    </w:p>
    <w:p w14:paraId="4F2F8A87" w14:textId="1D5ED69E" w:rsidR="00D460B5" w:rsidRPr="00BE0232" w:rsidDel="002867E7" w:rsidRDefault="00D460B5" w:rsidP="002900A4">
      <w:pPr>
        <w:spacing w:after="160" w:line="360" w:lineRule="auto"/>
        <w:jc w:val="center"/>
        <w:rPr>
          <w:del w:id="511" w:author="Pamidi,Sushma" w:date="2025-12-08T09:36:00Z" w16du:dateUtc="2025-12-08T15:36:00Z"/>
          <w:rFonts w:ascii="Arial" w:hAnsi="Arial" w:cs="Arial"/>
          <w:b/>
          <w:bCs/>
          <w:color w:val="833C0B" w:themeColor="accent2" w:themeShade="80"/>
          <w:sz w:val="28"/>
          <w:szCs w:val="28"/>
        </w:rPr>
      </w:pPr>
      <w:del w:id="512" w:author="Pamidi,Sushma" w:date="2025-12-08T09:36:00Z" w16du:dateUtc="2025-12-08T15:36:00Z">
        <w:r w:rsidRPr="00BE0232" w:rsidDel="002867E7">
          <w:rPr>
            <w:rFonts w:ascii="Arial" w:hAnsi="Arial" w:cs="Arial"/>
            <w:b/>
            <w:bCs/>
            <w:color w:val="833C0B" w:themeColor="accent2" w:themeShade="80"/>
            <w:sz w:val="28"/>
            <w:szCs w:val="28"/>
          </w:rPr>
          <w:delText xml:space="preserve">Why the Petitioner is Considered as Being at the Top of the Field </w:delText>
        </w:r>
      </w:del>
    </w:p>
    <w:p w14:paraId="0C3B5CDE" w14:textId="0318C151" w:rsidR="00AB3AA0" w:rsidRPr="00BE0232" w:rsidDel="002867E7" w:rsidRDefault="00D460B5" w:rsidP="00AB3AA0">
      <w:pPr>
        <w:pStyle w:val="NoSpacing"/>
        <w:spacing w:line="360" w:lineRule="auto"/>
        <w:jc w:val="both"/>
        <w:rPr>
          <w:del w:id="513" w:author="Pamidi,Sushma" w:date="2025-12-08T09:36:00Z" w16du:dateUtc="2025-12-08T15:36:00Z"/>
          <w:i/>
          <w:iCs/>
          <w:noProof w:val="0"/>
          <w:color w:val="833C0B" w:themeColor="accent2" w:themeShade="80"/>
          <w:sz w:val="21"/>
          <w:szCs w:val="21"/>
        </w:rPr>
      </w:pPr>
      <w:del w:id="514" w:author="Pamidi,Sushma" w:date="2025-12-08T09:36:00Z" w16du:dateUtc="2025-12-08T15:36:00Z">
        <w:r w:rsidRPr="00BE0232" w:rsidDel="002867E7">
          <w:rPr>
            <w:noProof w:val="0"/>
            <w:sz w:val="21"/>
            <w:szCs w:val="21"/>
          </w:rPr>
          <w:delText xml:space="preserve">Counsel submits an extract from the Petitioner’s leading and critical role letter, </w:delText>
        </w:r>
        <w:r w:rsidRPr="00BE0232" w:rsidDel="002867E7">
          <w:rPr>
            <w:noProof w:val="0"/>
            <w:color w:val="000000" w:themeColor="text1"/>
            <w:sz w:val="21"/>
            <w:szCs w:val="21"/>
          </w:rPr>
          <w:delText xml:space="preserve">where the author attests to the Petitioner being at the top of the field. The </w:delText>
        </w:r>
        <w:r w:rsidR="00FE3AA9" w:rsidRPr="00BE0232" w:rsidDel="002867E7">
          <w:rPr>
            <w:noProof w:val="0"/>
            <w:color w:val="000000" w:themeColor="text1"/>
            <w:sz w:val="21"/>
            <w:szCs w:val="21"/>
          </w:rPr>
          <w:delText>letter's author states</w:delText>
        </w:r>
        <w:r w:rsidR="00FE3AA9" w:rsidRPr="00BE0232" w:rsidDel="002867E7">
          <w:rPr>
            <w:i/>
            <w:iCs/>
            <w:noProof w:val="0"/>
            <w:color w:val="833C0B" w:themeColor="accent2" w:themeShade="80"/>
            <w:sz w:val="21"/>
            <w:szCs w:val="21"/>
          </w:rPr>
          <w:delText xml:space="preserve">: </w:delText>
        </w:r>
        <w:r w:rsidR="00AB3AA0" w:rsidRPr="00BE0232" w:rsidDel="002867E7">
          <w:rPr>
            <w:i/>
            <w:iCs/>
            <w:noProof w:val="0"/>
            <w:color w:val="833C0B" w:themeColor="accent2" w:themeShade="80"/>
            <w:sz w:val="21"/>
            <w:szCs w:val="21"/>
          </w:rPr>
          <w:delText>“Pavan has also consistently been chosen to lead mission-critical projects at CVS Health—whether it was the RphAI program or other high-stakes projects like Air Support. His leadership and results-driven approach have earned him the trust of the executive leadership and the responsibility of managing initiatives that generate significant revenue, deliver cost efficiencies, and enhance patient safety.</w:delText>
        </w:r>
      </w:del>
    </w:p>
    <w:p w14:paraId="5C665822" w14:textId="53EBF8DD" w:rsidR="00AB3AA0" w:rsidRPr="00BE0232" w:rsidDel="002867E7" w:rsidRDefault="00AB3AA0" w:rsidP="00AB3AA0">
      <w:pPr>
        <w:pStyle w:val="NoSpacing"/>
        <w:spacing w:line="360" w:lineRule="auto"/>
        <w:jc w:val="both"/>
        <w:rPr>
          <w:del w:id="515" w:author="Pamidi,Sushma" w:date="2025-12-08T09:36:00Z" w16du:dateUtc="2025-12-08T15:36:00Z"/>
          <w:i/>
          <w:iCs/>
          <w:noProof w:val="0"/>
          <w:color w:val="833C0B" w:themeColor="accent2" w:themeShade="80"/>
          <w:sz w:val="21"/>
          <w:szCs w:val="21"/>
        </w:rPr>
      </w:pPr>
      <w:del w:id="516" w:author="Pamidi,Sushma" w:date="2025-12-08T09:36:00Z" w16du:dateUtc="2025-12-08T15:36:00Z">
        <w:r w:rsidRPr="00BE0232" w:rsidDel="002867E7">
          <w:rPr>
            <w:i/>
            <w:iCs/>
            <w:noProof w:val="0"/>
            <w:color w:val="833C0B" w:themeColor="accent2" w:themeShade="80"/>
            <w:sz w:val="21"/>
            <w:szCs w:val="21"/>
          </w:rPr>
          <w:delText xml:space="preserve">What makes Pavan truly unique is not just his ability to deliver results but his passion for making </w:delText>
        </w:r>
      </w:del>
    </w:p>
    <w:p w14:paraId="5D5005FD" w14:textId="7042E9AC" w:rsidR="00AB3AA0" w:rsidRPr="00BE0232" w:rsidDel="002867E7" w:rsidRDefault="00AB3AA0" w:rsidP="00AB3AA0">
      <w:pPr>
        <w:pStyle w:val="NoSpacing"/>
        <w:spacing w:line="360" w:lineRule="auto"/>
        <w:jc w:val="both"/>
        <w:rPr>
          <w:del w:id="517" w:author="Pamidi,Sushma" w:date="2025-12-08T09:36:00Z" w16du:dateUtc="2025-12-08T15:36:00Z"/>
          <w:i/>
          <w:iCs/>
          <w:noProof w:val="0"/>
          <w:color w:val="833C0B" w:themeColor="accent2" w:themeShade="80"/>
          <w:sz w:val="21"/>
          <w:szCs w:val="21"/>
        </w:rPr>
      </w:pPr>
      <w:del w:id="518" w:author="Pamidi,Sushma" w:date="2025-12-08T09:36:00Z" w16du:dateUtc="2025-12-08T15:36:00Z">
        <w:r w:rsidRPr="00BE0232" w:rsidDel="002867E7">
          <w:rPr>
            <w:i/>
            <w:iCs/>
            <w:noProof w:val="0"/>
            <w:color w:val="833C0B" w:themeColor="accent2" w:themeShade="80"/>
            <w:sz w:val="21"/>
            <w:szCs w:val="21"/>
          </w:rPr>
          <w:delText xml:space="preserve">a positive impact in the healthcare sector. His contributions go beyond CVS Health, as his </w:delText>
        </w:r>
      </w:del>
    </w:p>
    <w:p w14:paraId="62029B7E" w14:textId="1B1251FB" w:rsidR="00AB3AA0" w:rsidRPr="00BE0232" w:rsidDel="002867E7" w:rsidRDefault="00AB3AA0" w:rsidP="00AB3AA0">
      <w:pPr>
        <w:pStyle w:val="NoSpacing"/>
        <w:spacing w:line="360" w:lineRule="auto"/>
        <w:jc w:val="both"/>
        <w:rPr>
          <w:del w:id="519" w:author="Pamidi,Sushma" w:date="2025-12-08T09:36:00Z" w16du:dateUtc="2025-12-08T15:36:00Z"/>
          <w:i/>
          <w:iCs/>
          <w:noProof w:val="0"/>
          <w:color w:val="833C0B" w:themeColor="accent2" w:themeShade="80"/>
          <w:sz w:val="21"/>
          <w:szCs w:val="21"/>
        </w:rPr>
      </w:pPr>
      <w:del w:id="520" w:author="Pamidi,Sushma" w:date="2025-12-08T09:36:00Z" w16du:dateUtc="2025-12-08T15:36:00Z">
        <w:r w:rsidRPr="00BE0232" w:rsidDel="002867E7">
          <w:rPr>
            <w:i/>
            <w:iCs/>
            <w:noProof w:val="0"/>
            <w:color w:val="833C0B" w:themeColor="accent2" w:themeShade="80"/>
            <w:sz w:val="21"/>
            <w:szCs w:val="21"/>
          </w:rPr>
          <w:delText xml:space="preserve">innovations in pharmacy operations are helping shape the future of healthcare, making him a top </w:delText>
        </w:r>
      </w:del>
    </w:p>
    <w:p w14:paraId="5A1ACFC4" w14:textId="2BE31DE7" w:rsidR="00D67BD0" w:rsidRPr="00BE0232" w:rsidDel="002867E7" w:rsidRDefault="00AB3AA0" w:rsidP="00F31010">
      <w:pPr>
        <w:pStyle w:val="NoSpacing"/>
        <w:spacing w:line="360" w:lineRule="auto"/>
        <w:jc w:val="both"/>
        <w:rPr>
          <w:del w:id="521" w:author="Pamidi,Sushma" w:date="2025-12-08T09:36:00Z" w16du:dateUtc="2025-12-08T15:36:00Z"/>
          <w:i/>
          <w:iCs/>
          <w:noProof w:val="0"/>
          <w:color w:val="833C0B" w:themeColor="accent2" w:themeShade="80"/>
          <w:sz w:val="21"/>
          <w:szCs w:val="21"/>
        </w:rPr>
      </w:pPr>
      <w:del w:id="522" w:author="Pamidi,Sushma" w:date="2025-12-08T09:36:00Z" w16du:dateUtc="2025-12-08T15:36:00Z">
        <w:r w:rsidRPr="00BE0232" w:rsidDel="002867E7">
          <w:rPr>
            <w:i/>
            <w:iCs/>
            <w:noProof w:val="0"/>
            <w:color w:val="833C0B" w:themeColor="accent2" w:themeShade="80"/>
            <w:sz w:val="21"/>
            <w:szCs w:val="21"/>
          </w:rPr>
          <w:delText>contender in his field.”</w:delText>
        </w:r>
      </w:del>
    </w:p>
    <w:p w14:paraId="3B52B5CB" w14:textId="42FEEFE6" w:rsidR="00D67BD0" w:rsidRPr="00BE0232" w:rsidDel="002867E7" w:rsidRDefault="00D67BD0" w:rsidP="00D67BD0">
      <w:pPr>
        <w:pStyle w:val="NoSpacing"/>
        <w:spacing w:line="360" w:lineRule="auto"/>
        <w:jc w:val="both"/>
        <w:rPr>
          <w:del w:id="523" w:author="Pamidi,Sushma" w:date="2025-12-08T09:36:00Z" w16du:dateUtc="2025-12-08T15:36:00Z"/>
          <w:noProof w:val="0"/>
          <w:color w:val="833C0B" w:themeColor="accent2" w:themeShade="80"/>
          <w:sz w:val="21"/>
          <w:szCs w:val="21"/>
        </w:rPr>
      </w:pPr>
    </w:p>
    <w:p w14:paraId="51E219FF" w14:textId="10D9F5ED" w:rsidR="00D460B5" w:rsidRPr="00BE0232" w:rsidDel="002867E7" w:rsidRDefault="00D460B5" w:rsidP="00D67BD0">
      <w:pPr>
        <w:pStyle w:val="NoSpacing"/>
        <w:spacing w:line="360" w:lineRule="auto"/>
        <w:jc w:val="both"/>
        <w:rPr>
          <w:del w:id="524" w:author="Pamidi,Sushma" w:date="2025-12-08T09:36:00Z" w16du:dateUtc="2025-12-08T15:36:00Z"/>
          <w:noProof w:val="0"/>
          <w:color w:val="833C0B" w:themeColor="accent2" w:themeShade="80"/>
          <w:sz w:val="21"/>
          <w:szCs w:val="21"/>
        </w:rPr>
      </w:pPr>
      <w:del w:id="525" w:author="Pamidi,Sushma" w:date="2025-12-08T09:36:00Z" w16du:dateUtc="2025-12-08T15:36:00Z">
        <w:r w:rsidRPr="00BE0232" w:rsidDel="002867E7">
          <w:rPr>
            <w:noProof w:val="0"/>
            <w:color w:val="000000" w:themeColor="text1"/>
            <w:sz w:val="21"/>
            <w:szCs w:val="21"/>
          </w:rPr>
          <w:delText xml:space="preserve">Counsel respectfully submits that based on </w:delText>
        </w:r>
        <w:r w:rsidR="00F7667D" w:rsidRPr="00BE0232" w:rsidDel="002867E7">
          <w:rPr>
            <w:noProof w:val="0"/>
            <w:color w:val="000000" w:themeColor="text1"/>
            <w:sz w:val="21"/>
            <w:szCs w:val="21"/>
          </w:rPr>
          <w:delText>all</w:delText>
        </w:r>
        <w:r w:rsidRPr="00BE0232" w:rsidDel="002867E7">
          <w:rPr>
            <w:noProof w:val="0"/>
            <w:color w:val="000000" w:themeColor="text1"/>
            <w:sz w:val="21"/>
            <w:szCs w:val="21"/>
          </w:rPr>
          <w:delText xml:space="preserve"> the above, it is evident that the Petitioner</w:delText>
        </w:r>
        <w:r w:rsidR="00D002B6" w:rsidRPr="00BE0232" w:rsidDel="002867E7">
          <w:rPr>
            <w:noProof w:val="0"/>
            <w:sz w:val="21"/>
            <w:szCs w:val="21"/>
          </w:rPr>
          <w:delText xml:space="preserve"> performed a</w:delText>
        </w:r>
        <w:r w:rsidRPr="00BE0232" w:rsidDel="002867E7">
          <w:rPr>
            <w:noProof w:val="0"/>
            <w:color w:val="000000" w:themeColor="text1"/>
            <w:sz w:val="21"/>
            <w:szCs w:val="21"/>
          </w:rPr>
          <w:delText xml:space="preserve"> critical role for </w:delText>
        </w:r>
        <w:r w:rsidR="00F00F04" w:rsidRPr="00BE0232" w:rsidDel="002867E7">
          <w:rPr>
            <w:noProof w:val="0"/>
            <w:color w:val="000000" w:themeColor="text1"/>
            <w:sz w:val="21"/>
            <w:szCs w:val="21"/>
          </w:rPr>
          <w:delText>the organization</w:delText>
        </w:r>
        <w:r w:rsidRPr="00BE0232" w:rsidDel="002867E7">
          <w:rPr>
            <w:noProof w:val="0"/>
            <w:color w:val="000000" w:themeColor="text1"/>
            <w:sz w:val="21"/>
            <w:szCs w:val="21"/>
          </w:rPr>
          <w:delText xml:space="preserve">. </w:delText>
        </w:r>
      </w:del>
    </w:p>
    <w:p w14:paraId="6A0C2420" w14:textId="14BC2C70" w:rsidR="00D460B5" w:rsidRPr="00BE0232" w:rsidDel="002867E7" w:rsidRDefault="00D460B5" w:rsidP="00D460B5">
      <w:pPr>
        <w:spacing w:after="160" w:line="360" w:lineRule="auto"/>
        <w:jc w:val="both"/>
        <w:rPr>
          <w:del w:id="526" w:author="Pamidi,Sushma" w:date="2025-12-08T09:36:00Z" w16du:dateUtc="2025-12-08T15:36:00Z"/>
          <w:rFonts w:ascii="Arial" w:hAnsi="Arial" w:cs="Arial"/>
          <w:color w:val="000000" w:themeColor="text1"/>
          <w:sz w:val="21"/>
          <w:szCs w:val="21"/>
        </w:rPr>
      </w:pPr>
    </w:p>
    <w:p w14:paraId="6F859A78" w14:textId="5F7F7D01" w:rsidR="009656B4" w:rsidRPr="00BE0232" w:rsidDel="002867E7" w:rsidRDefault="009656B4">
      <w:pPr>
        <w:spacing w:after="160" w:line="259" w:lineRule="auto"/>
        <w:rPr>
          <w:del w:id="527" w:author="Pamidi,Sushma" w:date="2025-12-08T09:36:00Z" w16du:dateUtc="2025-12-08T15:36:00Z"/>
          <w:rFonts w:ascii="Arial" w:hAnsi="Arial" w:cs="Arial"/>
          <w:b/>
          <w:bCs/>
          <w:color w:val="833C0B" w:themeColor="accent2" w:themeShade="80"/>
          <w:sz w:val="28"/>
          <w:szCs w:val="21"/>
        </w:rPr>
      </w:pPr>
      <w:bookmarkStart w:id="528" w:name="_Hlk161316457"/>
      <w:del w:id="529"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6ED2CD51" w14:textId="3AD959EF" w:rsidR="00D460B5" w:rsidRPr="00BE0232" w:rsidDel="002867E7" w:rsidRDefault="00D460B5" w:rsidP="00F766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30" w:author="Pamidi,Sushma" w:date="2025-12-08T09:36:00Z" w16du:dateUtc="2025-12-08T15:36:00Z"/>
          <w:rFonts w:ascii="Arial" w:hAnsi="Arial" w:cs="Arial"/>
          <w:color w:val="833C0B" w:themeColor="accent2" w:themeShade="80"/>
          <w:sz w:val="21"/>
          <w:szCs w:val="21"/>
        </w:rPr>
      </w:pPr>
      <w:del w:id="531" w:author="Pamidi,Sushma" w:date="2025-12-08T09:36:00Z" w16du:dateUtc="2025-12-08T15:36:00Z">
        <w:r w:rsidRPr="00BE0232" w:rsidDel="002867E7">
          <w:rPr>
            <w:rFonts w:ascii="Arial" w:hAnsi="Arial" w:cs="Arial"/>
            <w:b/>
            <w:bCs/>
            <w:color w:val="833C0B" w:themeColor="accent2" w:themeShade="80"/>
            <w:sz w:val="28"/>
            <w:szCs w:val="21"/>
          </w:rPr>
          <w:delText>Supporting Evidence Corroborating the Petitioner’s Leading or Critical Role</w:delText>
        </w:r>
      </w:del>
    </w:p>
    <w:bookmarkEnd w:id="528"/>
    <w:p w14:paraId="281B99A2" w14:textId="122B099F"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2" w:author="Pamidi,Sushma" w:date="2025-12-08T09:36:00Z" w16du:dateUtc="2025-12-08T15:36:00Z"/>
          <w:rFonts w:ascii="Arial" w:hAnsi="Arial" w:cs="Arial"/>
          <w:color w:val="833C0B" w:themeColor="accent2" w:themeShade="80"/>
          <w:sz w:val="21"/>
          <w:szCs w:val="21"/>
        </w:rPr>
      </w:pPr>
      <w:del w:id="533"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ED7411"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9656B4" w:rsidRPr="00BE0232" w:rsidDel="002867E7">
          <w:rPr>
            <w:rFonts w:ascii="Arial" w:hAnsi="Arial" w:cs="Arial"/>
            <w:color w:val="833C0B" w:themeColor="accent2" w:themeShade="80"/>
            <w:sz w:val="21"/>
            <w:szCs w:val="21"/>
          </w:rPr>
          <w:delText>:</w:delText>
        </w:r>
      </w:del>
    </w:p>
    <w:p w14:paraId="45E1A368" w14:textId="181CD60E"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del w:id="534" w:author="Pamidi,Sushma" w:date="2025-12-08T09:36:00Z" w16du:dateUtc="2025-12-08T15:36:00Z"/>
          <w:rFonts w:ascii="Arial" w:hAnsi="Arial" w:cs="Arial"/>
          <w:color w:val="833C0B" w:themeColor="accent2" w:themeShade="80"/>
          <w:sz w:val="21"/>
          <w:szCs w:val="21"/>
        </w:rPr>
      </w:pPr>
    </w:p>
    <w:p w14:paraId="4021F486" w14:textId="7615B86C" w:rsidR="00D460B5" w:rsidRPr="00BE0232" w:rsidDel="002867E7" w:rsidRDefault="00D460B5" w:rsidP="009656B4">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5" w:author="Pamidi,Sushma" w:date="2025-12-08T09:36:00Z" w16du:dateUtc="2025-12-08T15:36:00Z"/>
          <w:rFonts w:cs="Arial"/>
          <w:color w:val="833C0B" w:themeColor="accent2" w:themeShade="80"/>
          <w:szCs w:val="21"/>
        </w:rPr>
      </w:pPr>
      <w:del w:id="536" w:author="Pamidi,Sushma" w:date="2025-12-08T09:36:00Z" w16du:dateUtc="2025-12-08T15:36:00Z">
        <w:r w:rsidRPr="00BE0232" w:rsidDel="002867E7">
          <w:rPr>
            <w:rFonts w:cs="Arial"/>
            <w:color w:val="833C0B" w:themeColor="accent2" w:themeShade="80"/>
            <w:szCs w:val="21"/>
          </w:rPr>
          <w:delText xml:space="preserve">(c) Supporting Evidence of </w:delText>
        </w:r>
        <w:r w:rsidR="00ED7411" w:rsidRPr="00BE0232" w:rsidDel="002867E7">
          <w:rPr>
            <w:rFonts w:cs="Arial"/>
            <w:color w:val="833C0B" w:themeColor="accent2" w:themeShade="80"/>
            <w:szCs w:val="21"/>
          </w:rPr>
          <w:delText xml:space="preserve">the </w:delText>
        </w:r>
        <w:r w:rsidRPr="00BE0232" w:rsidDel="002867E7">
          <w:rPr>
            <w:rFonts w:cs="Arial"/>
            <w:color w:val="833C0B" w:themeColor="accent2" w:themeShade="80"/>
            <w:szCs w:val="21"/>
          </w:rPr>
          <w:delText>Critical Role</w:delText>
        </w:r>
        <w:r w:rsidR="00FE5891" w:rsidRPr="00BE0232" w:rsidDel="002867E7">
          <w:rPr>
            <w:rFonts w:cs="Arial"/>
            <w:color w:val="833C0B" w:themeColor="accent2" w:themeShade="80"/>
            <w:szCs w:val="21"/>
          </w:rPr>
          <w:delText>,</w:delText>
        </w:r>
        <w:r w:rsidR="00ED7411" w:rsidRPr="00BE0232" w:rsidDel="002867E7">
          <w:rPr>
            <w:rFonts w:cs="Arial"/>
            <w:color w:val="833C0B" w:themeColor="accent2" w:themeShade="80"/>
            <w:szCs w:val="21"/>
          </w:rPr>
          <w:delText xml:space="preserve"> w</w:delText>
        </w:r>
        <w:r w:rsidRPr="00BE0232" w:rsidDel="002867E7">
          <w:rPr>
            <w:rFonts w:cs="Arial"/>
            <w:color w:val="833C0B" w:themeColor="accent2" w:themeShade="80"/>
            <w:szCs w:val="21"/>
          </w:rPr>
          <w:delText xml:space="preserve">hich </w:delText>
        </w:r>
        <w:r w:rsidR="00ED7411" w:rsidRPr="00BE0232" w:rsidDel="002867E7">
          <w:rPr>
            <w:rFonts w:cs="Arial"/>
            <w:color w:val="833C0B" w:themeColor="accent2" w:themeShade="80"/>
            <w:szCs w:val="21"/>
          </w:rPr>
          <w:delText>c</w:delText>
        </w:r>
        <w:r w:rsidRPr="00BE0232" w:rsidDel="002867E7">
          <w:rPr>
            <w:rFonts w:cs="Arial"/>
            <w:color w:val="833C0B" w:themeColor="accent2" w:themeShade="80"/>
            <w:szCs w:val="21"/>
          </w:rPr>
          <w:delText>ould Include Awards, Monetary</w:delText>
        </w:r>
        <w:r w:rsidR="009656B4" w:rsidRPr="00BE0232" w:rsidDel="002867E7">
          <w:rPr>
            <w:rFonts w:cs="Arial"/>
            <w:color w:val="833C0B" w:themeColor="accent2" w:themeShade="80"/>
            <w:szCs w:val="21"/>
          </w:rPr>
          <w:delText xml:space="preserve"> </w:delText>
        </w:r>
        <w:r w:rsidRPr="00BE0232" w:rsidDel="002867E7">
          <w:rPr>
            <w:rFonts w:cs="Arial"/>
            <w:color w:val="833C0B" w:themeColor="accent2" w:themeShade="80"/>
            <w:szCs w:val="21"/>
          </w:rPr>
          <w:delText xml:space="preserve">Compensation, </w:delText>
        </w:r>
        <w:r w:rsidR="009656B4" w:rsidRPr="00BE0232" w:rsidDel="002867E7">
          <w:rPr>
            <w:rFonts w:cs="Arial"/>
            <w:color w:val="833C0B" w:themeColor="accent2" w:themeShade="80"/>
            <w:szCs w:val="21"/>
          </w:rPr>
          <w:delText xml:space="preserve">and </w:delText>
        </w:r>
        <w:r w:rsidRPr="00BE0232" w:rsidDel="002867E7">
          <w:rPr>
            <w:rFonts w:cs="Arial"/>
            <w:color w:val="833C0B" w:themeColor="accent2" w:themeShade="80"/>
            <w:szCs w:val="21"/>
          </w:rPr>
          <w:delText>Press Related to the Work</w:delText>
        </w:r>
      </w:del>
    </w:p>
    <w:p w14:paraId="71AE9EA8" w14:textId="3A50EBF0"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7" w:author="Pamidi,Sushma" w:date="2025-12-08T09:36:00Z" w16du:dateUtc="2025-12-08T15:36:00Z"/>
          <w:rFonts w:ascii="Arial" w:hAnsi="Arial" w:cs="Arial"/>
          <w:color w:val="833C0B" w:themeColor="accent2" w:themeShade="80"/>
          <w:sz w:val="21"/>
          <w:szCs w:val="21"/>
        </w:rPr>
      </w:pPr>
    </w:p>
    <w:p w14:paraId="7BCDB92C" w14:textId="52EA2602" w:rsidR="00704BB9" w:rsidRPr="00BE0232" w:rsidDel="002867E7" w:rsidRDefault="000C1AA4" w:rsidP="00704B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38" w:author="Pamidi,Sushma" w:date="2025-12-08T09:36:00Z" w16du:dateUtc="2025-12-08T15:36:00Z"/>
          <w:rFonts w:ascii="Arial" w:hAnsi="Arial" w:cs="Arial"/>
          <w:b/>
          <w:bCs/>
          <w:color w:val="833C0B" w:themeColor="accent2" w:themeShade="80"/>
        </w:rPr>
      </w:pPr>
      <w:bookmarkStart w:id="539" w:name="_Hlk175273271"/>
      <w:bookmarkStart w:id="540" w:name="_Hlk102475751"/>
      <w:del w:id="541" w:author="Pamidi,Sushma" w:date="2025-12-08T09:36:00Z" w16du:dateUtc="2025-12-08T15:36:00Z">
        <w:r w:rsidRPr="00BE0232" w:rsidDel="002867E7">
          <w:rPr>
            <w:rFonts w:ascii="Arial" w:hAnsi="Arial" w:cs="Arial"/>
            <w:b/>
            <w:bCs/>
            <w:color w:val="833C0B" w:themeColor="accent2" w:themeShade="80"/>
          </w:rPr>
          <w:delText xml:space="preserve">Petitioner´s </w:delText>
        </w:r>
        <w:r w:rsidR="00032B25" w:rsidRPr="00BE0232" w:rsidDel="002867E7">
          <w:rPr>
            <w:rFonts w:ascii="Arial" w:hAnsi="Arial" w:cs="Arial"/>
            <w:b/>
            <w:bCs/>
            <w:color w:val="833C0B" w:themeColor="accent2" w:themeShade="80"/>
          </w:rPr>
          <w:delText xml:space="preserve">Appreciation Email </w:delText>
        </w:r>
        <w:r w:rsidR="00483387" w:rsidRPr="00BE0232" w:rsidDel="002867E7">
          <w:rPr>
            <w:rFonts w:ascii="Arial" w:hAnsi="Arial" w:cs="Arial"/>
            <w:b/>
            <w:bCs/>
            <w:color w:val="833C0B" w:themeColor="accent2" w:themeShade="80"/>
          </w:rPr>
          <w:delText xml:space="preserve">– </w:delText>
        </w:r>
        <w:r w:rsidR="00032B25" w:rsidRPr="00BE0232" w:rsidDel="002867E7">
          <w:rPr>
            <w:rFonts w:ascii="Arial" w:hAnsi="Arial" w:cs="Arial"/>
            <w:b/>
            <w:bCs/>
            <w:color w:val="833C0B" w:themeColor="accent2" w:themeShade="80"/>
          </w:rPr>
          <w:delText>Ashwani Kaura, Senior IT Man</w:delText>
        </w:r>
        <w:r w:rsidR="00EF7548" w:rsidRPr="00BE0232" w:rsidDel="002867E7">
          <w:rPr>
            <w:rFonts w:ascii="Arial" w:hAnsi="Arial" w:cs="Arial"/>
            <w:b/>
            <w:bCs/>
            <w:color w:val="833C0B" w:themeColor="accent2" w:themeShade="80"/>
          </w:rPr>
          <w:delText>a</w:delText>
        </w:r>
        <w:r w:rsidR="00032B25" w:rsidRPr="00BE0232" w:rsidDel="002867E7">
          <w:rPr>
            <w:rFonts w:ascii="Arial" w:hAnsi="Arial" w:cs="Arial"/>
            <w:b/>
            <w:bCs/>
            <w:color w:val="833C0B" w:themeColor="accent2" w:themeShade="80"/>
          </w:rPr>
          <w:delText>ger at RxC Development</w:delText>
        </w:r>
        <w:r w:rsidR="00EF7548" w:rsidRPr="00BE0232" w:rsidDel="002867E7">
          <w:rPr>
            <w:rFonts w:ascii="Arial" w:hAnsi="Arial" w:cs="Arial"/>
            <w:b/>
            <w:bCs/>
            <w:color w:val="833C0B" w:themeColor="accent2" w:themeShade="80"/>
          </w:rPr>
          <w:delText xml:space="preserve"> – March 4, 2020</w:delText>
        </w:r>
        <w:r w:rsidR="0087297D" w:rsidRPr="00BE0232" w:rsidDel="002867E7">
          <w:rPr>
            <w:rFonts w:ascii="Arial" w:hAnsi="Arial" w:cs="Arial"/>
            <w:b/>
            <w:bCs/>
            <w:color w:val="833C0B" w:themeColor="accent2" w:themeShade="80"/>
          </w:rPr>
          <w:delText xml:space="preserve"> (1/</w:delText>
        </w:r>
        <w:r w:rsidR="00296998" w:rsidRPr="00BE0232" w:rsidDel="002867E7">
          <w:rPr>
            <w:rFonts w:ascii="Arial" w:hAnsi="Arial" w:cs="Arial"/>
            <w:b/>
            <w:bCs/>
            <w:color w:val="833C0B" w:themeColor="accent2" w:themeShade="80"/>
          </w:rPr>
          <w:delText>7</w:delText>
        </w:r>
        <w:r w:rsidR="0087297D" w:rsidRPr="00BE0232" w:rsidDel="002867E7">
          <w:rPr>
            <w:rFonts w:ascii="Arial" w:hAnsi="Arial" w:cs="Arial"/>
            <w:b/>
            <w:bCs/>
            <w:color w:val="833C0B" w:themeColor="accent2" w:themeShade="80"/>
          </w:rPr>
          <w:delText>)</w:delText>
        </w:r>
      </w:del>
    </w:p>
    <w:p w14:paraId="1E45C014" w14:textId="70CC36B6" w:rsidR="00704BB9" w:rsidRPr="00BE0232" w:rsidDel="002867E7" w:rsidRDefault="0048725D" w:rsidP="00704BB9">
      <w:pPr>
        <w:shd w:val="clear" w:color="auto" w:fill="FFFFFF"/>
        <w:spacing w:line="360" w:lineRule="auto"/>
        <w:jc w:val="both"/>
        <w:rPr>
          <w:del w:id="542" w:author="Pamidi,Sushma" w:date="2025-12-08T09:36:00Z" w16du:dateUtc="2025-12-08T15:36:00Z"/>
          <w:rFonts w:ascii="Arial" w:hAnsi="Arial" w:cs="Arial"/>
          <w:i/>
          <w:iCs/>
          <w:color w:val="000000" w:themeColor="text1"/>
          <w:sz w:val="21"/>
          <w:szCs w:val="21"/>
        </w:rPr>
      </w:pPr>
      <w:del w:id="543" w:author="Pamidi,Sushma" w:date="2025-12-08T09:36:00Z" w16du:dateUtc="2025-12-08T15:36:00Z">
        <w:r w:rsidRPr="00BE0232" w:rsidDel="002867E7">
          <w:rPr>
            <w:rFonts w:ascii="Arial" w:hAnsi="Arial" w:cs="Arial"/>
            <w:sz w:val="21"/>
            <w:szCs w:val="21"/>
          </w:rPr>
          <w:delText xml:space="preserve">Counsel submits </w:delText>
        </w:r>
        <w:r w:rsidR="00FE5891" w:rsidRPr="00BE0232" w:rsidDel="002867E7">
          <w:rPr>
            <w:rFonts w:ascii="Arial" w:hAnsi="Arial" w:cs="Arial"/>
            <w:sz w:val="21"/>
            <w:szCs w:val="21"/>
          </w:rPr>
          <w:delText>a</w:delText>
        </w:r>
        <w:r w:rsidR="00032B25" w:rsidRPr="00BE0232" w:rsidDel="002867E7">
          <w:rPr>
            <w:rFonts w:ascii="Arial" w:hAnsi="Arial" w:cs="Arial"/>
            <w:sz w:val="21"/>
            <w:szCs w:val="21"/>
          </w:rPr>
          <w:delText>n email</w:delText>
        </w:r>
        <w:r w:rsidR="00EF7548" w:rsidRPr="00BE0232" w:rsidDel="002867E7">
          <w:rPr>
            <w:rFonts w:ascii="Arial" w:hAnsi="Arial" w:cs="Arial"/>
            <w:sz w:val="21"/>
            <w:szCs w:val="21"/>
          </w:rPr>
          <w:delText xml:space="preserve"> sent to the Petitioner by </w:delText>
        </w:r>
        <w:r w:rsidR="00EF7548" w:rsidRPr="00BE0232" w:rsidDel="002867E7">
          <w:rPr>
            <w:rFonts w:ascii="Arial" w:hAnsi="Arial" w:cs="Arial"/>
            <w:b/>
            <w:bCs/>
            <w:sz w:val="21"/>
            <w:szCs w:val="21"/>
          </w:rPr>
          <w:delText>Ashwani Kaura, a Senior IT Manager at RxC Development</w:delText>
        </w:r>
        <w:r w:rsidR="00EF7548" w:rsidRPr="00BE0232" w:rsidDel="002867E7">
          <w:rPr>
            <w:rFonts w:ascii="Arial" w:hAnsi="Arial" w:cs="Arial"/>
            <w:sz w:val="21"/>
            <w:szCs w:val="21"/>
          </w:rPr>
          <w:delText>, expressed</w:delText>
        </w:r>
        <w:r w:rsidR="00032B25" w:rsidRPr="00BE0232" w:rsidDel="002867E7">
          <w:rPr>
            <w:rFonts w:ascii="Arial" w:hAnsi="Arial" w:cs="Arial"/>
            <w:sz w:val="21"/>
            <w:szCs w:val="21"/>
          </w:rPr>
          <w:delText xml:space="preserve"> as evidence of Mr. Ashwani´s gratitude for doing everything to make RPHAI go live. </w:delText>
        </w:r>
        <w:r w:rsidR="00704BB9" w:rsidRPr="00BE0232" w:rsidDel="002867E7">
          <w:rPr>
            <w:rFonts w:ascii="Arial" w:hAnsi="Arial" w:cs="Arial"/>
            <w:sz w:val="21"/>
            <w:szCs w:val="21"/>
          </w:rPr>
          <w:delText xml:space="preserve"> </w:delText>
        </w:r>
        <w:r w:rsidR="00704BB9" w:rsidRPr="00BE0232" w:rsidDel="002867E7">
          <w:rPr>
            <w:rFonts w:ascii="Arial" w:hAnsi="Arial" w:cs="Arial"/>
            <w:color w:val="000000" w:themeColor="text1"/>
            <w:sz w:val="21"/>
            <w:szCs w:val="21"/>
          </w:rPr>
          <w:delText>(</w:delText>
        </w:r>
        <w:r w:rsidR="00EF7548" w:rsidRPr="00BE0232" w:rsidDel="002867E7">
          <w:rPr>
            <w:rFonts w:ascii="Arial" w:hAnsi="Arial" w:cs="Arial"/>
            <w:i/>
            <w:iCs/>
            <w:color w:val="000000" w:themeColor="text1"/>
            <w:sz w:val="21"/>
            <w:szCs w:val="21"/>
          </w:rPr>
          <w:delText xml:space="preserve">Leading and Critical Role, </w:delText>
        </w:r>
        <w:r w:rsidR="00704BB9" w:rsidRPr="00BE0232" w:rsidDel="002867E7">
          <w:rPr>
            <w:rFonts w:ascii="Arial" w:hAnsi="Arial" w:cs="Arial"/>
            <w:i/>
            <w:iCs/>
            <w:color w:val="000000" w:themeColor="text1"/>
            <w:sz w:val="21"/>
            <w:szCs w:val="21"/>
          </w:rPr>
          <w:delText xml:space="preserve">Exhibit </w:delText>
        </w:r>
        <w:r w:rsidR="00483387" w:rsidRPr="00BE0232" w:rsidDel="002867E7">
          <w:rPr>
            <w:rFonts w:ascii="Arial" w:hAnsi="Arial" w:cs="Arial"/>
            <w:i/>
            <w:iCs/>
            <w:color w:val="000000" w:themeColor="text1"/>
            <w:sz w:val="21"/>
            <w:szCs w:val="21"/>
          </w:rPr>
          <w:delText>9</w:delText>
        </w:r>
        <w:r w:rsidR="00704BB9" w:rsidRPr="00BE0232" w:rsidDel="002867E7">
          <w:rPr>
            <w:rFonts w:ascii="Arial" w:hAnsi="Arial" w:cs="Arial"/>
            <w:i/>
            <w:iCs/>
            <w:color w:val="000000" w:themeColor="text1"/>
            <w:sz w:val="21"/>
            <w:szCs w:val="21"/>
          </w:rPr>
          <w:delText xml:space="preserve">: </w:delText>
        </w:r>
        <w:r w:rsidR="00EF7548" w:rsidRPr="00BE0232" w:rsidDel="002867E7">
          <w:rPr>
            <w:rFonts w:ascii="Arial" w:hAnsi="Arial" w:cs="Arial"/>
            <w:i/>
            <w:iCs/>
            <w:color w:val="000000" w:themeColor="text1"/>
            <w:sz w:val="21"/>
            <w:szCs w:val="21"/>
          </w:rPr>
          <w:delText>Petitioner´s Appreciation Email – Ashwani Kaura</w:delText>
        </w:r>
        <w:r w:rsidR="00704BB9" w:rsidRPr="00BE0232" w:rsidDel="002867E7">
          <w:rPr>
            <w:rFonts w:ascii="Arial" w:hAnsi="Arial" w:cs="Arial"/>
            <w:i/>
            <w:iCs/>
            <w:color w:val="000000" w:themeColor="text1"/>
            <w:sz w:val="21"/>
            <w:szCs w:val="21"/>
          </w:rPr>
          <w:delText>)</w:delText>
        </w:r>
        <w:r w:rsidR="00483387" w:rsidRPr="00BE0232" w:rsidDel="002867E7">
          <w:rPr>
            <w:rFonts w:ascii="Arial" w:hAnsi="Arial" w:cs="Arial"/>
            <w:i/>
            <w:iCs/>
            <w:color w:val="000000" w:themeColor="text1"/>
            <w:sz w:val="21"/>
            <w:szCs w:val="21"/>
          </w:rPr>
          <w:delText>.</w:delText>
        </w:r>
      </w:del>
    </w:p>
    <w:p w14:paraId="37A739A1" w14:textId="655BE43E" w:rsidR="00CA195C" w:rsidRPr="00BE0232" w:rsidDel="002867E7" w:rsidRDefault="00CA195C" w:rsidP="00704BB9">
      <w:pPr>
        <w:shd w:val="clear" w:color="auto" w:fill="FFFFFF"/>
        <w:spacing w:line="360" w:lineRule="auto"/>
        <w:jc w:val="both"/>
        <w:rPr>
          <w:del w:id="544" w:author="Pamidi,Sushma" w:date="2025-12-08T09:36:00Z" w16du:dateUtc="2025-12-08T15:36:00Z"/>
          <w:rFonts w:ascii="Arial" w:hAnsi="Arial" w:cs="Arial"/>
          <w:i/>
          <w:iCs/>
          <w:color w:val="000000" w:themeColor="text1"/>
          <w:sz w:val="21"/>
          <w:szCs w:val="21"/>
        </w:rPr>
      </w:pPr>
    </w:p>
    <w:p w14:paraId="2B636CD2" w14:textId="35D5DC46" w:rsidR="00CA195C" w:rsidRPr="00BE0232" w:rsidDel="002867E7" w:rsidRDefault="00CA195C" w:rsidP="00CA19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45" w:author="Pamidi,Sushma" w:date="2025-12-08T09:36:00Z" w16du:dateUtc="2025-12-08T15:36:00Z"/>
          <w:rFonts w:ascii="Arial" w:hAnsi="Arial" w:cs="Arial"/>
          <w:b/>
          <w:bCs/>
          <w:color w:val="833C0B" w:themeColor="accent2" w:themeShade="80"/>
        </w:rPr>
      </w:pPr>
      <w:del w:id="546" w:author="Pamidi,Sushma" w:date="2025-12-08T09:36:00Z" w16du:dateUtc="2025-12-08T15:36:00Z">
        <w:r w:rsidRPr="00BE0232" w:rsidDel="002867E7">
          <w:rPr>
            <w:rFonts w:ascii="Arial" w:hAnsi="Arial" w:cs="Arial"/>
            <w:b/>
            <w:bCs/>
            <w:color w:val="833C0B" w:themeColor="accent2" w:themeShade="80"/>
          </w:rPr>
          <w:delText>Petitioner´s Appreciation Email – Ashwani Kaura, Senior IT Manager at RxC Development – November 20, 2019 (</w:delText>
        </w:r>
        <w:r w:rsidR="006D72CF" w:rsidRPr="00BE0232" w:rsidDel="002867E7">
          <w:rPr>
            <w:rFonts w:ascii="Arial" w:hAnsi="Arial" w:cs="Arial"/>
            <w:b/>
            <w:bCs/>
            <w:color w:val="833C0B" w:themeColor="accent2" w:themeShade="80"/>
          </w:rPr>
          <w:delText>2</w:delText>
        </w:r>
        <w:r w:rsidRPr="00BE0232" w:rsidDel="002867E7">
          <w:rPr>
            <w:rFonts w:ascii="Arial" w:hAnsi="Arial" w:cs="Arial"/>
            <w:b/>
            <w:bCs/>
            <w:color w:val="833C0B" w:themeColor="accent2" w:themeShade="80"/>
          </w:rPr>
          <w:delText>/7)</w:delText>
        </w:r>
      </w:del>
    </w:p>
    <w:p w14:paraId="32DAB3BA" w14:textId="6A113736" w:rsidR="004F448F" w:rsidRPr="00BE0232" w:rsidDel="002867E7" w:rsidRDefault="00CA195C" w:rsidP="004F448F">
      <w:pPr>
        <w:shd w:val="clear" w:color="auto" w:fill="FFFFFF"/>
        <w:spacing w:line="360" w:lineRule="auto"/>
        <w:jc w:val="both"/>
        <w:rPr>
          <w:del w:id="547" w:author="Pamidi,Sushma" w:date="2025-12-08T09:36:00Z" w16du:dateUtc="2025-12-08T15:36:00Z"/>
          <w:rFonts w:ascii="Arial" w:hAnsi="Arial" w:cs="Arial"/>
          <w:i/>
          <w:iCs/>
          <w:color w:val="000000" w:themeColor="text1"/>
          <w:sz w:val="21"/>
          <w:szCs w:val="21"/>
        </w:rPr>
      </w:pPr>
      <w:del w:id="548" w:author="Pamidi,Sushma" w:date="2025-12-08T09:36:00Z" w16du:dateUtc="2025-12-08T15:36:00Z">
        <w:r w:rsidRPr="00BE0232" w:rsidDel="002867E7">
          <w:rPr>
            <w:rFonts w:ascii="Arial" w:hAnsi="Arial" w:cs="Arial"/>
            <w:sz w:val="21"/>
            <w:szCs w:val="21"/>
          </w:rPr>
          <w:delText>Counsel submits an email sent to the Petitioner</w:delText>
        </w:r>
        <w:r w:rsidR="00EB3981" w:rsidRPr="00BE0232" w:rsidDel="002867E7">
          <w:rPr>
            <w:rFonts w:ascii="Arial" w:hAnsi="Arial" w:cs="Arial"/>
            <w:sz w:val="21"/>
            <w:szCs w:val="21"/>
          </w:rPr>
          <w:delText>´s team</w:delText>
        </w:r>
        <w:r w:rsidRPr="00BE0232" w:rsidDel="002867E7">
          <w:rPr>
            <w:rFonts w:ascii="Arial" w:hAnsi="Arial" w:cs="Arial"/>
            <w:sz w:val="21"/>
            <w:szCs w:val="21"/>
          </w:rPr>
          <w:delText xml:space="preserve"> by </w:delText>
        </w:r>
        <w:r w:rsidRPr="00BE0232" w:rsidDel="002867E7">
          <w:rPr>
            <w:rFonts w:ascii="Arial" w:hAnsi="Arial" w:cs="Arial"/>
            <w:b/>
            <w:bCs/>
            <w:sz w:val="21"/>
            <w:szCs w:val="21"/>
          </w:rPr>
          <w:delText>Ashwani Kaura, a Senior IT Manager at RxC Development</w:delText>
        </w:r>
        <w:r w:rsidRPr="00BE0232" w:rsidDel="002867E7">
          <w:rPr>
            <w:rFonts w:ascii="Arial" w:hAnsi="Arial" w:cs="Arial"/>
            <w:sz w:val="21"/>
            <w:szCs w:val="21"/>
          </w:rPr>
          <w:delText xml:space="preserve">, as evidence of Mr. Ashwani´s appreciation of the Petitioner´s central role in pushing the program pretty hard. He </w:delText>
        </w:r>
        <w:r w:rsidR="004F448F" w:rsidRPr="00BE0232" w:rsidDel="002867E7">
          <w:rPr>
            <w:rFonts w:ascii="Arial" w:hAnsi="Arial" w:cs="Arial"/>
            <w:sz w:val="21"/>
            <w:szCs w:val="21"/>
          </w:rPr>
          <w:delText>praises</w:delText>
        </w:r>
        <w:r w:rsidRPr="00BE0232" w:rsidDel="002867E7">
          <w:rPr>
            <w:rFonts w:ascii="Arial" w:hAnsi="Arial" w:cs="Arial"/>
            <w:sz w:val="21"/>
            <w:szCs w:val="21"/>
          </w:rPr>
          <w:delText xml:space="preserve"> the Petitioner</w:delText>
        </w:r>
        <w:r w:rsidR="00EB3981" w:rsidRPr="00BE0232" w:rsidDel="002867E7">
          <w:rPr>
            <w:rFonts w:ascii="Arial" w:hAnsi="Arial" w:cs="Arial"/>
            <w:sz w:val="21"/>
            <w:szCs w:val="21"/>
          </w:rPr>
          <w:delText>'s</w:delText>
        </w:r>
        <w:r w:rsidRPr="00BE0232" w:rsidDel="002867E7">
          <w:rPr>
            <w:rFonts w:ascii="Arial" w:hAnsi="Arial" w:cs="Arial"/>
            <w:sz w:val="21"/>
            <w:szCs w:val="21"/>
          </w:rPr>
          <w:delText xml:space="preserve"> </w:delText>
        </w:r>
        <w:r w:rsidR="004F448F" w:rsidRPr="00BE0232" w:rsidDel="002867E7">
          <w:rPr>
            <w:rFonts w:ascii="Arial" w:hAnsi="Arial" w:cs="Arial"/>
            <w:sz w:val="21"/>
            <w:szCs w:val="21"/>
          </w:rPr>
          <w:delText>handling o</w:delText>
        </w:r>
        <w:r w:rsidR="00EB3981" w:rsidRPr="00BE0232" w:rsidDel="002867E7">
          <w:rPr>
            <w:rFonts w:ascii="Arial" w:hAnsi="Arial" w:cs="Arial"/>
            <w:sz w:val="21"/>
            <w:szCs w:val="21"/>
          </w:rPr>
          <w:delText>f</w:delText>
        </w:r>
        <w:r w:rsidR="004F448F" w:rsidRPr="00BE0232" w:rsidDel="002867E7">
          <w:rPr>
            <w:rFonts w:ascii="Arial" w:hAnsi="Arial" w:cs="Arial"/>
            <w:sz w:val="21"/>
            <w:szCs w:val="21"/>
          </w:rPr>
          <w:delText xml:space="preserve"> all the things which were brought to his notice. He also describes the Petitioner as hardworking, focused, creditable, </w:delText>
        </w:r>
        <w:r w:rsidR="00EB3981" w:rsidRPr="00BE0232" w:rsidDel="002867E7">
          <w:rPr>
            <w:rFonts w:ascii="Arial" w:hAnsi="Arial" w:cs="Arial"/>
            <w:sz w:val="21"/>
            <w:szCs w:val="21"/>
          </w:rPr>
          <w:delText xml:space="preserve">capable of </w:delText>
        </w:r>
        <w:r w:rsidR="004F448F" w:rsidRPr="00BE0232" w:rsidDel="002867E7">
          <w:rPr>
            <w:rFonts w:ascii="Arial" w:hAnsi="Arial" w:cs="Arial"/>
            <w:sz w:val="21"/>
            <w:szCs w:val="21"/>
          </w:rPr>
          <w:delText>articulat</w:delText>
        </w:r>
        <w:r w:rsidR="00EB3981" w:rsidRPr="00BE0232" w:rsidDel="002867E7">
          <w:rPr>
            <w:rFonts w:ascii="Arial" w:hAnsi="Arial" w:cs="Arial"/>
            <w:sz w:val="21"/>
            <w:szCs w:val="21"/>
          </w:rPr>
          <w:delText>ing</w:delText>
        </w:r>
        <w:r w:rsidR="004F448F" w:rsidRPr="00BE0232" w:rsidDel="002867E7">
          <w:rPr>
            <w:rFonts w:ascii="Arial" w:hAnsi="Arial" w:cs="Arial"/>
            <w:sz w:val="21"/>
            <w:szCs w:val="21"/>
          </w:rPr>
          <w:delText xml:space="preserve"> well and understand</w:delText>
        </w:r>
        <w:r w:rsidR="00EB3981" w:rsidRPr="00BE0232" w:rsidDel="002867E7">
          <w:rPr>
            <w:rFonts w:ascii="Arial" w:hAnsi="Arial" w:cs="Arial"/>
            <w:sz w:val="21"/>
            <w:szCs w:val="21"/>
          </w:rPr>
          <w:delText>ing</w:delText>
        </w:r>
        <w:r w:rsidR="004F448F" w:rsidRPr="00BE0232" w:rsidDel="002867E7">
          <w:rPr>
            <w:rFonts w:ascii="Arial" w:hAnsi="Arial" w:cs="Arial"/>
            <w:sz w:val="21"/>
            <w:szCs w:val="21"/>
          </w:rPr>
          <w:delText xml:space="preserve"> </w:delText>
        </w:r>
        <w:r w:rsidR="00EB3981" w:rsidRPr="00BE0232" w:rsidDel="002867E7">
          <w:rPr>
            <w:rFonts w:ascii="Arial" w:hAnsi="Arial" w:cs="Arial"/>
            <w:sz w:val="21"/>
            <w:szCs w:val="21"/>
          </w:rPr>
          <w:delText>every</w:delText>
        </w:r>
        <w:r w:rsidR="004F448F" w:rsidRPr="00BE0232" w:rsidDel="002867E7">
          <w:rPr>
            <w:rFonts w:ascii="Arial" w:hAnsi="Arial" w:cs="Arial"/>
            <w:sz w:val="21"/>
            <w:szCs w:val="21"/>
          </w:rPr>
          <w:delText xml:space="preserve">thing </w:delText>
        </w:r>
        <w:r w:rsidR="00EB3981" w:rsidRPr="00BE0232" w:rsidDel="002867E7">
          <w:rPr>
            <w:rFonts w:ascii="Arial" w:hAnsi="Arial" w:cs="Arial"/>
            <w:sz w:val="21"/>
            <w:szCs w:val="21"/>
          </w:rPr>
          <w:delText>t</w:delText>
        </w:r>
        <w:r w:rsidR="004F448F" w:rsidRPr="00BE0232" w:rsidDel="002867E7">
          <w:rPr>
            <w:rFonts w:ascii="Arial" w:hAnsi="Arial" w:cs="Arial"/>
            <w:sz w:val="21"/>
            <w:szCs w:val="21"/>
          </w:rPr>
          <w:delText>h</w:delText>
        </w:r>
        <w:r w:rsidR="00EB3981" w:rsidRPr="00BE0232" w:rsidDel="002867E7">
          <w:rPr>
            <w:rFonts w:ascii="Arial" w:hAnsi="Arial" w:cs="Arial"/>
            <w:sz w:val="21"/>
            <w:szCs w:val="21"/>
          </w:rPr>
          <w:delText>at</w:delText>
        </w:r>
        <w:r w:rsidR="004F448F" w:rsidRPr="00BE0232" w:rsidDel="002867E7">
          <w:rPr>
            <w:rFonts w:ascii="Arial" w:hAnsi="Arial" w:cs="Arial"/>
            <w:sz w:val="21"/>
            <w:szCs w:val="21"/>
          </w:rPr>
          <w:delText xml:space="preserve"> need</w:delText>
        </w:r>
        <w:r w:rsidR="00EB3981" w:rsidRPr="00BE0232" w:rsidDel="002867E7">
          <w:rPr>
            <w:rFonts w:ascii="Arial" w:hAnsi="Arial" w:cs="Arial"/>
            <w:sz w:val="21"/>
            <w:szCs w:val="21"/>
          </w:rPr>
          <w:delText>s</w:delText>
        </w:r>
        <w:r w:rsidR="004F448F" w:rsidRPr="00BE0232" w:rsidDel="002867E7">
          <w:rPr>
            <w:rFonts w:ascii="Arial" w:hAnsi="Arial" w:cs="Arial"/>
            <w:sz w:val="21"/>
            <w:szCs w:val="21"/>
          </w:rPr>
          <w:delText xml:space="preserve"> attention. The author admits that the Petitioner r</w:delText>
        </w:r>
        <w:r w:rsidR="00EB3981" w:rsidRPr="00BE0232" w:rsidDel="002867E7">
          <w:rPr>
            <w:rFonts w:ascii="Arial" w:hAnsi="Arial" w:cs="Arial"/>
            <w:sz w:val="21"/>
            <w:szCs w:val="21"/>
          </w:rPr>
          <w:delText>a</w:delText>
        </w:r>
        <w:r w:rsidR="004F448F" w:rsidRPr="00BE0232" w:rsidDel="002867E7">
          <w:rPr>
            <w:rFonts w:ascii="Arial" w:hAnsi="Arial" w:cs="Arial"/>
            <w:sz w:val="21"/>
            <w:szCs w:val="21"/>
          </w:rPr>
          <w:delText>n the program with t</w:delText>
        </w:r>
        <w:r w:rsidR="00EB3981" w:rsidRPr="00BE0232" w:rsidDel="002867E7">
          <w:rPr>
            <w:rFonts w:ascii="Arial" w:hAnsi="Arial" w:cs="Arial"/>
            <w:sz w:val="21"/>
            <w:szCs w:val="21"/>
          </w:rPr>
          <w:delText>he</w:delText>
        </w:r>
        <w:r w:rsidR="004F448F" w:rsidRPr="00BE0232" w:rsidDel="002867E7">
          <w:rPr>
            <w:rFonts w:ascii="Arial" w:hAnsi="Arial" w:cs="Arial"/>
            <w:sz w:val="21"/>
            <w:szCs w:val="21"/>
          </w:rPr>
          <w:delText xml:space="preserve"> most focused, strong will, conviction</w:delText>
        </w:r>
        <w:r w:rsidR="00EB3981" w:rsidRPr="00BE0232" w:rsidDel="002867E7">
          <w:rPr>
            <w:rFonts w:ascii="Arial" w:hAnsi="Arial" w:cs="Arial"/>
            <w:sz w:val="21"/>
            <w:szCs w:val="21"/>
          </w:rPr>
          <w:delText>,</w:delText>
        </w:r>
        <w:r w:rsidR="004F448F" w:rsidRPr="00BE0232" w:rsidDel="002867E7">
          <w:rPr>
            <w:rFonts w:ascii="Arial" w:hAnsi="Arial" w:cs="Arial"/>
            <w:sz w:val="21"/>
            <w:szCs w:val="21"/>
          </w:rPr>
          <w:delText xml:space="preserve"> and can-do attitude. </w:delText>
        </w:r>
        <w:r w:rsidR="004F448F" w:rsidRPr="00BE0232" w:rsidDel="002867E7">
          <w:rPr>
            <w:rFonts w:ascii="Arial" w:hAnsi="Arial" w:cs="Arial"/>
            <w:color w:val="000000" w:themeColor="text1"/>
            <w:sz w:val="21"/>
            <w:szCs w:val="21"/>
          </w:rPr>
          <w:delText>(</w:delText>
        </w:r>
        <w:r w:rsidR="004F448F" w:rsidRPr="00BE0232" w:rsidDel="002867E7">
          <w:rPr>
            <w:rFonts w:ascii="Arial" w:hAnsi="Arial" w:cs="Arial"/>
            <w:i/>
            <w:iCs/>
            <w:color w:val="000000" w:themeColor="text1"/>
            <w:sz w:val="21"/>
            <w:szCs w:val="21"/>
          </w:rPr>
          <w:delText>Leading and Critical Role, Exhibit 9A: Petitioner´s Appreciation Email – Ashwani Kaura).</w:delText>
        </w:r>
      </w:del>
    </w:p>
    <w:p w14:paraId="6EDC51F5" w14:textId="317FFAD8" w:rsidR="00CA195C" w:rsidRPr="00BE0232" w:rsidDel="002867E7" w:rsidRDefault="00CA195C" w:rsidP="00704BB9">
      <w:pPr>
        <w:shd w:val="clear" w:color="auto" w:fill="FFFFFF"/>
        <w:spacing w:line="360" w:lineRule="auto"/>
        <w:jc w:val="both"/>
        <w:rPr>
          <w:del w:id="549" w:author="Pamidi,Sushma" w:date="2025-12-08T09:36:00Z" w16du:dateUtc="2025-12-08T15:36:00Z"/>
          <w:rFonts w:ascii="Arial" w:hAnsi="Arial" w:cs="Arial"/>
          <w:i/>
          <w:iCs/>
          <w:color w:val="000000" w:themeColor="text1"/>
          <w:sz w:val="21"/>
          <w:szCs w:val="21"/>
        </w:rPr>
      </w:pPr>
    </w:p>
    <w:p w14:paraId="5B118158" w14:textId="409A9D15" w:rsidR="00EF7548" w:rsidRPr="00BE0232" w:rsidDel="002867E7" w:rsidRDefault="00EF7548" w:rsidP="00EF75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50" w:author="Pamidi,Sushma" w:date="2025-12-08T09:36:00Z" w16du:dateUtc="2025-12-08T15:36:00Z"/>
          <w:rFonts w:ascii="Arial" w:hAnsi="Arial" w:cs="Arial"/>
          <w:b/>
          <w:bCs/>
          <w:color w:val="833C0B" w:themeColor="accent2" w:themeShade="80"/>
        </w:rPr>
      </w:pPr>
      <w:del w:id="551" w:author="Pamidi,Sushma" w:date="2025-12-08T09:36:00Z" w16du:dateUtc="2025-12-08T15:36:00Z">
        <w:r w:rsidRPr="00BE0232" w:rsidDel="002867E7">
          <w:rPr>
            <w:rFonts w:ascii="Arial" w:hAnsi="Arial" w:cs="Arial"/>
            <w:b/>
            <w:bCs/>
            <w:color w:val="833C0B" w:themeColor="accent2" w:themeShade="80"/>
          </w:rPr>
          <w:delText xml:space="preserve">Petitioner´s Appreciation Email – Shrivastava Dhiresh, Senior Manager at PDM-EPPD – Enterprise Portfolio and Program Delivery – </w:delText>
        </w:r>
        <w:bookmarkStart w:id="552" w:name="_Hlk180018364"/>
        <w:r w:rsidR="0087297D" w:rsidRPr="00BE0232" w:rsidDel="002867E7">
          <w:rPr>
            <w:rFonts w:ascii="Arial" w:hAnsi="Arial" w:cs="Arial"/>
            <w:b/>
            <w:bCs/>
            <w:color w:val="833C0B" w:themeColor="accent2" w:themeShade="80"/>
          </w:rPr>
          <w:delText xml:space="preserve">CVS/Pharmacy </w:delText>
        </w:r>
        <w:bookmarkEnd w:id="552"/>
        <w:r w:rsidR="0087297D" w:rsidRPr="00BE0232" w:rsidDel="002867E7">
          <w:rPr>
            <w:rFonts w:ascii="Arial" w:hAnsi="Arial" w:cs="Arial"/>
            <w:b/>
            <w:bCs/>
            <w:color w:val="833C0B" w:themeColor="accent2" w:themeShade="80"/>
          </w:rPr>
          <w:delText>- December 1</w:delText>
        </w:r>
        <w:r w:rsidRPr="00BE0232" w:rsidDel="002867E7">
          <w:rPr>
            <w:rFonts w:ascii="Arial" w:hAnsi="Arial" w:cs="Arial"/>
            <w:b/>
            <w:bCs/>
            <w:color w:val="833C0B" w:themeColor="accent2" w:themeShade="80"/>
          </w:rPr>
          <w:delText>4, 20</w:delText>
        </w:r>
        <w:r w:rsidR="0087297D" w:rsidRPr="00BE0232" w:rsidDel="002867E7">
          <w:rPr>
            <w:rFonts w:ascii="Arial" w:hAnsi="Arial" w:cs="Arial"/>
            <w:b/>
            <w:bCs/>
            <w:color w:val="833C0B" w:themeColor="accent2" w:themeShade="80"/>
          </w:rPr>
          <w:delText>18 (</w:delText>
        </w:r>
        <w:r w:rsidR="006D72CF" w:rsidRPr="00BE0232" w:rsidDel="002867E7">
          <w:rPr>
            <w:rFonts w:ascii="Arial" w:hAnsi="Arial" w:cs="Arial"/>
            <w:b/>
            <w:bCs/>
            <w:color w:val="833C0B" w:themeColor="accent2" w:themeShade="80"/>
          </w:rPr>
          <w:delText>3</w:delText>
        </w:r>
        <w:r w:rsidR="0087297D"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0087297D" w:rsidRPr="00BE0232" w:rsidDel="002867E7">
          <w:rPr>
            <w:rFonts w:ascii="Arial" w:hAnsi="Arial" w:cs="Arial"/>
            <w:b/>
            <w:bCs/>
            <w:color w:val="833C0B" w:themeColor="accent2" w:themeShade="80"/>
          </w:rPr>
          <w:delText>)</w:delText>
        </w:r>
      </w:del>
    </w:p>
    <w:p w14:paraId="499BE6A8" w14:textId="4DAAD828" w:rsidR="00EF7548" w:rsidRPr="00BE0232" w:rsidDel="002867E7" w:rsidRDefault="00EF7548" w:rsidP="00EF7548">
      <w:pPr>
        <w:shd w:val="clear" w:color="auto" w:fill="FFFFFF"/>
        <w:spacing w:line="360" w:lineRule="auto"/>
        <w:jc w:val="both"/>
        <w:rPr>
          <w:del w:id="553" w:author="Pamidi,Sushma" w:date="2025-12-08T09:36:00Z" w16du:dateUtc="2025-12-08T15:36:00Z"/>
          <w:rFonts w:ascii="Arial" w:hAnsi="Arial" w:cs="Arial"/>
          <w:i/>
          <w:iCs/>
          <w:color w:val="000000" w:themeColor="text1"/>
          <w:sz w:val="21"/>
          <w:szCs w:val="21"/>
        </w:rPr>
      </w:pPr>
      <w:del w:id="554"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0087297D" w:rsidRPr="00BE0232" w:rsidDel="002867E7">
          <w:rPr>
            <w:rFonts w:ascii="Arial" w:hAnsi="Arial" w:cs="Arial"/>
            <w:b/>
            <w:bCs/>
            <w:sz w:val="21"/>
            <w:szCs w:val="21"/>
          </w:rPr>
          <w:delText>Shrivastava Dhiresh, Senior Manager at PDM-EPPD – Enterprise Portfolio and Program Delivery</w:delText>
        </w:r>
        <w:r w:rsidR="005A43B3" w:rsidRPr="00BE0232" w:rsidDel="002867E7">
          <w:rPr>
            <w:rFonts w:ascii="Arial" w:hAnsi="Arial" w:cs="Arial"/>
            <w:b/>
            <w:bCs/>
            <w:sz w:val="21"/>
            <w:szCs w:val="21"/>
          </w:rPr>
          <w:delText>_ CVS/Pharmacy</w:delText>
        </w:r>
        <w:r w:rsidRPr="00BE0232" w:rsidDel="002867E7">
          <w:rPr>
            <w:rFonts w:ascii="Arial" w:hAnsi="Arial" w:cs="Arial"/>
            <w:sz w:val="21"/>
            <w:szCs w:val="21"/>
          </w:rPr>
          <w:delText xml:space="preserve">, </w:delText>
        </w:r>
        <w:r w:rsidR="0087297D" w:rsidRPr="00BE0232" w:rsidDel="002867E7">
          <w:rPr>
            <w:rFonts w:ascii="Arial" w:hAnsi="Arial" w:cs="Arial"/>
            <w:sz w:val="21"/>
            <w:szCs w:val="21"/>
          </w:rPr>
          <w:delText xml:space="preserve">as evidence of his </w:delText>
        </w:r>
        <w:r w:rsidRPr="00BE0232" w:rsidDel="002867E7">
          <w:rPr>
            <w:rFonts w:ascii="Arial" w:hAnsi="Arial" w:cs="Arial"/>
            <w:sz w:val="21"/>
            <w:szCs w:val="21"/>
          </w:rPr>
          <w:delText xml:space="preserve">expressed gratitude for </w:delText>
        </w:r>
        <w:r w:rsidR="0087297D" w:rsidRPr="00BE0232" w:rsidDel="002867E7">
          <w:rPr>
            <w:rFonts w:ascii="Arial" w:hAnsi="Arial" w:cs="Arial"/>
            <w:sz w:val="21"/>
            <w:szCs w:val="21"/>
          </w:rPr>
          <w:delText>the successful completion of the project.</w:delText>
        </w:r>
        <w:r w:rsidRPr="00BE0232" w:rsidDel="002867E7">
          <w:rPr>
            <w:rFonts w:ascii="Arial" w:hAnsi="Arial" w:cs="Arial"/>
            <w:sz w:val="21"/>
            <w:szCs w:val="21"/>
          </w:rPr>
          <w:delText xml:space="preserv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 xml:space="preserve">Leading and Critical Role, Exhibit </w:delText>
        </w:r>
        <w:r w:rsidR="0087297D" w:rsidRPr="00BE0232" w:rsidDel="002867E7">
          <w:rPr>
            <w:rFonts w:ascii="Arial" w:hAnsi="Arial" w:cs="Arial"/>
            <w:i/>
            <w:iCs/>
            <w:color w:val="000000" w:themeColor="text1"/>
            <w:sz w:val="21"/>
            <w:szCs w:val="21"/>
          </w:rPr>
          <w:delText>10</w:delText>
        </w:r>
        <w:r w:rsidRPr="00BE0232" w:rsidDel="002867E7">
          <w:rPr>
            <w:rFonts w:ascii="Arial" w:hAnsi="Arial" w:cs="Arial"/>
            <w:i/>
            <w:iCs/>
            <w:color w:val="000000" w:themeColor="text1"/>
            <w:sz w:val="21"/>
            <w:szCs w:val="21"/>
          </w:rPr>
          <w:delText>: Petitioner´s Appreciation Email –</w:delText>
        </w:r>
        <w:r w:rsidR="0087297D" w:rsidRPr="00BE0232" w:rsidDel="002867E7">
          <w:rPr>
            <w:rFonts w:ascii="Arial" w:hAnsi="Arial" w:cs="Arial"/>
            <w:i/>
            <w:iCs/>
            <w:color w:val="000000" w:themeColor="text1"/>
            <w:sz w:val="21"/>
            <w:szCs w:val="21"/>
          </w:rPr>
          <w:delText xml:space="preserve"> Shrivastava Dhiresh</w:delText>
        </w:r>
        <w:r w:rsidRPr="00BE0232" w:rsidDel="002867E7">
          <w:rPr>
            <w:rFonts w:ascii="Arial" w:hAnsi="Arial" w:cs="Arial"/>
            <w:i/>
            <w:iCs/>
            <w:color w:val="000000" w:themeColor="text1"/>
            <w:sz w:val="21"/>
            <w:szCs w:val="21"/>
          </w:rPr>
          <w:delText>).</w:delText>
        </w:r>
      </w:del>
    </w:p>
    <w:p w14:paraId="1D1443DD" w14:textId="2E3346EE" w:rsidR="00EF7548" w:rsidRPr="00BE0232" w:rsidDel="002867E7" w:rsidRDefault="00EF7548" w:rsidP="00704BB9">
      <w:pPr>
        <w:shd w:val="clear" w:color="auto" w:fill="FFFFFF"/>
        <w:spacing w:line="360" w:lineRule="auto"/>
        <w:jc w:val="both"/>
        <w:rPr>
          <w:del w:id="555" w:author="Pamidi,Sushma" w:date="2025-12-08T09:36:00Z" w16du:dateUtc="2025-12-08T15:36:00Z"/>
          <w:rFonts w:ascii="Arial" w:hAnsi="Arial" w:cs="Arial"/>
          <w:i/>
          <w:iCs/>
          <w:color w:val="000000" w:themeColor="text1"/>
          <w:sz w:val="21"/>
          <w:szCs w:val="21"/>
        </w:rPr>
      </w:pPr>
    </w:p>
    <w:bookmarkEnd w:id="539"/>
    <w:p w14:paraId="139AB225" w14:textId="684D07E1" w:rsidR="0087297D" w:rsidRPr="00BE0232" w:rsidDel="002867E7" w:rsidRDefault="0087297D" w:rsidP="008729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56" w:author="Pamidi,Sushma" w:date="2025-12-08T09:36:00Z" w16du:dateUtc="2025-12-08T15:36:00Z"/>
          <w:rFonts w:ascii="Arial" w:hAnsi="Arial" w:cs="Arial"/>
          <w:b/>
          <w:bCs/>
          <w:color w:val="833C0B" w:themeColor="accent2" w:themeShade="80"/>
        </w:rPr>
      </w:pPr>
      <w:del w:id="557" w:author="Pamidi,Sushma" w:date="2025-12-08T09:36:00Z" w16du:dateUtc="2025-12-08T15:36:00Z">
        <w:r w:rsidRPr="00BE0232" w:rsidDel="002867E7">
          <w:rPr>
            <w:rFonts w:ascii="Arial" w:hAnsi="Arial" w:cs="Arial"/>
            <w:b/>
            <w:bCs/>
            <w:color w:val="833C0B" w:themeColor="accent2" w:themeShade="80"/>
          </w:rPr>
          <w:delText xml:space="preserve">Petitioner´s Appreciation Email – </w:delText>
        </w:r>
        <w:bookmarkStart w:id="558" w:name="_Hlk180018534"/>
        <w:r w:rsidRPr="00BE0232" w:rsidDel="002867E7">
          <w:rPr>
            <w:rFonts w:ascii="Arial" w:hAnsi="Arial" w:cs="Arial"/>
            <w:b/>
            <w:bCs/>
            <w:color w:val="833C0B" w:themeColor="accent2" w:themeShade="80"/>
          </w:rPr>
          <w:delText>Javlekar Dhananjay</w:delText>
        </w:r>
        <w:bookmarkEnd w:id="558"/>
        <w:r w:rsidRPr="00BE0232" w:rsidDel="002867E7">
          <w:rPr>
            <w:rFonts w:ascii="Arial" w:hAnsi="Arial" w:cs="Arial"/>
            <w:b/>
            <w:bCs/>
            <w:color w:val="833C0B" w:themeColor="accent2" w:themeShade="80"/>
          </w:rPr>
          <w:delText>, Senior Manager at PDM-EPPD – Enterprise Portfolio and Program Delivery - CVS/Pharmacy – December 14, 2018 (</w:delText>
        </w:r>
        <w:r w:rsidR="006D72CF" w:rsidRPr="00BE0232" w:rsidDel="002867E7">
          <w:rPr>
            <w:rFonts w:ascii="Arial" w:hAnsi="Arial" w:cs="Arial"/>
            <w:b/>
            <w:bCs/>
            <w:color w:val="833C0B" w:themeColor="accent2" w:themeShade="80"/>
          </w:rPr>
          <w:delText>4</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56A3328B" w14:textId="32E2BCF3" w:rsidR="00044050" w:rsidRPr="00BE0232" w:rsidDel="002867E7" w:rsidRDefault="0087297D" w:rsidP="0087297D">
      <w:pPr>
        <w:shd w:val="clear" w:color="auto" w:fill="FFFFFF"/>
        <w:spacing w:line="360" w:lineRule="auto"/>
        <w:jc w:val="both"/>
        <w:rPr>
          <w:del w:id="559" w:author="Pamidi,Sushma" w:date="2025-12-08T09:36:00Z" w16du:dateUtc="2025-12-08T15:36:00Z"/>
          <w:rFonts w:ascii="Arial" w:hAnsi="Arial" w:cs="Arial"/>
          <w:i/>
          <w:iCs/>
          <w:color w:val="000000" w:themeColor="text1"/>
          <w:sz w:val="21"/>
          <w:szCs w:val="21"/>
        </w:rPr>
      </w:pPr>
      <w:bookmarkStart w:id="560" w:name="_Hlk180021094"/>
      <w:del w:id="561"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Javlekar Dhananjay, Senior Manager at PDM-EPPD – Enterprise Portfolio and Program Delivery</w:delText>
        </w:r>
        <w:r w:rsidR="005A43B3" w:rsidRPr="00BE0232" w:rsidDel="002867E7">
          <w:rPr>
            <w:rFonts w:ascii="Arial" w:hAnsi="Arial" w:cs="Arial"/>
            <w:b/>
            <w:bCs/>
            <w:sz w:val="21"/>
            <w:szCs w:val="21"/>
          </w:rPr>
          <w:delText xml:space="preserve"> – CVS/Pharmacy</w:delText>
        </w:r>
        <w:r w:rsidRPr="00BE0232" w:rsidDel="002867E7">
          <w:rPr>
            <w:rFonts w:ascii="Arial" w:hAnsi="Arial" w:cs="Arial"/>
            <w:b/>
            <w:bCs/>
            <w:sz w:val="21"/>
            <w:szCs w:val="21"/>
          </w:rPr>
          <w:delText>,</w:delText>
        </w:r>
        <w:r w:rsidRPr="00BE0232" w:rsidDel="002867E7">
          <w:rPr>
            <w:rFonts w:ascii="Arial" w:hAnsi="Arial" w:cs="Arial"/>
            <w:sz w:val="21"/>
            <w:szCs w:val="21"/>
          </w:rPr>
          <w:delText xml:space="preserve"> as evidence of his expressed </w:delText>
        </w:r>
        <w:r w:rsidR="005A43B3" w:rsidRPr="00BE0232" w:rsidDel="002867E7">
          <w:rPr>
            <w:rFonts w:ascii="Arial" w:hAnsi="Arial" w:cs="Arial"/>
            <w:sz w:val="21"/>
            <w:szCs w:val="21"/>
          </w:rPr>
          <w:delText xml:space="preserve">appreciation to the Petitioner´s hard work and attention to detail. </w:delText>
        </w:r>
        <w:r w:rsidRPr="00BE0232" w:rsidDel="002867E7">
          <w:rPr>
            <w:rFonts w:ascii="Arial" w:hAnsi="Arial" w:cs="Arial"/>
            <w:sz w:val="21"/>
            <w:szCs w:val="21"/>
          </w:rPr>
          <w:delText xml:space="preserv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5A43B3" w:rsidRPr="00BE0232" w:rsidDel="002867E7">
          <w:rPr>
            <w:rFonts w:ascii="Arial" w:hAnsi="Arial" w:cs="Arial"/>
            <w:i/>
            <w:iCs/>
            <w:color w:val="000000" w:themeColor="text1"/>
            <w:sz w:val="21"/>
            <w:szCs w:val="21"/>
          </w:rPr>
          <w:delText>1</w:delText>
        </w:r>
        <w:r w:rsidRPr="00BE0232" w:rsidDel="002867E7">
          <w:rPr>
            <w:rFonts w:ascii="Arial" w:hAnsi="Arial" w:cs="Arial"/>
            <w:i/>
            <w:iCs/>
            <w:color w:val="000000" w:themeColor="text1"/>
            <w:sz w:val="21"/>
            <w:szCs w:val="21"/>
          </w:rPr>
          <w:delText>: Petitioner´s Appreciation Email –</w:delText>
        </w:r>
        <w:r w:rsidR="005A43B3" w:rsidRPr="00BE0232" w:rsidDel="002867E7">
          <w:rPr>
            <w:rFonts w:ascii="Arial" w:hAnsi="Arial" w:cs="Arial"/>
            <w:i/>
            <w:iCs/>
            <w:color w:val="000000" w:themeColor="text1"/>
            <w:sz w:val="21"/>
            <w:szCs w:val="21"/>
          </w:rPr>
          <w:delText>Javlekar Dhananjay</w:delText>
        </w:r>
        <w:r w:rsidR="00C828BB" w:rsidRPr="00BE0232" w:rsidDel="002867E7">
          <w:rPr>
            <w:rFonts w:ascii="Arial" w:hAnsi="Arial" w:cs="Arial"/>
            <w:i/>
            <w:iCs/>
            <w:color w:val="000000" w:themeColor="text1"/>
            <w:sz w:val="21"/>
            <w:szCs w:val="21"/>
          </w:rPr>
          <w:delText>).</w:delText>
        </w:r>
      </w:del>
    </w:p>
    <w:bookmarkEnd w:id="560"/>
    <w:p w14:paraId="1FB9E92E" w14:textId="3F77925D" w:rsidR="00AD29EC" w:rsidRPr="00BE0232" w:rsidDel="002867E7" w:rsidRDefault="00AD29EC" w:rsidP="0087297D">
      <w:pPr>
        <w:shd w:val="clear" w:color="auto" w:fill="FFFFFF"/>
        <w:spacing w:line="360" w:lineRule="auto"/>
        <w:jc w:val="both"/>
        <w:rPr>
          <w:del w:id="562" w:author="Pamidi,Sushma" w:date="2025-12-08T09:36:00Z" w16du:dateUtc="2025-12-08T15:36:00Z"/>
          <w:rFonts w:ascii="Arial" w:hAnsi="Arial" w:cs="Arial"/>
          <w:i/>
          <w:iCs/>
          <w:color w:val="000000" w:themeColor="text1"/>
          <w:sz w:val="21"/>
          <w:szCs w:val="21"/>
        </w:rPr>
      </w:pPr>
    </w:p>
    <w:p w14:paraId="3F2CD03B" w14:textId="379CFFCF" w:rsidR="00C828BB" w:rsidRPr="00BE0232" w:rsidDel="002867E7" w:rsidRDefault="00C828BB" w:rsidP="00C828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63" w:author="Pamidi,Sushma" w:date="2025-12-08T09:36:00Z" w16du:dateUtc="2025-12-08T15:36:00Z"/>
          <w:rFonts w:ascii="Arial" w:hAnsi="Arial" w:cs="Arial"/>
          <w:b/>
          <w:bCs/>
          <w:color w:val="833C0B" w:themeColor="accent2" w:themeShade="80"/>
        </w:rPr>
      </w:pPr>
      <w:del w:id="564" w:author="Pamidi,Sushma" w:date="2025-12-08T09:36:00Z" w16du:dateUtc="2025-12-08T15:36:00Z">
        <w:r w:rsidRPr="00BE0232" w:rsidDel="002867E7">
          <w:rPr>
            <w:rFonts w:ascii="Arial" w:hAnsi="Arial" w:cs="Arial"/>
            <w:b/>
            <w:bCs/>
            <w:color w:val="833C0B" w:themeColor="accent2" w:themeShade="80"/>
          </w:rPr>
          <w:delText>Petitioner´s Appreciation Email – Ravishankar Vijay, Senior Manager at PDM-EPPD – CVS/Pharmacy – December 14, 2018 (</w:delText>
        </w:r>
        <w:r w:rsidR="006D72CF" w:rsidRPr="00BE0232" w:rsidDel="002867E7">
          <w:rPr>
            <w:rFonts w:ascii="Arial" w:hAnsi="Arial" w:cs="Arial"/>
            <w:b/>
            <w:bCs/>
            <w:color w:val="833C0B" w:themeColor="accent2" w:themeShade="80"/>
          </w:rPr>
          <w:delText>5</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7B7D4198" w14:textId="12BC5ABA" w:rsidR="00C828BB" w:rsidRPr="00BE0232" w:rsidDel="002867E7" w:rsidRDefault="00C828BB" w:rsidP="00C828BB">
      <w:pPr>
        <w:shd w:val="clear" w:color="auto" w:fill="FFFFFF"/>
        <w:spacing w:line="360" w:lineRule="auto"/>
        <w:jc w:val="both"/>
        <w:rPr>
          <w:del w:id="565" w:author="Pamidi,Sushma" w:date="2025-12-08T09:36:00Z" w16du:dateUtc="2025-12-08T15:36:00Z"/>
          <w:rFonts w:ascii="Arial" w:hAnsi="Arial" w:cs="Arial"/>
          <w:i/>
          <w:iCs/>
          <w:color w:val="000000" w:themeColor="text1"/>
          <w:sz w:val="21"/>
          <w:szCs w:val="21"/>
        </w:rPr>
      </w:pPr>
      <w:bookmarkStart w:id="566" w:name="_Hlk180072544"/>
      <w:del w:id="567"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Ravishankar Vijay, a Senior Manager at PDM-EPPD – CVS/Pharmacy</w:delText>
        </w:r>
        <w:r w:rsidRPr="00BE0232" w:rsidDel="002867E7">
          <w:rPr>
            <w:rFonts w:ascii="Arial" w:hAnsi="Arial" w:cs="Arial"/>
            <w:sz w:val="21"/>
            <w:szCs w:val="21"/>
          </w:rPr>
          <w:delText xml:space="preserve">, as evidence of his appreciation </w:delText>
        </w:r>
        <w:r w:rsidR="00553A7B" w:rsidRPr="00BE0232" w:rsidDel="002867E7">
          <w:rPr>
            <w:rFonts w:ascii="Arial" w:hAnsi="Arial" w:cs="Arial"/>
            <w:sz w:val="21"/>
            <w:szCs w:val="21"/>
          </w:rPr>
          <w:delText>f</w:delText>
        </w:r>
        <w:r w:rsidRPr="00BE0232" w:rsidDel="002867E7">
          <w:rPr>
            <w:rFonts w:ascii="Arial" w:hAnsi="Arial" w:cs="Arial"/>
            <w:sz w:val="21"/>
            <w:szCs w:val="21"/>
          </w:rPr>
          <w:delText>o</w:delText>
        </w:r>
        <w:r w:rsidR="00553A7B" w:rsidRPr="00BE0232" w:rsidDel="002867E7">
          <w:rPr>
            <w:rFonts w:ascii="Arial" w:hAnsi="Arial" w:cs="Arial"/>
            <w:sz w:val="21"/>
            <w:szCs w:val="21"/>
          </w:rPr>
          <w:delText>r</w:delText>
        </w:r>
        <w:r w:rsidRPr="00BE0232" w:rsidDel="002867E7">
          <w:rPr>
            <w:rFonts w:ascii="Arial" w:hAnsi="Arial" w:cs="Arial"/>
            <w:sz w:val="21"/>
            <w:szCs w:val="21"/>
          </w:rPr>
          <w:delText xml:space="preserve"> the Petitioner´s hard</w:delText>
        </w:r>
        <w:r w:rsidR="00553A7B" w:rsidRPr="00BE0232" w:rsidDel="002867E7">
          <w:rPr>
            <w:rFonts w:ascii="Arial" w:hAnsi="Arial" w:cs="Arial"/>
            <w:sz w:val="21"/>
            <w:szCs w:val="21"/>
          </w:rPr>
          <w:delText xml:space="preserve"> </w:delText>
        </w:r>
        <w:r w:rsidR="00BB444B" w:rsidRPr="00BE0232" w:rsidDel="002867E7">
          <w:rPr>
            <w:rFonts w:ascii="Arial" w:hAnsi="Arial" w:cs="Arial"/>
            <w:sz w:val="21"/>
            <w:szCs w:val="21"/>
          </w:rPr>
          <w:delText xml:space="preserve">work </w:delText>
        </w:r>
        <w:r w:rsidR="00553A7B" w:rsidRPr="00BE0232" w:rsidDel="002867E7">
          <w:rPr>
            <w:rFonts w:ascii="Arial" w:hAnsi="Arial" w:cs="Arial"/>
            <w:sz w:val="21"/>
            <w:szCs w:val="21"/>
          </w:rPr>
          <w:delText xml:space="preserve">in R29.1. Mr. Ravishankar acknowledges the project's complexity during its release and the Petitioner's great performance.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553A7B" w:rsidRPr="00BE0232" w:rsidDel="002867E7">
          <w:rPr>
            <w:rFonts w:ascii="Arial" w:hAnsi="Arial" w:cs="Arial"/>
            <w:i/>
            <w:iCs/>
            <w:color w:val="000000" w:themeColor="text1"/>
            <w:sz w:val="21"/>
            <w:szCs w:val="21"/>
          </w:rPr>
          <w:delText>2</w:delText>
        </w:r>
        <w:r w:rsidRPr="00BE0232" w:rsidDel="002867E7">
          <w:rPr>
            <w:rFonts w:ascii="Arial" w:hAnsi="Arial" w:cs="Arial"/>
            <w:i/>
            <w:iCs/>
            <w:color w:val="000000" w:themeColor="text1"/>
            <w:sz w:val="21"/>
            <w:szCs w:val="21"/>
          </w:rPr>
          <w:delText>: Petitioner´s Appreciation Email –</w:delText>
        </w:r>
        <w:r w:rsidR="00553A7B" w:rsidRPr="00BE0232" w:rsidDel="002867E7">
          <w:rPr>
            <w:rFonts w:ascii="Arial" w:hAnsi="Arial" w:cs="Arial"/>
            <w:i/>
            <w:iCs/>
            <w:color w:val="000000" w:themeColor="text1"/>
            <w:sz w:val="21"/>
            <w:szCs w:val="21"/>
          </w:rPr>
          <w:delText>Ravishankar Vijay</w:delText>
        </w:r>
        <w:r w:rsidRPr="00BE0232" w:rsidDel="002867E7">
          <w:rPr>
            <w:rFonts w:ascii="Arial" w:hAnsi="Arial" w:cs="Arial"/>
            <w:i/>
            <w:iCs/>
            <w:color w:val="000000" w:themeColor="text1"/>
            <w:sz w:val="21"/>
            <w:szCs w:val="21"/>
          </w:rPr>
          <w:delText>).</w:delText>
        </w:r>
      </w:del>
    </w:p>
    <w:bookmarkEnd w:id="566"/>
    <w:p w14:paraId="5F4877DC" w14:textId="5EF15CA6" w:rsidR="00AD29EC" w:rsidRPr="00BE0232" w:rsidDel="002867E7" w:rsidRDefault="00AD29EC" w:rsidP="0087297D">
      <w:pPr>
        <w:shd w:val="clear" w:color="auto" w:fill="FFFFFF"/>
        <w:spacing w:line="360" w:lineRule="auto"/>
        <w:jc w:val="both"/>
        <w:rPr>
          <w:del w:id="568" w:author="Pamidi,Sushma" w:date="2025-12-08T09:36:00Z" w16du:dateUtc="2025-12-08T15:36:00Z"/>
          <w:rFonts w:ascii="Arial" w:hAnsi="Arial" w:cs="Arial"/>
          <w:i/>
          <w:iCs/>
          <w:color w:val="000000" w:themeColor="text1"/>
          <w:sz w:val="21"/>
          <w:szCs w:val="21"/>
        </w:rPr>
      </w:pPr>
    </w:p>
    <w:p w14:paraId="036D0655" w14:textId="498760F6" w:rsidR="001C2E57" w:rsidRPr="00BE0232" w:rsidDel="002867E7" w:rsidRDefault="001C2E57" w:rsidP="001C2E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69" w:author="Pamidi,Sushma" w:date="2025-12-08T09:36:00Z" w16du:dateUtc="2025-12-08T15:36:00Z"/>
          <w:rFonts w:ascii="Arial" w:hAnsi="Arial" w:cs="Arial"/>
          <w:b/>
          <w:bCs/>
          <w:color w:val="833C0B" w:themeColor="accent2" w:themeShade="80"/>
        </w:rPr>
      </w:pPr>
      <w:del w:id="570" w:author="Pamidi,Sushma" w:date="2025-12-08T09:36:00Z" w16du:dateUtc="2025-12-08T15:36:00Z">
        <w:r w:rsidRPr="00BE0232" w:rsidDel="002867E7">
          <w:rPr>
            <w:rFonts w:ascii="Arial" w:hAnsi="Arial" w:cs="Arial"/>
            <w:b/>
            <w:bCs/>
            <w:color w:val="833C0B" w:themeColor="accent2" w:themeShade="80"/>
          </w:rPr>
          <w:delText>Petitioner´s Appreciation Email – Lalit Koul, Director at EPPD - CVS/Pharmacy – December 14, 2018 (</w:delText>
        </w:r>
        <w:r w:rsidR="006D72CF" w:rsidRPr="00BE0232" w:rsidDel="002867E7">
          <w:rPr>
            <w:rFonts w:ascii="Arial" w:hAnsi="Arial" w:cs="Arial"/>
            <w:b/>
            <w:bCs/>
            <w:color w:val="833C0B" w:themeColor="accent2" w:themeShade="80"/>
          </w:rPr>
          <w:delText>6</w:delText>
        </w:r>
        <w:r w:rsidR="00BB444B"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1F175756" w14:textId="5DD11339" w:rsidR="001C2E57" w:rsidRPr="00BE0232" w:rsidDel="002867E7" w:rsidRDefault="00BB444B" w:rsidP="00CA195C">
      <w:pPr>
        <w:shd w:val="clear" w:color="auto" w:fill="FFFFFF"/>
        <w:spacing w:line="360" w:lineRule="auto"/>
        <w:jc w:val="both"/>
        <w:rPr>
          <w:del w:id="571" w:author="Pamidi,Sushma" w:date="2025-12-08T09:36:00Z" w16du:dateUtc="2025-12-08T15:36:00Z"/>
          <w:rFonts w:ascii="Arial" w:hAnsi="Arial" w:cs="Arial"/>
          <w:i/>
          <w:iCs/>
          <w:color w:val="000000" w:themeColor="text1"/>
          <w:sz w:val="21"/>
          <w:szCs w:val="21"/>
        </w:rPr>
      </w:pPr>
      <w:del w:id="572"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Lalit Koul, Director at EPPD - CVS/Pharmacy</w:delText>
        </w:r>
        <w:r w:rsidRPr="00BE0232" w:rsidDel="002867E7">
          <w:rPr>
            <w:rFonts w:ascii="Arial" w:hAnsi="Arial" w:cs="Arial"/>
            <w:sz w:val="21"/>
            <w:szCs w:val="21"/>
          </w:rPr>
          <w:delText>, as evidence of his appreciation</w:delText>
        </w:r>
        <w:r w:rsidR="00765899" w:rsidRPr="00BE0232" w:rsidDel="002867E7">
          <w:rPr>
            <w:rFonts w:ascii="Arial" w:hAnsi="Arial" w:cs="Arial"/>
            <w:sz w:val="21"/>
            <w:szCs w:val="21"/>
          </w:rPr>
          <w:delText xml:space="preserve"> of</w:delText>
        </w:r>
        <w:r w:rsidRPr="00BE0232" w:rsidDel="002867E7">
          <w:rPr>
            <w:rFonts w:ascii="Arial" w:hAnsi="Arial" w:cs="Arial"/>
            <w:sz w:val="21"/>
            <w:szCs w:val="21"/>
          </w:rPr>
          <w:delText xml:space="preserve"> the Petitioner´s hard work.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AD3F6A" w:rsidRPr="00BE0232" w:rsidDel="002867E7">
          <w:rPr>
            <w:rFonts w:ascii="Arial" w:hAnsi="Arial" w:cs="Arial"/>
            <w:i/>
            <w:iCs/>
            <w:color w:val="000000" w:themeColor="text1"/>
            <w:sz w:val="21"/>
            <w:szCs w:val="21"/>
          </w:rPr>
          <w:delText>3</w:delText>
        </w:r>
        <w:r w:rsidRPr="00BE0232" w:rsidDel="002867E7">
          <w:rPr>
            <w:rFonts w:ascii="Arial" w:hAnsi="Arial" w:cs="Arial"/>
            <w:i/>
            <w:iCs/>
            <w:color w:val="000000" w:themeColor="text1"/>
            <w:sz w:val="21"/>
            <w:szCs w:val="21"/>
          </w:rPr>
          <w:delText>: Petitioner´s Appreciation Email –</w:delText>
        </w:r>
        <w:r w:rsidR="00AD3F6A" w:rsidRPr="00BE0232" w:rsidDel="002867E7">
          <w:rPr>
            <w:rFonts w:ascii="Arial" w:hAnsi="Arial" w:cs="Arial"/>
            <w:i/>
            <w:iCs/>
            <w:color w:val="000000" w:themeColor="text1"/>
            <w:sz w:val="21"/>
            <w:szCs w:val="21"/>
          </w:rPr>
          <w:delText>Lalit Koul</w:delText>
        </w:r>
        <w:r w:rsidRPr="00BE0232" w:rsidDel="002867E7">
          <w:rPr>
            <w:rFonts w:ascii="Arial" w:hAnsi="Arial" w:cs="Arial"/>
            <w:i/>
            <w:iCs/>
            <w:color w:val="000000" w:themeColor="text1"/>
            <w:sz w:val="21"/>
            <w:szCs w:val="21"/>
          </w:rPr>
          <w:delText>).</w:delText>
        </w:r>
      </w:del>
    </w:p>
    <w:p w14:paraId="75F32AC9" w14:textId="38DB53CA" w:rsidR="00CA195C" w:rsidRPr="00BE0232" w:rsidDel="002867E7" w:rsidRDefault="00CA195C" w:rsidP="00CA195C">
      <w:pPr>
        <w:shd w:val="clear" w:color="auto" w:fill="FFFFFF"/>
        <w:spacing w:line="360" w:lineRule="auto"/>
        <w:jc w:val="both"/>
        <w:rPr>
          <w:del w:id="573" w:author="Pamidi,Sushma" w:date="2025-12-08T09:36:00Z" w16du:dateUtc="2025-12-08T15:36:00Z"/>
          <w:rFonts w:ascii="Arial" w:hAnsi="Arial" w:cs="Arial"/>
          <w:i/>
          <w:iCs/>
          <w:color w:val="000000" w:themeColor="text1"/>
          <w:sz w:val="21"/>
          <w:szCs w:val="21"/>
        </w:rPr>
      </w:pPr>
    </w:p>
    <w:p w14:paraId="6F03E848" w14:textId="57C9F422" w:rsidR="001C2E57" w:rsidRPr="00BE0232" w:rsidDel="002867E7" w:rsidRDefault="001C2E57" w:rsidP="001C2E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74" w:author="Pamidi,Sushma" w:date="2025-12-08T09:36:00Z" w16du:dateUtc="2025-12-08T15:36:00Z"/>
          <w:rFonts w:ascii="Arial" w:hAnsi="Arial" w:cs="Arial"/>
          <w:b/>
          <w:bCs/>
          <w:color w:val="833C0B" w:themeColor="accent2" w:themeShade="80"/>
        </w:rPr>
      </w:pPr>
      <w:bookmarkStart w:id="575" w:name="_Hlk180070780"/>
      <w:del w:id="576" w:author="Pamidi,Sushma" w:date="2025-12-08T09:36:00Z" w16du:dateUtc="2025-12-08T15:36:00Z">
        <w:r w:rsidRPr="00BE0232" w:rsidDel="002867E7">
          <w:rPr>
            <w:rFonts w:ascii="Arial" w:hAnsi="Arial" w:cs="Arial"/>
            <w:b/>
            <w:bCs/>
            <w:color w:val="833C0B" w:themeColor="accent2" w:themeShade="80"/>
          </w:rPr>
          <w:delText xml:space="preserve">Petitioner´s Appreciation Email – </w:delText>
        </w:r>
        <w:bookmarkStart w:id="577" w:name="_Hlk180072579"/>
        <w:r w:rsidRPr="00BE0232" w:rsidDel="002867E7">
          <w:rPr>
            <w:rFonts w:ascii="Arial" w:hAnsi="Arial" w:cs="Arial"/>
            <w:b/>
            <w:bCs/>
            <w:color w:val="833C0B" w:themeColor="accent2" w:themeShade="80"/>
          </w:rPr>
          <w:delText xml:space="preserve">Vikram Dave, </w:delText>
        </w:r>
        <w:r w:rsidR="00765899" w:rsidRPr="00BE0232" w:rsidDel="002867E7">
          <w:rPr>
            <w:rFonts w:ascii="Arial" w:hAnsi="Arial" w:cs="Arial"/>
            <w:b/>
            <w:bCs/>
            <w:color w:val="833C0B" w:themeColor="accent2" w:themeShade="80"/>
          </w:rPr>
          <w:delText>Advisor PM - Enterprise Portfolio &amp; Program Delivery - CVS/pharmacy</w:delText>
        </w:r>
        <w:bookmarkEnd w:id="577"/>
        <w:r w:rsidRPr="00BE0232" w:rsidDel="002867E7">
          <w:rPr>
            <w:rFonts w:ascii="Arial" w:hAnsi="Arial" w:cs="Arial"/>
            <w:b/>
            <w:bCs/>
            <w:color w:val="833C0B" w:themeColor="accent2" w:themeShade="80"/>
          </w:rPr>
          <w:delText xml:space="preserve"> – </w:delText>
        </w:r>
        <w:r w:rsidR="00765899" w:rsidRPr="00BE0232" w:rsidDel="002867E7">
          <w:rPr>
            <w:rFonts w:ascii="Arial" w:hAnsi="Arial" w:cs="Arial"/>
            <w:b/>
            <w:bCs/>
            <w:color w:val="833C0B" w:themeColor="accent2" w:themeShade="80"/>
          </w:rPr>
          <w:delText>June</w:delText>
        </w:r>
        <w:r w:rsidRPr="00BE0232" w:rsidDel="002867E7">
          <w:rPr>
            <w:rFonts w:ascii="Arial" w:hAnsi="Arial" w:cs="Arial"/>
            <w:b/>
            <w:bCs/>
            <w:color w:val="833C0B" w:themeColor="accent2" w:themeShade="80"/>
          </w:rPr>
          <w:delText xml:space="preserve"> </w:delText>
        </w:r>
        <w:r w:rsidR="00765899" w:rsidRPr="00BE0232" w:rsidDel="002867E7">
          <w:rPr>
            <w:rFonts w:ascii="Arial" w:hAnsi="Arial" w:cs="Arial"/>
            <w:b/>
            <w:bCs/>
            <w:color w:val="833C0B" w:themeColor="accent2" w:themeShade="80"/>
          </w:rPr>
          <w:delText>29</w:delText>
        </w:r>
        <w:r w:rsidRPr="00BE0232" w:rsidDel="002867E7">
          <w:rPr>
            <w:rFonts w:ascii="Arial" w:hAnsi="Arial" w:cs="Arial"/>
            <w:b/>
            <w:bCs/>
            <w:color w:val="833C0B" w:themeColor="accent2" w:themeShade="80"/>
          </w:rPr>
          <w:delText>, 201</w:delText>
        </w:r>
        <w:r w:rsidR="00765899"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 xml:space="preserve"> (</w:delText>
        </w:r>
        <w:r w:rsidR="006D72CF"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bookmarkEnd w:id="575"/>
    <w:p w14:paraId="3ADCD653" w14:textId="00EB896D" w:rsidR="00445E26" w:rsidRPr="00BE0232" w:rsidDel="002867E7" w:rsidRDefault="00765899" w:rsidP="004F448F">
      <w:pPr>
        <w:shd w:val="clear" w:color="auto" w:fill="FFFFFF"/>
        <w:spacing w:line="360" w:lineRule="auto"/>
        <w:jc w:val="both"/>
        <w:rPr>
          <w:del w:id="578" w:author="Pamidi,Sushma" w:date="2025-12-08T09:36:00Z" w16du:dateUtc="2025-12-08T15:36:00Z"/>
          <w:rFonts w:ascii="Arial" w:hAnsi="Arial" w:cs="Arial"/>
          <w:i/>
          <w:iCs/>
          <w:color w:val="000000" w:themeColor="text1"/>
          <w:sz w:val="21"/>
          <w:szCs w:val="21"/>
        </w:rPr>
      </w:pPr>
      <w:del w:id="579" w:author="Pamidi,Sushma" w:date="2025-12-08T09:36:00Z" w16du:dateUtc="2025-12-08T15:36:00Z">
        <w:r w:rsidRPr="00BE0232" w:rsidDel="002867E7">
          <w:rPr>
            <w:rFonts w:ascii="Arial" w:hAnsi="Arial" w:cs="Arial"/>
            <w:color w:val="000000" w:themeColor="text1"/>
            <w:sz w:val="21"/>
            <w:szCs w:val="21"/>
          </w:rPr>
          <w:delText xml:space="preserve">Counsel submits an email sent to the Petitioner by </w:delText>
        </w:r>
        <w:r w:rsidRPr="00BE0232" w:rsidDel="002867E7">
          <w:rPr>
            <w:rFonts w:ascii="Arial" w:hAnsi="Arial" w:cs="Arial"/>
            <w:b/>
            <w:bCs/>
            <w:color w:val="000000" w:themeColor="text1"/>
            <w:sz w:val="21"/>
            <w:szCs w:val="21"/>
          </w:rPr>
          <w:delText>Vikram Dave, Advisor PM - Enterprise Portfolio &amp; Program Delivery - CVS/pharmacy</w:delText>
        </w:r>
        <w:r w:rsidRPr="00BE0232" w:rsidDel="002867E7">
          <w:rPr>
            <w:rFonts w:ascii="Arial" w:hAnsi="Arial" w:cs="Arial"/>
            <w:color w:val="000000" w:themeColor="text1"/>
            <w:sz w:val="21"/>
            <w:szCs w:val="21"/>
          </w:rPr>
          <w:delText xml:space="preserve">, as evidence of his great appreciation of the Petitioner´s </w:delText>
        </w:r>
        <w:r w:rsidR="0004347F" w:rsidRPr="00BE0232" w:rsidDel="002867E7">
          <w:rPr>
            <w:rFonts w:ascii="Arial" w:hAnsi="Arial" w:cs="Arial"/>
            <w:color w:val="000000" w:themeColor="text1"/>
            <w:sz w:val="21"/>
            <w:szCs w:val="21"/>
          </w:rPr>
          <w:delText>great job managing his projects as part of R23.1. Mr. Vikram states</w:delText>
        </w:r>
        <w:r w:rsidR="00EB3981" w:rsidRPr="00BE0232" w:rsidDel="002867E7">
          <w:rPr>
            <w:rFonts w:ascii="Arial" w:hAnsi="Arial" w:cs="Arial"/>
            <w:color w:val="000000" w:themeColor="text1"/>
            <w:sz w:val="21"/>
            <w:szCs w:val="21"/>
          </w:rPr>
          <w:delText> that both Petitioner´s projects had a fair number of challenges,</w:delText>
        </w:r>
        <w:r w:rsidR="0004347F" w:rsidRPr="00BE0232" w:rsidDel="002867E7">
          <w:rPr>
            <w:rFonts w:ascii="Arial" w:hAnsi="Arial" w:cs="Arial"/>
            <w:color w:val="000000" w:themeColor="text1"/>
            <w:sz w:val="21"/>
            <w:szCs w:val="21"/>
          </w:rPr>
          <w:delText xml:space="preserve"> but he managed them well. The author expresses his special gratitude for taking care of some budget hours for the release. </w:delText>
        </w:r>
        <w:r w:rsidRPr="00BE0232" w:rsidDel="002867E7">
          <w:rPr>
            <w:rFonts w:ascii="Arial" w:hAnsi="Arial" w:cs="Arial"/>
            <w:i/>
            <w:iCs/>
            <w:color w:val="000000" w:themeColor="text1"/>
            <w:sz w:val="21"/>
            <w:szCs w:val="21"/>
          </w:rPr>
          <w:delText>(Leading and Critical Role, Exhibit 1</w:delText>
        </w:r>
        <w:r w:rsidR="0004347F" w:rsidRPr="00BE0232" w:rsidDel="002867E7">
          <w:rPr>
            <w:rFonts w:ascii="Arial" w:hAnsi="Arial" w:cs="Arial"/>
            <w:i/>
            <w:iCs/>
            <w:color w:val="000000" w:themeColor="text1"/>
            <w:sz w:val="21"/>
            <w:szCs w:val="21"/>
          </w:rPr>
          <w:delText>4</w:delText>
        </w:r>
        <w:r w:rsidRPr="00BE0232" w:rsidDel="002867E7">
          <w:rPr>
            <w:rFonts w:ascii="Arial" w:hAnsi="Arial" w:cs="Arial"/>
            <w:i/>
            <w:iCs/>
            <w:color w:val="000000" w:themeColor="text1"/>
            <w:sz w:val="21"/>
            <w:szCs w:val="21"/>
          </w:rPr>
          <w:delText>: Petitioner´s Appreciation Emai</w:delText>
        </w:r>
        <w:r w:rsidR="0004347F" w:rsidRPr="00BE0232" w:rsidDel="002867E7">
          <w:rPr>
            <w:rFonts w:ascii="Arial" w:hAnsi="Arial" w:cs="Arial"/>
            <w:i/>
            <w:iCs/>
            <w:color w:val="000000" w:themeColor="text1"/>
            <w:sz w:val="21"/>
            <w:szCs w:val="21"/>
          </w:rPr>
          <w:delText xml:space="preserve"> – Vikram Dave</w:delText>
        </w:r>
        <w:r w:rsidRPr="00BE0232" w:rsidDel="002867E7">
          <w:rPr>
            <w:rFonts w:ascii="Arial" w:hAnsi="Arial" w:cs="Arial"/>
            <w:i/>
            <w:iCs/>
            <w:color w:val="000000" w:themeColor="text1"/>
            <w:sz w:val="21"/>
            <w:szCs w:val="21"/>
          </w:rPr>
          <w:delText>).</w:delText>
        </w:r>
      </w:del>
    </w:p>
    <w:p w14:paraId="0B15A92E" w14:textId="159B7C62" w:rsidR="003B4494" w:rsidRPr="00BE0232" w:rsidDel="002867E7" w:rsidRDefault="00445E26" w:rsidP="00BA6469">
      <w:pPr>
        <w:spacing w:after="160" w:line="259" w:lineRule="auto"/>
        <w:rPr>
          <w:del w:id="580" w:author="Pamidi,Sushma" w:date="2025-12-08T09:36:00Z" w16du:dateUtc="2025-12-08T15:36:00Z"/>
          <w:rFonts w:ascii="Arial" w:hAnsi="Arial" w:cs="Arial"/>
          <w:i/>
          <w:iCs/>
          <w:color w:val="000000" w:themeColor="text1"/>
          <w:sz w:val="21"/>
          <w:szCs w:val="21"/>
        </w:rPr>
      </w:pPr>
      <w:del w:id="581" w:author="Pamidi,Sushma" w:date="2025-12-08T09:36:00Z" w16du:dateUtc="2025-12-08T15:36:00Z">
        <w:r w:rsidRPr="00BE0232" w:rsidDel="002867E7">
          <w:rPr>
            <w:rFonts w:ascii="Arial" w:hAnsi="Arial" w:cs="Arial"/>
            <w:i/>
            <w:iCs/>
            <w:color w:val="000000" w:themeColor="text1"/>
            <w:sz w:val="21"/>
            <w:szCs w:val="21"/>
          </w:rPr>
          <w:br w:type="page"/>
        </w:r>
      </w:del>
    </w:p>
    <w:bookmarkEnd w:id="540"/>
    <w:p w14:paraId="36E6897C" w14:textId="202BDAFA" w:rsidR="004C5287" w:rsidRPr="00BE0232" w:rsidDel="002867E7" w:rsidRDefault="004C5287" w:rsidP="004C5287">
      <w:pPr>
        <w:spacing w:after="160" w:line="259" w:lineRule="auto"/>
        <w:jc w:val="center"/>
        <w:rPr>
          <w:del w:id="582" w:author="Pamidi,Sushma" w:date="2025-12-08T09:36:00Z" w16du:dateUtc="2025-12-08T15:36:00Z"/>
          <w:rFonts w:ascii="Arial" w:hAnsi="Arial" w:cs="Arial"/>
          <w:b/>
          <w:bCs/>
          <w:color w:val="833C0B" w:themeColor="accent2" w:themeShade="80"/>
          <w:sz w:val="28"/>
          <w:szCs w:val="21"/>
        </w:rPr>
      </w:pPr>
      <w:del w:id="583" w:author="Pamidi,Sushma" w:date="2025-12-08T09:36:00Z" w16du:dateUtc="2025-12-08T15:36:00Z">
        <w:r w:rsidRPr="00BE0232" w:rsidDel="002867E7">
          <w:rPr>
            <w:rFonts w:ascii="Arial" w:hAnsi="Arial" w:cs="Arial"/>
            <w:b/>
            <w:bCs/>
            <w:color w:val="833C0B" w:themeColor="accent2" w:themeShade="80"/>
            <w:sz w:val="28"/>
            <w:szCs w:val="21"/>
          </w:rPr>
          <w:delText>Distinguished Reputation</w:delText>
        </w:r>
      </w:del>
    </w:p>
    <w:p w14:paraId="45352607" w14:textId="4707FB3E" w:rsidR="004C5287" w:rsidRPr="00BE0232" w:rsidDel="002867E7" w:rsidRDefault="004C5287" w:rsidP="004C5287">
      <w:pPr>
        <w:spacing w:after="160" w:line="360" w:lineRule="auto"/>
        <w:ind w:left="360" w:hanging="360"/>
        <w:rPr>
          <w:del w:id="584" w:author="Pamidi,Sushma" w:date="2025-12-08T09:36:00Z" w16du:dateUtc="2025-12-08T15:36:00Z"/>
          <w:rFonts w:ascii="Arial" w:hAnsi="Arial" w:cs="Arial"/>
          <w:color w:val="833C0B" w:themeColor="accent2" w:themeShade="80"/>
          <w:sz w:val="21"/>
          <w:szCs w:val="21"/>
        </w:rPr>
      </w:pPr>
      <w:del w:id="585" w:author="Pamidi,Sushma" w:date="2025-12-08T09:36:00Z" w16du:dateUtc="2025-12-08T15:36:00Z">
        <w:r w:rsidRPr="00BE0232" w:rsidDel="002867E7">
          <w:rPr>
            <w:rFonts w:ascii="Arial" w:hAnsi="Arial" w:cs="Arial"/>
            <w:color w:val="833C0B" w:themeColor="accent2" w:themeShade="80"/>
            <w:sz w:val="21"/>
            <w:szCs w:val="21"/>
          </w:rPr>
          <w:br/>
          <w:delText>(2)</w:delText>
        </w:r>
        <w:r w:rsidRPr="00BE0232" w:rsidDel="002867E7">
          <w:rPr>
            <w:rFonts w:ascii="Arial" w:hAnsi="Arial" w:cs="Arial"/>
            <w:color w:val="833C0B" w:themeColor="accent2" w:themeShade="80"/>
            <w:sz w:val="21"/>
            <w:szCs w:val="21"/>
          </w:rPr>
          <w:tab/>
          <w:delText>Determine whether the organization or establishment or the department or division for which the person holds or held a leading or critical role has a distinguished reputation:</w:delText>
        </w:r>
      </w:del>
    </w:p>
    <w:p w14:paraId="2300AC11" w14:textId="2BDFB3A3" w:rsidR="004C5287" w:rsidRPr="00BE0232" w:rsidDel="002867E7" w:rsidRDefault="004C5287" w:rsidP="004C5287">
      <w:pPr>
        <w:pStyle w:val="ListParagraph"/>
        <w:numPr>
          <w:ilvl w:val="0"/>
          <w:numId w:val="24"/>
        </w:numPr>
        <w:spacing w:after="160" w:line="360" w:lineRule="auto"/>
        <w:rPr>
          <w:del w:id="586" w:author="Pamidi,Sushma" w:date="2025-12-08T09:36:00Z" w16du:dateUtc="2025-12-08T15:36:00Z"/>
          <w:rFonts w:cs="Arial"/>
          <w:color w:val="833C0B" w:themeColor="accent2" w:themeShade="80"/>
          <w:szCs w:val="21"/>
        </w:rPr>
      </w:pPr>
      <w:del w:id="587" w:author="Pamidi,Sushma" w:date="2025-12-08T09:36:00Z" w16du:dateUtc="2025-12-08T15:36:00Z">
        <w:r w:rsidRPr="00BE0232" w:rsidDel="002867E7">
          <w:rPr>
            <w:rFonts w:cs="Arial"/>
            <w:color w:val="833C0B" w:themeColor="accent2" w:themeShade="80"/>
            <w:szCs w:val="21"/>
          </w:rPr>
          <w:delText>Press Discussing the Company’s Distinguished Reputation.</w:delText>
        </w:r>
      </w:del>
    </w:p>
    <w:p w14:paraId="0AED1F5B" w14:textId="252AF510" w:rsidR="004C5287" w:rsidRPr="00BE0232" w:rsidDel="002867E7" w:rsidRDefault="004C5287" w:rsidP="004C5287">
      <w:pPr>
        <w:pStyle w:val="ListParagraph"/>
        <w:numPr>
          <w:ilvl w:val="0"/>
          <w:numId w:val="24"/>
        </w:numPr>
        <w:spacing w:after="160" w:line="360" w:lineRule="auto"/>
        <w:rPr>
          <w:del w:id="588" w:author="Pamidi,Sushma" w:date="2025-12-08T09:36:00Z" w16du:dateUtc="2025-12-08T15:36:00Z"/>
          <w:rFonts w:cs="Arial"/>
          <w:color w:val="833C0B" w:themeColor="accent2" w:themeShade="80"/>
          <w:szCs w:val="21"/>
        </w:rPr>
      </w:pPr>
      <w:del w:id="589" w:author="Pamidi,Sushma" w:date="2025-12-08T09:36:00Z" w16du:dateUtc="2025-12-08T15:36:00Z">
        <w:r w:rsidRPr="00BE0232" w:rsidDel="002867E7">
          <w:rPr>
            <w:rFonts w:cs="Arial"/>
            <w:color w:val="833C0B" w:themeColor="accent2" w:themeShade="80"/>
            <w:szCs w:val="21"/>
          </w:rPr>
          <w:delText>Awards or Industry Recognition Received by the Company/Organization.</w:delText>
        </w:r>
      </w:del>
    </w:p>
    <w:p w14:paraId="57BF2190" w14:textId="7C083B07" w:rsidR="008C67B7" w:rsidRPr="00BE0232" w:rsidDel="002867E7" w:rsidRDefault="008C67B7" w:rsidP="008C67B7">
      <w:pPr>
        <w:pStyle w:val="ListParagraph"/>
        <w:spacing w:after="160" w:line="360" w:lineRule="auto"/>
        <w:ind w:left="1080"/>
        <w:rPr>
          <w:del w:id="590" w:author="Pamidi,Sushma" w:date="2025-12-08T09:36:00Z" w16du:dateUtc="2025-12-08T15:36:00Z"/>
          <w:rFonts w:cs="Arial"/>
          <w:color w:val="833C0B" w:themeColor="accent2" w:themeShade="80"/>
          <w:szCs w:val="21"/>
        </w:rPr>
      </w:pPr>
    </w:p>
    <w:p w14:paraId="1E6A6163" w14:textId="5B255786" w:rsidR="00405AA0" w:rsidRPr="00BE0232" w:rsidDel="002867E7" w:rsidRDefault="004C5287" w:rsidP="00405AA0">
      <w:pPr>
        <w:spacing w:after="240" w:line="360" w:lineRule="auto"/>
        <w:jc w:val="center"/>
        <w:rPr>
          <w:del w:id="591" w:author="Pamidi,Sushma" w:date="2025-12-08T09:36:00Z" w16du:dateUtc="2025-12-08T15:36:00Z"/>
          <w:rFonts w:ascii="Arial" w:hAnsi="Arial" w:cs="Arial"/>
          <w:b/>
          <w:bCs/>
          <w:color w:val="833C0B" w:themeColor="accent2" w:themeShade="80"/>
        </w:rPr>
      </w:pPr>
      <w:del w:id="592" w:author="Pamidi,Sushma" w:date="2025-12-08T09:36:00Z" w16du:dateUtc="2025-12-08T15:36:00Z">
        <w:r w:rsidRPr="00BE0232" w:rsidDel="002867E7">
          <w:rPr>
            <w:rFonts w:ascii="Arial" w:hAnsi="Arial" w:cs="Arial"/>
            <w:b/>
            <w:bCs/>
            <w:color w:val="833C0B" w:themeColor="accent2" w:themeShade="80"/>
          </w:rPr>
          <w:delText xml:space="preserve">About </w:delText>
        </w:r>
        <w:r w:rsidR="00DC4A8C" w:rsidRPr="00BE0232" w:rsidDel="002867E7">
          <w:rPr>
            <w:rFonts w:ascii="Arial" w:hAnsi="Arial" w:cs="Arial"/>
            <w:b/>
            <w:bCs/>
            <w:color w:val="833C0B" w:themeColor="accent2" w:themeShade="80"/>
          </w:rPr>
          <w:delText xml:space="preserve">CVS Health® </w:delText>
        </w:r>
      </w:del>
    </w:p>
    <w:p w14:paraId="21A727AB" w14:textId="57F4E70D" w:rsidR="00DC4A8C" w:rsidRPr="00BE0232" w:rsidDel="002867E7" w:rsidRDefault="00DC4A8C" w:rsidP="00DC4A8C">
      <w:pPr>
        <w:spacing w:after="240" w:line="360" w:lineRule="auto"/>
        <w:jc w:val="both"/>
        <w:rPr>
          <w:del w:id="593" w:author="Pamidi,Sushma" w:date="2025-12-08T09:36:00Z" w16du:dateUtc="2025-12-08T15:36:00Z"/>
          <w:rFonts w:ascii="Arial" w:hAnsi="Arial" w:cs="Arial"/>
          <w:color w:val="000000" w:themeColor="text1"/>
          <w:sz w:val="21"/>
          <w:szCs w:val="21"/>
        </w:rPr>
      </w:pPr>
      <w:del w:id="594" w:author="Pamidi,Sushma" w:date="2025-12-08T09:36:00Z" w16du:dateUtc="2025-12-08T15:36:00Z">
        <w:r w:rsidRPr="00BE0232" w:rsidDel="002867E7">
          <w:rPr>
            <w:rFonts w:ascii="Arial" w:hAnsi="Arial" w:cs="Arial"/>
            <w:b/>
            <w:bCs/>
            <w:color w:val="000000" w:themeColor="text1"/>
            <w:sz w:val="21"/>
            <w:szCs w:val="21"/>
          </w:rPr>
          <w:delText xml:space="preserve">CVS Health® </w:delText>
        </w:r>
        <w:r w:rsidRPr="00BE0232" w:rsidDel="002867E7">
          <w:rPr>
            <w:rFonts w:ascii="Arial" w:hAnsi="Arial" w:cs="Arial"/>
            <w:color w:val="000000" w:themeColor="text1"/>
            <w:sz w:val="21"/>
            <w:szCs w:val="21"/>
          </w:rPr>
          <w:delText>is a leading American healthcare company known for its integrated approach to delivering health services. It operates in several segments, including pharmacy services, retail health clinics, and health insurance. CVS Health owns CVS Pharmacy, one of the largest pharmacy chains in the U.S., and MinuteClinic, a network of retail health clinics that offer basic medical services. In 2018, CVS expanded significantly by acquiring Aetna, one of the largest health insurers, positioning itself as a major player in healthcare delivery and insurance.</w:delText>
        </w:r>
      </w:del>
    </w:p>
    <w:p w14:paraId="4764D090" w14:textId="2DF02170" w:rsidR="00E269EE" w:rsidRPr="00BE0232" w:rsidDel="002867E7" w:rsidRDefault="00E269EE" w:rsidP="00E269EE">
      <w:pPr>
        <w:spacing w:after="240" w:line="360" w:lineRule="auto"/>
        <w:jc w:val="center"/>
        <w:rPr>
          <w:del w:id="595" w:author="Pamidi,Sushma" w:date="2025-12-08T09:36:00Z" w16du:dateUtc="2025-12-08T15:36:00Z"/>
          <w:rFonts w:ascii="Arial" w:hAnsi="Arial" w:cs="Arial"/>
          <w:color w:val="000000" w:themeColor="text1"/>
          <w:sz w:val="21"/>
          <w:szCs w:val="21"/>
        </w:rPr>
      </w:pPr>
      <w:del w:id="596" w:author="Pamidi,Sushma" w:date="2025-12-08T09:36:00Z" w16du:dateUtc="2025-12-08T15:36:00Z">
        <w:r w:rsidRPr="00BE0232" w:rsidDel="002867E7">
          <w:rPr>
            <w:rFonts w:ascii="Arial" w:hAnsi="Arial" w:cs="Arial"/>
            <w:noProof/>
            <w:color w:val="000000" w:themeColor="text1"/>
            <w:sz w:val="21"/>
            <w:szCs w:val="21"/>
          </w:rPr>
          <w:drawing>
            <wp:inline distT="0" distB="0" distL="0" distR="0" wp14:anchorId="411E1321" wp14:editId="686DD5F3">
              <wp:extent cx="3114675" cy="1524000"/>
              <wp:effectExtent l="57150" t="0" r="66675" b="114300"/>
              <wp:docPr id="20135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675" cy="1524000"/>
                      </a:xfrm>
                      <a:prstGeom prst="rect">
                        <a:avLst/>
                      </a:prstGeom>
                      <a:noFill/>
                      <a:effectLst>
                        <a:outerShdw blurRad="50800" dist="50800" dir="5400000" algn="ctr" rotWithShape="0">
                          <a:srgbClr val="000000">
                            <a:alpha val="50000"/>
                          </a:srgbClr>
                        </a:outerShdw>
                      </a:effectLst>
                    </pic:spPr>
                  </pic:pic>
                </a:graphicData>
              </a:graphic>
            </wp:inline>
          </w:drawing>
        </w:r>
      </w:del>
    </w:p>
    <w:p w14:paraId="1630DC55" w14:textId="521D23A1" w:rsidR="00DC4A8C" w:rsidRPr="00BE0232" w:rsidDel="002867E7" w:rsidRDefault="00DC4A8C" w:rsidP="00DC4A8C">
      <w:pPr>
        <w:spacing w:after="240" w:line="360" w:lineRule="auto"/>
        <w:jc w:val="both"/>
        <w:rPr>
          <w:del w:id="597" w:author="Pamidi,Sushma" w:date="2025-12-08T09:36:00Z" w16du:dateUtc="2025-12-08T15:36:00Z"/>
          <w:rFonts w:ascii="Arial" w:hAnsi="Arial" w:cs="Arial"/>
          <w:color w:val="000000" w:themeColor="text1"/>
          <w:sz w:val="21"/>
          <w:szCs w:val="21"/>
        </w:rPr>
      </w:pPr>
      <w:del w:id="598" w:author="Pamidi,Sushma" w:date="2025-12-08T09:36:00Z" w16du:dateUtc="2025-12-08T15:36:00Z">
        <w:r w:rsidRPr="00BE0232" w:rsidDel="002867E7">
          <w:rPr>
            <w:rFonts w:ascii="Arial" w:hAnsi="Arial" w:cs="Arial"/>
            <w:color w:val="000000" w:themeColor="text1"/>
            <w:sz w:val="21"/>
            <w:szCs w:val="21"/>
          </w:rPr>
          <w:delText>The company focuses on providing affordable healthcare solutions, offering prescription drugs, over-the-counter medications, and wellness products through its retail stores and online platforms. CVS Health is also involved in managing pharmacy benefits for insurance companies and employers through CVS Caremark. Its approach aims to make healthcare more accessible, convenient, and cost-effective, leveraging its extensive retail presence and insurance capabilities to improve patient outcomes.</w:delText>
        </w:r>
      </w:del>
    </w:p>
    <w:p w14:paraId="090218AD" w14:textId="40BB6075" w:rsidR="00C97F5A" w:rsidRPr="00BE0232" w:rsidDel="002867E7" w:rsidRDefault="00DC4A8C" w:rsidP="00DC4A8C">
      <w:pPr>
        <w:spacing w:after="240" w:line="360" w:lineRule="auto"/>
        <w:jc w:val="both"/>
        <w:rPr>
          <w:del w:id="599" w:author="Pamidi,Sushma" w:date="2025-12-08T09:36:00Z" w16du:dateUtc="2025-12-08T15:36:00Z"/>
          <w:rFonts w:ascii="Arial" w:hAnsi="Arial" w:cs="Arial"/>
          <w:i/>
          <w:iCs/>
          <w:sz w:val="21"/>
          <w:szCs w:val="21"/>
        </w:rPr>
      </w:pPr>
      <w:del w:id="600" w:author="Pamidi,Sushma" w:date="2025-12-08T09:36:00Z" w16du:dateUtc="2025-12-08T15:36:00Z">
        <w:r w:rsidRPr="00BE0232" w:rsidDel="002867E7">
          <w:rPr>
            <w:rFonts w:ascii="Arial" w:hAnsi="Arial" w:cs="Arial"/>
            <w:color w:val="000000" w:themeColor="text1"/>
            <w:sz w:val="21"/>
            <w:szCs w:val="21"/>
          </w:rPr>
          <w:delText xml:space="preserve">In recent years, CVS Health has also been actively involved in public health efforts, such as providing COVID-19 vaccinations and testing. </w:delText>
        </w:r>
        <w:r w:rsidRPr="00BE0232" w:rsidDel="002867E7">
          <w:rPr>
            <w:rFonts w:ascii="Arial" w:hAnsi="Arial" w:cs="Arial"/>
            <w:i/>
            <w:iCs/>
            <w:color w:val="000000" w:themeColor="text1"/>
            <w:sz w:val="21"/>
            <w:szCs w:val="21"/>
          </w:rPr>
          <w:delText>(</w:delText>
        </w:r>
        <w:r w:rsidR="00893A9E" w:rsidRPr="00BE0232" w:rsidDel="002867E7">
          <w:rPr>
            <w:rFonts w:ascii="Arial" w:hAnsi="Arial" w:cs="Arial"/>
            <w:i/>
            <w:iCs/>
            <w:color w:val="000000" w:themeColor="text1"/>
            <w:sz w:val="21"/>
            <w:szCs w:val="21"/>
          </w:rPr>
          <w:delText xml:space="preserve">Leading and Critical Role, </w:delText>
        </w:r>
        <w:r w:rsidRPr="00BE0232" w:rsidDel="002867E7">
          <w:rPr>
            <w:rFonts w:ascii="Arial" w:hAnsi="Arial" w:cs="Arial"/>
            <w:i/>
            <w:iCs/>
            <w:color w:val="000000" w:themeColor="text1"/>
            <w:sz w:val="21"/>
            <w:szCs w:val="21"/>
          </w:rPr>
          <w:delText xml:space="preserve">Exhibit 15: About </w:delText>
        </w:r>
        <w:r w:rsidR="00C97F5A" w:rsidRPr="00BE0232" w:rsidDel="002867E7">
          <w:rPr>
            <w:rFonts w:ascii="Arial" w:hAnsi="Arial" w:cs="Arial"/>
            <w:i/>
            <w:iCs/>
            <w:color w:val="000000" w:themeColor="text1"/>
            <w:sz w:val="21"/>
            <w:szCs w:val="21"/>
          </w:rPr>
          <w:delText>CVS Health®</w:delText>
        </w:r>
        <w:r w:rsidRPr="00BE0232" w:rsidDel="002867E7">
          <w:rPr>
            <w:rFonts w:ascii="Arial" w:hAnsi="Arial" w:cs="Arial"/>
            <w:i/>
            <w:iCs/>
            <w:color w:val="000000" w:themeColor="text1"/>
            <w:sz w:val="21"/>
            <w:szCs w:val="21"/>
          </w:rPr>
          <w:delText>)</w:delText>
        </w:r>
        <w:r w:rsidRPr="00BE0232" w:rsidDel="002867E7">
          <w:rPr>
            <w:rFonts w:ascii="Arial" w:hAnsi="Arial" w:cs="Arial"/>
            <w:i/>
            <w:iCs/>
            <w:sz w:val="21"/>
            <w:szCs w:val="21"/>
          </w:rPr>
          <w:delText>.</w:delText>
        </w:r>
      </w:del>
    </w:p>
    <w:p w14:paraId="0333A9E9" w14:textId="6F703321" w:rsidR="000F7EE6" w:rsidRPr="00BE0232" w:rsidDel="002867E7" w:rsidRDefault="000F7EE6" w:rsidP="00C97F5A">
      <w:pPr>
        <w:spacing w:after="160" w:line="259" w:lineRule="auto"/>
        <w:rPr>
          <w:del w:id="601" w:author="Pamidi,Sushma" w:date="2025-12-08T09:36:00Z" w16du:dateUtc="2025-12-08T15:36:00Z"/>
          <w:rFonts w:ascii="Arial" w:hAnsi="Arial" w:cs="Arial"/>
          <w:i/>
          <w:iCs/>
          <w:sz w:val="21"/>
          <w:szCs w:val="21"/>
        </w:rPr>
      </w:pPr>
    </w:p>
    <w:p w14:paraId="424C363F" w14:textId="1DA15BF8" w:rsidR="004C5287" w:rsidRPr="00BE0232" w:rsidDel="002867E7" w:rsidRDefault="004C5287" w:rsidP="004C5287">
      <w:pPr>
        <w:spacing w:line="360" w:lineRule="auto"/>
        <w:jc w:val="center"/>
        <w:rPr>
          <w:del w:id="602" w:author="Pamidi,Sushma" w:date="2025-12-08T09:36:00Z" w16du:dateUtc="2025-12-08T15:36:00Z"/>
          <w:rFonts w:ascii="Arial" w:hAnsi="Arial" w:cs="Arial"/>
          <w:b/>
          <w:bCs/>
          <w:color w:val="833C0B" w:themeColor="accent2" w:themeShade="80"/>
        </w:rPr>
      </w:pPr>
      <w:del w:id="603" w:author="Pamidi,Sushma" w:date="2025-12-08T09:36:00Z" w16du:dateUtc="2025-12-08T15:36:00Z">
        <w:r w:rsidRPr="00BE0232" w:rsidDel="002867E7">
          <w:rPr>
            <w:rFonts w:ascii="Arial" w:hAnsi="Arial" w:cs="Arial"/>
            <w:b/>
            <w:bCs/>
            <w:color w:val="833C0B" w:themeColor="accent2" w:themeShade="80"/>
          </w:rPr>
          <w:delText>Press About</w:delText>
        </w:r>
        <w:r w:rsidR="00443E0F" w:rsidRPr="00BE0232" w:rsidDel="002867E7">
          <w:rPr>
            <w:rFonts w:ascii="Arial" w:hAnsi="Arial" w:cs="Arial"/>
            <w:b/>
            <w:bCs/>
            <w:color w:val="833C0B" w:themeColor="accent2" w:themeShade="80"/>
          </w:rPr>
          <w:delText xml:space="preserve"> </w:delText>
        </w:r>
        <w:r w:rsidR="00C97F5A" w:rsidRPr="00BE0232" w:rsidDel="002867E7">
          <w:rPr>
            <w:rFonts w:ascii="Arial" w:hAnsi="Arial" w:cs="Arial"/>
            <w:b/>
            <w:bCs/>
            <w:color w:val="833C0B" w:themeColor="accent2" w:themeShade="80"/>
          </w:rPr>
          <w:delText xml:space="preserve">CVS Health® </w:delText>
        </w:r>
        <w:r w:rsidRPr="00BE0232" w:rsidDel="002867E7">
          <w:rPr>
            <w:rFonts w:ascii="Arial" w:hAnsi="Arial" w:cs="Arial"/>
            <w:b/>
            <w:bCs/>
            <w:color w:val="833C0B" w:themeColor="accent2" w:themeShade="80"/>
          </w:rPr>
          <w:delText>(1</w:delText>
        </w:r>
        <w:r w:rsidR="000F4CFD" w:rsidRPr="00BE0232" w:rsidDel="002867E7">
          <w:rPr>
            <w:rFonts w:ascii="Arial" w:hAnsi="Arial" w:cs="Arial"/>
            <w:b/>
            <w:bCs/>
            <w:color w:val="833C0B" w:themeColor="accent2" w:themeShade="80"/>
          </w:rPr>
          <w:delText>/</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27B470A9" w14:textId="11593164" w:rsidR="00C97F5A" w:rsidRPr="00BE0232" w:rsidDel="002867E7" w:rsidRDefault="00C97F5A" w:rsidP="00C97F5A">
      <w:pPr>
        <w:spacing w:line="360" w:lineRule="auto"/>
        <w:jc w:val="center"/>
        <w:rPr>
          <w:del w:id="604" w:author="Pamidi,Sushma" w:date="2025-12-08T09:36:00Z" w16du:dateUtc="2025-12-08T15:36:00Z"/>
          <w:rFonts w:ascii="Arial" w:hAnsi="Arial" w:cs="Arial"/>
          <w:b/>
          <w:bCs/>
          <w:color w:val="833C0B" w:themeColor="accent2" w:themeShade="80"/>
        </w:rPr>
      </w:pPr>
      <w:del w:id="605" w:author="Pamidi,Sushma" w:date="2025-12-08T09:36:00Z" w16du:dateUtc="2025-12-08T15:36:00Z">
        <w:r w:rsidRPr="00BE0232" w:rsidDel="002867E7">
          <w:rPr>
            <w:rFonts w:ascii="Arial" w:hAnsi="Arial" w:cs="Arial"/>
            <w:b/>
            <w:bCs/>
            <w:color w:val="833C0B" w:themeColor="accent2" w:themeShade="80"/>
          </w:rPr>
          <w:delText>U.S. Department of Labor – Excellence in Disability Inclusion Awards - CVS Health® - Government News</w:delText>
        </w:r>
        <w:r w:rsidR="00893A9E" w:rsidRPr="00BE0232" w:rsidDel="002867E7">
          <w:rPr>
            <w:rFonts w:ascii="Arial" w:hAnsi="Arial" w:cs="Arial"/>
            <w:b/>
            <w:bCs/>
            <w:color w:val="833C0B" w:themeColor="accent2" w:themeShade="80"/>
          </w:rPr>
          <w:delText>room Release</w:delText>
        </w:r>
      </w:del>
    </w:p>
    <w:p w14:paraId="3D4F9DF6" w14:textId="13AC4048" w:rsidR="00443E0F" w:rsidRPr="00BE0232" w:rsidDel="002867E7" w:rsidRDefault="004C5287" w:rsidP="00443E0F">
      <w:pPr>
        <w:shd w:val="clear" w:color="auto" w:fill="FFFFFF"/>
        <w:spacing w:line="360" w:lineRule="auto"/>
        <w:jc w:val="both"/>
        <w:rPr>
          <w:del w:id="606" w:author="Pamidi,Sushma" w:date="2025-12-08T09:36:00Z" w16du:dateUtc="2025-12-08T15:36:00Z"/>
          <w:rFonts w:ascii="Arial" w:hAnsi="Arial" w:cs="Arial"/>
          <w:i/>
          <w:sz w:val="21"/>
          <w:szCs w:val="21"/>
        </w:rPr>
      </w:pPr>
      <w:del w:id="607" w:author="Pamidi,Sushma" w:date="2025-12-08T09:36:00Z" w16du:dateUtc="2025-12-08T15:36:00Z">
        <w:r w:rsidRPr="00BE0232" w:rsidDel="002867E7">
          <w:rPr>
            <w:rFonts w:ascii="Arial" w:hAnsi="Arial" w:cs="Arial"/>
            <w:sz w:val="21"/>
            <w:szCs w:val="21"/>
          </w:rPr>
          <w:delText xml:space="preserve">Counsel submits </w:delText>
        </w:r>
        <w:r w:rsidR="00C97F5A" w:rsidRPr="00BE0232" w:rsidDel="002867E7">
          <w:rPr>
            <w:rFonts w:ascii="Arial" w:hAnsi="Arial" w:cs="Arial"/>
            <w:sz w:val="21"/>
            <w:szCs w:val="21"/>
          </w:rPr>
          <w:delText xml:space="preserve">the U.S. Department of Labor News Release, announcing that CVS Health received the Gold Award for Excellence in Disability Inclusion (EDI) as evidence of the company´s </w:delText>
        </w:r>
        <w:r w:rsidR="00893A9E" w:rsidRPr="00BE0232" w:rsidDel="002867E7">
          <w:rPr>
            <w:rFonts w:ascii="Arial" w:hAnsi="Arial" w:cs="Arial"/>
            <w:sz w:val="21"/>
            <w:szCs w:val="21"/>
          </w:rPr>
          <w:delText>recognition at the Governmental level</w:delText>
        </w:r>
        <w:r w:rsidR="00246840" w:rsidRPr="00BE0232" w:rsidDel="002867E7">
          <w:rPr>
            <w:rFonts w:ascii="Arial" w:hAnsi="Arial" w:cs="Arial"/>
            <w:sz w:val="21"/>
            <w:szCs w:val="21"/>
          </w:rPr>
          <w:delText xml:space="preserve"> and in compliance with Criterion 2 (b) of the Policy Manual</w:delText>
        </w:r>
        <w:r w:rsidR="00893A9E" w:rsidRPr="00BE0232" w:rsidDel="002867E7">
          <w:rPr>
            <w:rFonts w:ascii="Arial" w:hAnsi="Arial" w:cs="Arial"/>
            <w:sz w:val="21"/>
            <w:szCs w:val="21"/>
          </w:rPr>
          <w:delText>. </w:delText>
        </w:r>
        <w:r w:rsidR="00C97F5A" w:rsidRPr="00BE0232" w:rsidDel="002867E7">
          <w:rPr>
            <w:rFonts w:ascii="Arial" w:hAnsi="Arial" w:cs="Arial"/>
            <w:sz w:val="21"/>
            <w:szCs w:val="21"/>
          </w:rPr>
          <w:delText xml:space="preserve">The Gold Award for Excellence in Disability Inclusion (EDI) recognizes organizations demonstrating outstanding commitment to creating inclusive workplaces for people with disabilities. This award highlights companies implementing best practices in disability hiring, retention, accessibility, and accommodations. It is often part of larger initiatives or programs that promote equal opportunities for individuals with disabilities, ensuring they have access to meaningful employment and thrive in supportive, barrier-free environments. </w:delText>
        </w:r>
        <w:r w:rsidR="004E45BE" w:rsidRPr="00BE0232" w:rsidDel="002867E7">
          <w:rPr>
            <w:rFonts w:ascii="Arial" w:hAnsi="Arial" w:cs="Arial"/>
            <w:i/>
            <w:sz w:val="21"/>
            <w:szCs w:val="21"/>
          </w:rPr>
          <w:delText>(</w:delText>
        </w:r>
        <w:r w:rsidR="00893A9E" w:rsidRPr="00BE0232" w:rsidDel="002867E7">
          <w:rPr>
            <w:rFonts w:ascii="Arial" w:hAnsi="Arial" w:cs="Arial"/>
            <w:i/>
            <w:sz w:val="21"/>
            <w:szCs w:val="21"/>
          </w:rPr>
          <w:delText xml:space="preserve">Leading and Critical Role, </w:delText>
        </w:r>
        <w:r w:rsidR="004E45BE" w:rsidRPr="00BE0232" w:rsidDel="002867E7">
          <w:rPr>
            <w:rFonts w:ascii="Arial" w:hAnsi="Arial" w:cs="Arial"/>
            <w:i/>
            <w:sz w:val="21"/>
            <w:szCs w:val="21"/>
          </w:rPr>
          <w:delText>Exhibit 1</w:delText>
        </w:r>
        <w:r w:rsidR="00D370DD" w:rsidRPr="00BE0232" w:rsidDel="002867E7">
          <w:rPr>
            <w:rFonts w:ascii="Arial" w:hAnsi="Arial" w:cs="Arial"/>
            <w:i/>
            <w:sz w:val="21"/>
            <w:szCs w:val="21"/>
          </w:rPr>
          <w:delText>6</w:delText>
        </w:r>
        <w:r w:rsidR="004E45BE" w:rsidRPr="00BE0232" w:rsidDel="002867E7">
          <w:rPr>
            <w:rFonts w:ascii="Arial" w:hAnsi="Arial" w:cs="Arial"/>
            <w:i/>
            <w:sz w:val="21"/>
            <w:szCs w:val="21"/>
          </w:rPr>
          <w:delText>:</w:delText>
        </w:r>
        <w:r w:rsidR="00F67A6C" w:rsidRPr="00BE0232" w:rsidDel="002867E7">
          <w:rPr>
            <w:rFonts w:ascii="Arial" w:hAnsi="Arial" w:cs="Arial"/>
            <w:i/>
            <w:sz w:val="21"/>
            <w:szCs w:val="21"/>
          </w:rPr>
          <w:delText xml:space="preserve"> </w:delText>
        </w:r>
        <w:r w:rsidR="009804C3" w:rsidRPr="00BE0232" w:rsidDel="002867E7">
          <w:rPr>
            <w:rFonts w:ascii="Arial" w:hAnsi="Arial" w:cs="Arial"/>
            <w:i/>
            <w:sz w:val="21"/>
            <w:szCs w:val="21"/>
          </w:rPr>
          <w:delText xml:space="preserve"> Press About </w:delText>
        </w:r>
        <w:r w:rsidR="00893A9E" w:rsidRPr="00BE0232" w:rsidDel="002867E7">
          <w:rPr>
            <w:rFonts w:ascii="Arial" w:hAnsi="Arial" w:cs="Arial"/>
            <w:i/>
            <w:sz w:val="21"/>
            <w:szCs w:val="21"/>
          </w:rPr>
          <w:delText>CVS Health</w:delText>
        </w:r>
        <w:r w:rsidR="009804C3" w:rsidRPr="00BE0232" w:rsidDel="002867E7">
          <w:rPr>
            <w:rFonts w:ascii="Arial" w:hAnsi="Arial" w:cs="Arial"/>
            <w:i/>
            <w:sz w:val="21"/>
            <w:szCs w:val="21"/>
          </w:rPr>
          <w:delText xml:space="preserve"> _</w:delText>
        </w:r>
        <w:r w:rsidR="00893A9E" w:rsidRPr="00BE0232" w:rsidDel="002867E7">
          <w:rPr>
            <w:rFonts w:ascii="Arial" w:hAnsi="Arial" w:cs="Arial"/>
            <w:i/>
            <w:sz w:val="21"/>
            <w:szCs w:val="21"/>
          </w:rPr>
          <w:delText>Government Newsroom Release</w:delText>
        </w:r>
        <w:r w:rsidR="004E45BE" w:rsidRPr="00BE0232" w:rsidDel="002867E7">
          <w:rPr>
            <w:rFonts w:ascii="Arial" w:hAnsi="Arial" w:cs="Arial"/>
            <w:i/>
            <w:sz w:val="21"/>
            <w:szCs w:val="21"/>
          </w:rPr>
          <w:delText>).</w:delText>
        </w:r>
      </w:del>
    </w:p>
    <w:p w14:paraId="51F95154" w14:textId="333FE915" w:rsidR="00F67A6C" w:rsidRPr="00BE0232" w:rsidDel="002867E7" w:rsidRDefault="00F67A6C" w:rsidP="00F67A6C">
      <w:pPr>
        <w:shd w:val="clear" w:color="auto" w:fill="FFFFFF"/>
        <w:spacing w:line="360" w:lineRule="auto"/>
        <w:jc w:val="center"/>
        <w:rPr>
          <w:del w:id="608" w:author="Pamidi,Sushma" w:date="2025-12-08T09:36:00Z" w16du:dateUtc="2025-12-08T15:36:00Z"/>
          <w:rFonts w:ascii="Arial" w:hAnsi="Arial" w:cs="Arial"/>
          <w:iCs/>
          <w:sz w:val="16"/>
          <w:szCs w:val="16"/>
        </w:rPr>
      </w:pPr>
      <w:del w:id="609" w:author="Pamidi,Sushma" w:date="2025-12-08T09:36:00Z" w16du:dateUtc="2025-12-08T15:36:00Z">
        <w:r w:rsidRPr="00BE0232" w:rsidDel="002867E7">
          <w:rPr>
            <w:rFonts w:ascii="Arial" w:hAnsi="Arial" w:cs="Arial"/>
            <w:iCs/>
            <w:sz w:val="16"/>
            <w:szCs w:val="16"/>
          </w:rPr>
          <w:delText xml:space="preserve">Source: </w:delText>
        </w:r>
        <w:r w:rsidDel="002867E7">
          <w:fldChar w:fldCharType="begin"/>
        </w:r>
        <w:r w:rsidDel="002867E7">
          <w:delInstrText>HYPERLINK "https://www.dol.gov/newsroom/releases/odep/odep20200311"</w:delInstrText>
        </w:r>
        <w:r w:rsidDel="002867E7">
          <w:fldChar w:fldCharType="separate"/>
        </w:r>
        <w:r w:rsidRPr="00BE0232" w:rsidDel="002867E7">
          <w:rPr>
            <w:rStyle w:val="Hyperlink"/>
            <w:rFonts w:ascii="Arial" w:hAnsi="Arial" w:cs="Arial"/>
            <w:iCs/>
            <w:sz w:val="16"/>
            <w:szCs w:val="16"/>
          </w:rPr>
          <w:delText>https://www.dol.gov/newsroom/releases/odep/odep20200311</w:delText>
        </w:r>
        <w:r w:rsidDel="002867E7">
          <w:fldChar w:fldCharType="end"/>
        </w:r>
      </w:del>
    </w:p>
    <w:p w14:paraId="28BBF840" w14:textId="35DD9110" w:rsidR="004C5287" w:rsidRPr="00BE0232" w:rsidDel="002867E7" w:rsidRDefault="004C5287" w:rsidP="004C5287">
      <w:pPr>
        <w:shd w:val="clear" w:color="auto" w:fill="FFFFFF"/>
        <w:spacing w:line="360" w:lineRule="auto"/>
        <w:jc w:val="both"/>
        <w:rPr>
          <w:del w:id="610" w:author="Pamidi,Sushma" w:date="2025-12-08T09:36:00Z" w16du:dateUtc="2025-12-08T15:36:00Z"/>
          <w:rFonts w:ascii="Arial" w:hAnsi="Arial" w:cs="Arial"/>
          <w:i/>
          <w:iCs/>
          <w:color w:val="000000" w:themeColor="text1"/>
          <w:sz w:val="21"/>
          <w:szCs w:val="21"/>
        </w:rPr>
      </w:pPr>
    </w:p>
    <w:p w14:paraId="4AADFF83" w14:textId="026FA756" w:rsidR="00EB44EC" w:rsidRPr="00BE0232" w:rsidDel="002867E7" w:rsidRDefault="00F67A6C" w:rsidP="00EB44EC">
      <w:pPr>
        <w:spacing w:line="360" w:lineRule="auto"/>
        <w:jc w:val="center"/>
        <w:rPr>
          <w:del w:id="611" w:author="Pamidi,Sushma" w:date="2025-12-08T09:36:00Z" w16du:dateUtc="2025-12-08T15:36:00Z"/>
          <w:rFonts w:ascii="Arial" w:hAnsi="Arial" w:cs="Arial"/>
          <w:b/>
          <w:bCs/>
          <w:color w:val="833C0B" w:themeColor="accent2" w:themeShade="80"/>
        </w:rPr>
      </w:pPr>
      <w:del w:id="612" w:author="Pamidi,Sushma" w:date="2025-12-08T09:36:00Z" w16du:dateUtc="2025-12-08T15:36:00Z">
        <w:r w:rsidRPr="00BE0232" w:rsidDel="002867E7">
          <w:rPr>
            <w:rFonts w:ascii="Arial" w:hAnsi="Arial" w:cs="Arial"/>
            <w:b/>
            <w:bCs/>
            <w:color w:val="833C0B" w:themeColor="accent2" w:themeShade="80"/>
          </w:rPr>
          <w:delText>Press About CVS Health® (2</w:delText>
        </w:r>
        <w:r w:rsidR="000F4CFD" w:rsidRPr="00BE0232" w:rsidDel="002867E7">
          <w:rPr>
            <w:rFonts w:ascii="Arial" w:hAnsi="Arial" w:cs="Arial"/>
            <w:b/>
            <w:bCs/>
            <w:color w:val="833C0B" w:themeColor="accent2" w:themeShade="80"/>
          </w:rPr>
          <w:delText>/</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12BBF2CE" w14:textId="74397C6F" w:rsidR="00F67A6C" w:rsidRPr="00BE0232" w:rsidDel="002867E7" w:rsidRDefault="00EB44EC" w:rsidP="00C258EB">
      <w:pPr>
        <w:spacing w:line="360" w:lineRule="auto"/>
        <w:jc w:val="center"/>
        <w:rPr>
          <w:del w:id="613" w:author="Pamidi,Sushma" w:date="2025-12-08T09:36:00Z" w16du:dateUtc="2025-12-08T15:36:00Z"/>
          <w:rFonts w:ascii="Arial" w:hAnsi="Arial" w:cs="Arial"/>
          <w:b/>
          <w:bCs/>
          <w:color w:val="833C0B" w:themeColor="accent2" w:themeShade="80"/>
        </w:rPr>
      </w:pPr>
      <w:del w:id="614" w:author="Pamidi,Sushma" w:date="2025-12-08T09:36:00Z" w16du:dateUtc="2025-12-08T15:36:00Z">
        <w:r w:rsidRPr="00BE0232" w:rsidDel="002867E7">
          <w:rPr>
            <w:rFonts w:ascii="Arial" w:hAnsi="Arial" w:cs="Arial"/>
            <w:b/>
            <w:bCs/>
            <w:color w:val="833C0B" w:themeColor="accent2" w:themeShade="80"/>
          </w:rPr>
          <w:delText>CVS Health Keeps Getting Bigger and Bigger – Managed Healthcare Executive</w:delText>
        </w:r>
        <w:r w:rsidR="00C258EB" w:rsidRPr="00BE0232" w:rsidDel="002867E7">
          <w:rPr>
            <w:rFonts w:ascii="Arial" w:hAnsi="Arial" w:cs="Arial"/>
            <w:b/>
            <w:bCs/>
            <w:color w:val="833C0B" w:themeColor="accent2" w:themeShade="80"/>
          </w:rPr>
          <w:delText xml:space="preserve"> Article </w:delText>
        </w:r>
        <w:r w:rsidRPr="00BE0232" w:rsidDel="002867E7">
          <w:rPr>
            <w:rFonts w:ascii="Arial" w:hAnsi="Arial" w:cs="Arial"/>
            <w:b/>
            <w:bCs/>
            <w:color w:val="833C0B" w:themeColor="accent2" w:themeShade="80"/>
          </w:rPr>
          <w:delText xml:space="preserve"> </w:delText>
        </w:r>
      </w:del>
    </w:p>
    <w:p w14:paraId="18D8CE6D" w14:textId="1243959D" w:rsidR="00C258EB" w:rsidRPr="00BE0232" w:rsidDel="002867E7" w:rsidRDefault="00AE39FD" w:rsidP="00FA040A">
      <w:pPr>
        <w:shd w:val="clear" w:color="auto" w:fill="FFFFFF"/>
        <w:spacing w:line="360" w:lineRule="auto"/>
        <w:jc w:val="both"/>
        <w:rPr>
          <w:del w:id="615" w:author="Pamidi,Sushma" w:date="2025-12-08T09:36:00Z" w16du:dateUtc="2025-12-08T15:36:00Z"/>
          <w:rFonts w:ascii="Arial" w:hAnsi="Arial" w:cs="Arial"/>
          <w:sz w:val="21"/>
          <w:szCs w:val="21"/>
        </w:rPr>
      </w:pPr>
      <w:del w:id="616" w:author="Pamidi,Sushma" w:date="2025-12-08T09:36:00Z" w16du:dateUtc="2025-12-08T15:36:00Z">
        <w:r w:rsidRPr="00BE0232" w:rsidDel="002867E7">
          <w:rPr>
            <w:rFonts w:ascii="Arial" w:hAnsi="Arial" w:cs="Arial"/>
            <w:sz w:val="21"/>
            <w:szCs w:val="21"/>
          </w:rPr>
          <w:delText>Counsel submits a</w:delText>
        </w:r>
        <w:r w:rsidR="00EB44EC" w:rsidRPr="00BE0232" w:rsidDel="002867E7">
          <w:rPr>
            <w:rFonts w:ascii="Arial" w:hAnsi="Arial" w:cs="Arial"/>
            <w:sz w:val="21"/>
            <w:szCs w:val="21"/>
          </w:rPr>
          <w:delText xml:space="preserve">n article a Managed Healthcare Executive published as evidence of the company´s success and growing significance in the healthcare and pharmaceutical fields. </w:delText>
        </w:r>
        <w:r w:rsidR="00C258EB" w:rsidRPr="00BE0232" w:rsidDel="002867E7">
          <w:rPr>
            <w:rFonts w:ascii="Arial" w:hAnsi="Arial" w:cs="Arial"/>
            <w:sz w:val="21"/>
            <w:szCs w:val="21"/>
          </w:rPr>
          <w:delText>Managed Healthcare Executive is a publication providing insights and analysis for healthcare leaders and decision-makers. It covers key topics such as healthcare management, policy, technology, and industry trends. The publication offers expert commentary, case studies, and strategies to improve healthcare systems' efficiency and effectiveness. It serves executives in health plans, hospital systems, and other healthcare organizations, helping them navigate challenges and opportunities in managed care.</w:delText>
        </w:r>
        <w:r w:rsidR="00EB44EC" w:rsidRPr="00BE0232" w:rsidDel="002867E7">
          <w:rPr>
            <w:rFonts w:ascii="Arial" w:hAnsi="Arial" w:cs="Arial"/>
            <w:sz w:val="21"/>
            <w:szCs w:val="21"/>
          </w:rPr>
          <w:delText xml:space="preserve"> </w:delText>
        </w:r>
        <w:r w:rsidR="00C258EB" w:rsidRPr="00BE0232" w:rsidDel="002867E7">
          <w:rPr>
            <w:rFonts w:ascii="Arial" w:hAnsi="Arial" w:cs="Arial"/>
            <w:sz w:val="21"/>
            <w:szCs w:val="21"/>
          </w:rPr>
          <w:delText xml:space="preserve">The article discusses the acquisition of OAK Street by CVS Health., providing different experts’ opinions.  </w:delText>
        </w:r>
      </w:del>
    </w:p>
    <w:p w14:paraId="0FDD7AC3" w14:textId="5990A913" w:rsidR="00FA040A" w:rsidRPr="00BE0232" w:rsidDel="002867E7" w:rsidRDefault="00FA040A" w:rsidP="00FA040A">
      <w:pPr>
        <w:shd w:val="clear" w:color="auto" w:fill="FFFFFF"/>
        <w:spacing w:line="360" w:lineRule="auto"/>
        <w:jc w:val="both"/>
        <w:rPr>
          <w:del w:id="617" w:author="Pamidi,Sushma" w:date="2025-12-08T09:36:00Z" w16du:dateUtc="2025-12-08T15:36:00Z"/>
          <w:rFonts w:ascii="Arial" w:hAnsi="Arial" w:cs="Arial"/>
          <w:i/>
          <w:sz w:val="21"/>
          <w:szCs w:val="21"/>
        </w:rPr>
      </w:pPr>
      <w:del w:id="618" w:author="Pamidi,Sushma" w:date="2025-12-08T09:36:00Z" w16du:dateUtc="2025-12-08T15:36:00Z">
        <w:r w:rsidRPr="00BE0232" w:rsidDel="002867E7">
          <w:rPr>
            <w:rFonts w:ascii="Arial" w:hAnsi="Arial" w:cs="Arial"/>
            <w:i/>
            <w:sz w:val="21"/>
            <w:szCs w:val="21"/>
          </w:rPr>
          <w:delText>(</w:delText>
        </w:r>
        <w:r w:rsidR="00C258EB" w:rsidRPr="00BE0232" w:rsidDel="002867E7">
          <w:rPr>
            <w:rFonts w:ascii="Arial" w:hAnsi="Arial" w:cs="Arial"/>
            <w:i/>
            <w:sz w:val="21"/>
            <w:szCs w:val="21"/>
          </w:rPr>
          <w:delText xml:space="preserve">Leading and Critical Role, </w:delText>
        </w:r>
        <w:r w:rsidRPr="00BE0232" w:rsidDel="002867E7">
          <w:rPr>
            <w:rFonts w:ascii="Arial" w:hAnsi="Arial" w:cs="Arial"/>
            <w:i/>
            <w:sz w:val="21"/>
            <w:szCs w:val="21"/>
          </w:rPr>
          <w:delText>Exhibit 1</w:delText>
        </w:r>
        <w:r w:rsidR="00D370DD" w:rsidRPr="00BE0232" w:rsidDel="002867E7">
          <w:rPr>
            <w:rFonts w:ascii="Arial" w:hAnsi="Arial" w:cs="Arial"/>
            <w:i/>
            <w:sz w:val="21"/>
            <w:szCs w:val="21"/>
          </w:rPr>
          <w:delText>7</w:delText>
        </w:r>
        <w:r w:rsidRPr="00BE0232" w:rsidDel="002867E7">
          <w:rPr>
            <w:rFonts w:ascii="Arial" w:hAnsi="Arial" w:cs="Arial"/>
            <w:i/>
            <w:sz w:val="21"/>
            <w:szCs w:val="21"/>
          </w:rPr>
          <w:delText xml:space="preserve">: </w:delText>
        </w:r>
        <w:r w:rsidR="00C258EB" w:rsidRPr="00BE0232" w:rsidDel="002867E7">
          <w:rPr>
            <w:rFonts w:ascii="Arial" w:hAnsi="Arial" w:cs="Arial"/>
            <w:i/>
            <w:sz w:val="21"/>
            <w:szCs w:val="21"/>
          </w:rPr>
          <w:delText>Managed Healthcare Executive article</w:delText>
        </w:r>
        <w:r w:rsidRPr="00BE0232" w:rsidDel="002867E7">
          <w:rPr>
            <w:rFonts w:ascii="Arial" w:hAnsi="Arial" w:cs="Arial"/>
            <w:i/>
            <w:sz w:val="21"/>
            <w:szCs w:val="21"/>
          </w:rPr>
          <w:delText>).</w:delText>
        </w:r>
      </w:del>
    </w:p>
    <w:p w14:paraId="170B8EEC" w14:textId="5E2C8772" w:rsidR="00C258EB" w:rsidRPr="00BE0232" w:rsidDel="002867E7" w:rsidRDefault="00C258EB" w:rsidP="00C258EB">
      <w:pPr>
        <w:spacing w:after="160" w:line="259" w:lineRule="auto"/>
        <w:jc w:val="center"/>
        <w:rPr>
          <w:del w:id="619" w:author="Pamidi,Sushma" w:date="2025-12-08T09:36:00Z" w16du:dateUtc="2025-12-08T15:36:00Z"/>
          <w:rFonts w:ascii="Arial" w:hAnsi="Arial" w:cs="Arial"/>
          <w:i/>
          <w:sz w:val="16"/>
          <w:szCs w:val="16"/>
        </w:rPr>
      </w:pPr>
      <w:del w:id="620" w:author="Pamidi,Sushma" w:date="2025-12-08T09:36:00Z" w16du:dateUtc="2025-12-08T15:36:00Z">
        <w:r w:rsidRPr="00BE0232" w:rsidDel="002867E7">
          <w:rPr>
            <w:rFonts w:ascii="Arial" w:hAnsi="Arial" w:cs="Arial"/>
            <w:i/>
            <w:sz w:val="16"/>
            <w:szCs w:val="16"/>
          </w:rPr>
          <w:delText>Source</w:delText>
        </w:r>
        <w:r w:rsidR="00B67BB0" w:rsidRPr="00BE0232" w:rsidDel="002867E7">
          <w:rPr>
            <w:rFonts w:ascii="Arial" w:hAnsi="Arial" w:cs="Arial"/>
            <w:i/>
            <w:sz w:val="16"/>
            <w:szCs w:val="16"/>
          </w:rPr>
          <w:delText xml:space="preserve">: </w:delText>
        </w:r>
        <w:r w:rsidR="00864344" w:rsidDel="002867E7">
          <w:fldChar w:fldCharType="begin"/>
        </w:r>
        <w:r w:rsidR="00864344" w:rsidDel="002867E7">
          <w:delInstrText>HYPERLINK "https://www.managedhealthcareexecutive.com/view/cvs-health-keeps-getting-bigger-and-bigger"</w:delInstrText>
        </w:r>
        <w:r w:rsidR="00864344" w:rsidDel="002867E7">
          <w:fldChar w:fldCharType="separate"/>
        </w:r>
        <w:r w:rsidR="00864344" w:rsidRPr="00BE0232" w:rsidDel="002867E7">
          <w:rPr>
            <w:rStyle w:val="Hyperlink"/>
            <w:rFonts w:ascii="Arial" w:hAnsi="Arial" w:cs="Arial"/>
            <w:i/>
            <w:sz w:val="16"/>
            <w:szCs w:val="16"/>
          </w:rPr>
          <w:delText>https://www.managedhealthcareexecutive.com/view/cvs-health-keeps-getting-bigger-and-bigger</w:delText>
        </w:r>
        <w:r w:rsidR="00864344" w:rsidDel="002867E7">
          <w:fldChar w:fldCharType="end"/>
        </w:r>
      </w:del>
    </w:p>
    <w:p w14:paraId="5D1EFFB9" w14:textId="747B0E75" w:rsidR="00920E38" w:rsidRPr="00BE0232" w:rsidDel="002867E7" w:rsidRDefault="00FA040A" w:rsidP="00FA040A">
      <w:pPr>
        <w:spacing w:after="160" w:line="259" w:lineRule="auto"/>
        <w:rPr>
          <w:del w:id="621" w:author="Pamidi,Sushma" w:date="2025-12-08T09:36:00Z" w16du:dateUtc="2025-12-08T15:36:00Z"/>
          <w:rFonts w:ascii="Arial" w:hAnsi="Arial" w:cs="Arial"/>
          <w:i/>
          <w:sz w:val="21"/>
          <w:szCs w:val="21"/>
        </w:rPr>
      </w:pPr>
      <w:del w:id="622" w:author="Pamidi,Sushma" w:date="2025-12-08T09:36:00Z" w16du:dateUtc="2025-12-08T15:36:00Z">
        <w:r w:rsidRPr="00BE0232" w:rsidDel="002867E7">
          <w:rPr>
            <w:rFonts w:ascii="Arial" w:hAnsi="Arial" w:cs="Arial"/>
            <w:i/>
            <w:sz w:val="21"/>
            <w:szCs w:val="21"/>
          </w:rPr>
          <w:br w:type="page"/>
        </w:r>
      </w:del>
    </w:p>
    <w:p w14:paraId="3A104F43" w14:textId="31016CDE" w:rsidR="00246840" w:rsidRPr="00BE0232" w:rsidDel="002867E7" w:rsidRDefault="00246840" w:rsidP="00246840">
      <w:pPr>
        <w:spacing w:line="360" w:lineRule="auto"/>
        <w:jc w:val="center"/>
        <w:rPr>
          <w:del w:id="623" w:author="Pamidi,Sushma" w:date="2025-12-08T09:36:00Z" w16du:dateUtc="2025-12-08T15:36:00Z"/>
          <w:rFonts w:ascii="Arial" w:hAnsi="Arial" w:cs="Arial"/>
          <w:b/>
          <w:bCs/>
          <w:color w:val="833C0B" w:themeColor="accent2" w:themeShade="80"/>
        </w:rPr>
      </w:pPr>
      <w:bookmarkStart w:id="624" w:name="_Hlk180096106"/>
      <w:del w:id="625" w:author="Pamidi,Sushma" w:date="2025-12-08T09:36:00Z" w16du:dateUtc="2025-12-08T15:36:00Z">
        <w:r w:rsidRPr="00BE0232" w:rsidDel="002867E7">
          <w:rPr>
            <w:rFonts w:ascii="Arial" w:hAnsi="Arial" w:cs="Arial"/>
            <w:b/>
            <w:bCs/>
            <w:color w:val="833C0B" w:themeColor="accent2" w:themeShade="80"/>
          </w:rPr>
          <w:delText>Press About CVS Health® (</w:delText>
        </w:r>
        <w:r w:rsidR="000F4CFD" w:rsidRPr="00BE0232" w:rsidDel="002867E7">
          <w:rPr>
            <w:rFonts w:ascii="Arial" w:hAnsi="Arial" w:cs="Arial"/>
            <w:b/>
            <w:bCs/>
            <w:color w:val="833C0B" w:themeColor="accent2" w:themeShade="80"/>
          </w:rPr>
          <w:delText>3/</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60877351" w14:textId="441617F0" w:rsidR="00246840" w:rsidRPr="00BE0232" w:rsidDel="002867E7" w:rsidRDefault="00246840" w:rsidP="00C22CF3">
      <w:pPr>
        <w:spacing w:line="360" w:lineRule="auto"/>
        <w:jc w:val="center"/>
        <w:rPr>
          <w:del w:id="626" w:author="Pamidi,Sushma" w:date="2025-12-08T09:36:00Z" w16du:dateUtc="2025-12-08T15:36:00Z"/>
          <w:rFonts w:ascii="Arial" w:hAnsi="Arial" w:cs="Arial"/>
          <w:b/>
          <w:bCs/>
          <w:color w:val="833C0B" w:themeColor="accent2" w:themeShade="80"/>
        </w:rPr>
      </w:pPr>
      <w:del w:id="627" w:author="Pamidi,Sushma" w:date="2025-12-08T09:36:00Z" w16du:dateUtc="2025-12-08T15:36:00Z">
        <w:r w:rsidRPr="00BE0232" w:rsidDel="002867E7">
          <w:rPr>
            <w:rFonts w:ascii="Arial" w:hAnsi="Arial" w:cs="Arial"/>
            <w:b/>
            <w:bCs/>
            <w:color w:val="833C0B" w:themeColor="accent2" w:themeShade="80"/>
          </w:rPr>
          <w:delText xml:space="preserve">CVS Health® </w:delText>
        </w:r>
        <w:bookmarkEnd w:id="624"/>
        <w:r w:rsidRPr="00BE0232" w:rsidDel="002867E7">
          <w:rPr>
            <w:rFonts w:ascii="Arial" w:hAnsi="Arial" w:cs="Arial"/>
            <w:b/>
            <w:bCs/>
            <w:color w:val="833C0B" w:themeColor="accent2" w:themeShade="80"/>
          </w:rPr>
          <w:delText>Takes Best of Show in ANA In-House Excellence Awards – A</w:delText>
        </w:r>
        <w:r w:rsidR="005177BA" w:rsidRPr="00BE0232" w:rsidDel="002867E7">
          <w:rPr>
            <w:rFonts w:ascii="Arial" w:hAnsi="Arial" w:cs="Arial"/>
            <w:b/>
            <w:bCs/>
            <w:color w:val="833C0B" w:themeColor="accent2" w:themeShade="80"/>
          </w:rPr>
          <w:delText>nan</w:delText>
        </w:r>
        <w:r w:rsidRPr="00BE0232" w:rsidDel="002867E7">
          <w:rPr>
            <w:rFonts w:ascii="Arial" w:hAnsi="Arial" w:cs="Arial"/>
            <w:b/>
            <w:bCs/>
            <w:color w:val="833C0B" w:themeColor="accent2" w:themeShade="80"/>
          </w:rPr>
          <w:delText xml:space="preserve">et Article </w:delText>
        </w:r>
      </w:del>
    </w:p>
    <w:p w14:paraId="6A4655D0" w14:textId="1AC4353C" w:rsidR="005177BA" w:rsidRPr="00BE0232" w:rsidDel="002867E7" w:rsidRDefault="00246840" w:rsidP="005177BA">
      <w:pPr>
        <w:shd w:val="clear" w:color="auto" w:fill="FFFFFF"/>
        <w:spacing w:line="360" w:lineRule="auto"/>
        <w:jc w:val="both"/>
        <w:rPr>
          <w:del w:id="628" w:author="Pamidi,Sushma" w:date="2025-12-08T09:36:00Z" w16du:dateUtc="2025-12-08T15:36:00Z"/>
          <w:rFonts w:ascii="Arial" w:hAnsi="Arial" w:cs="Arial"/>
          <w:i/>
          <w:sz w:val="21"/>
          <w:szCs w:val="21"/>
        </w:rPr>
      </w:pPr>
      <w:del w:id="629" w:author="Pamidi,Sushma" w:date="2025-12-08T09:36:00Z" w16du:dateUtc="2025-12-08T15:36:00Z">
        <w:r w:rsidRPr="00BE0232" w:rsidDel="002867E7">
          <w:rPr>
            <w:rFonts w:ascii="Arial" w:hAnsi="Arial" w:cs="Arial"/>
            <w:sz w:val="21"/>
            <w:szCs w:val="21"/>
          </w:rPr>
          <w:delText>Counsel submits the article “CVS Health® Takes Best of Show in ANA In-House Excellence Awards</w:delText>
        </w:r>
        <w:r w:rsidR="005177BA" w:rsidRPr="00BE0232" w:rsidDel="002867E7">
          <w:rPr>
            <w:rFonts w:ascii="Arial" w:hAnsi="Arial" w:cs="Arial"/>
            <w:sz w:val="21"/>
            <w:szCs w:val="21"/>
          </w:rPr>
          <w:delText>,</w:delText>
        </w:r>
        <w:r w:rsidRPr="00BE0232" w:rsidDel="002867E7">
          <w:rPr>
            <w:rFonts w:ascii="Arial" w:hAnsi="Arial" w:cs="Arial"/>
            <w:sz w:val="21"/>
            <w:szCs w:val="21"/>
          </w:rPr>
          <w:delText>” published by A</w:delText>
        </w:r>
        <w:r w:rsidR="005177BA" w:rsidRPr="00BE0232" w:rsidDel="002867E7">
          <w:rPr>
            <w:rFonts w:ascii="Arial" w:hAnsi="Arial" w:cs="Arial"/>
            <w:sz w:val="21"/>
            <w:szCs w:val="21"/>
          </w:rPr>
          <w:delText>nan</w:delText>
        </w:r>
        <w:r w:rsidRPr="00BE0232" w:rsidDel="002867E7">
          <w:rPr>
            <w:rFonts w:ascii="Arial" w:hAnsi="Arial" w:cs="Arial"/>
            <w:sz w:val="21"/>
            <w:szCs w:val="21"/>
          </w:rPr>
          <w:delText xml:space="preserve">et as </w:delText>
        </w:r>
        <w:r w:rsidR="005177BA" w:rsidRPr="00BE0232" w:rsidDel="002867E7">
          <w:rPr>
            <w:rFonts w:ascii="Arial" w:hAnsi="Arial" w:cs="Arial"/>
            <w:sz w:val="21"/>
            <w:szCs w:val="21"/>
          </w:rPr>
          <w:delText>evidence of the company´s</w:delText>
        </w:r>
        <w:r w:rsidR="006D72CF" w:rsidRPr="00BE0232" w:rsidDel="002867E7">
          <w:rPr>
            <w:rFonts w:ascii="Arial" w:hAnsi="Arial" w:cs="Arial"/>
            <w:sz w:val="21"/>
            <w:szCs w:val="21"/>
          </w:rPr>
          <w:delText xml:space="preserve"> </w:delText>
        </w:r>
        <w:r w:rsidR="005177BA" w:rsidRPr="00BE0232" w:rsidDel="002867E7">
          <w:rPr>
            <w:rFonts w:ascii="Arial" w:hAnsi="Arial" w:cs="Arial"/>
            <w:sz w:val="21"/>
            <w:szCs w:val="21"/>
          </w:rPr>
          <w:delText xml:space="preserve">recognition </w:delText>
        </w:r>
        <w:r w:rsidR="006D72CF" w:rsidRPr="00BE0232" w:rsidDel="002867E7">
          <w:rPr>
            <w:rFonts w:ascii="Arial" w:hAnsi="Arial" w:cs="Arial"/>
            <w:sz w:val="21"/>
            <w:szCs w:val="21"/>
          </w:rPr>
          <w:delText xml:space="preserve">of success </w:delText>
        </w:r>
        <w:r w:rsidR="005177BA" w:rsidRPr="00BE0232" w:rsidDel="002867E7">
          <w:rPr>
            <w:rFonts w:ascii="Arial" w:hAnsi="Arial" w:cs="Arial"/>
            <w:sz w:val="21"/>
            <w:szCs w:val="21"/>
          </w:rPr>
          <w:delText xml:space="preserve">in the COVID-19 Vaccination Campaign. The ANA In-House Excellence Awards, presented by the Association of National Advertisers (ANA), celebrate in-house marketing teams' outstanding creativity, strategy, and performance. These awards recognize the achievements of brands bringing their marketing capabilities in-house, showcasing work demonstrating innovation, effectiveness, and business impact. Categories span various marketing aspects, including digital campaigns, branding, content creation, and social media. The awards highlight how in-house teams drive growth and deliver high-quality results, competing with or surpassing external agencies in creativity and execution. Ananet is a digital platform or network provided by ANA that offers members access to resources like research reports, best practices, webinars, and industry insights. Through ANA's network, members can stay informed about trends, standards, and innovations in marketing and advertising while engaging with peers and experts in the field. </w:delText>
        </w:r>
        <w:r w:rsidR="005177BA" w:rsidRPr="00BE0232" w:rsidDel="002867E7">
          <w:rPr>
            <w:rFonts w:ascii="Arial" w:hAnsi="Arial" w:cs="Arial"/>
            <w:i/>
            <w:sz w:val="21"/>
            <w:szCs w:val="21"/>
          </w:rPr>
          <w:delText>(Leading and Critical Role, Exhibit 18: Ananet article).</w:delText>
        </w:r>
      </w:del>
    </w:p>
    <w:p w14:paraId="3CF877DA" w14:textId="7922759C" w:rsidR="00B67BB0" w:rsidRPr="00BE0232" w:rsidDel="002867E7" w:rsidRDefault="005177BA" w:rsidP="00C22CF3">
      <w:pPr>
        <w:spacing w:after="160" w:line="259" w:lineRule="auto"/>
        <w:jc w:val="center"/>
        <w:rPr>
          <w:del w:id="630" w:author="Pamidi,Sushma" w:date="2025-12-08T09:36:00Z" w16du:dateUtc="2025-12-08T15:36:00Z"/>
          <w:rFonts w:ascii="Arial" w:hAnsi="Arial" w:cs="Arial"/>
          <w:i/>
          <w:sz w:val="16"/>
          <w:szCs w:val="16"/>
        </w:rPr>
      </w:pPr>
      <w:del w:id="631" w:author="Pamidi,Sushma" w:date="2025-12-08T09:36:00Z" w16du:dateUtc="2025-12-08T15:36:00Z">
        <w:r w:rsidRPr="00BE0232" w:rsidDel="002867E7">
          <w:rPr>
            <w:rFonts w:ascii="Arial" w:hAnsi="Arial" w:cs="Arial"/>
            <w:i/>
            <w:sz w:val="16"/>
            <w:szCs w:val="16"/>
          </w:rPr>
          <w:delText>Source</w:delText>
        </w:r>
        <w:r w:rsidR="00B67BB0" w:rsidRPr="00BE0232" w:rsidDel="002867E7">
          <w:rPr>
            <w:rFonts w:ascii="Arial" w:hAnsi="Arial" w:cs="Arial"/>
            <w:i/>
            <w:sz w:val="16"/>
            <w:szCs w:val="16"/>
          </w:rPr>
          <w:delText xml:space="preserve">: </w:delText>
        </w:r>
        <w:r w:rsidR="00B67BB0" w:rsidDel="002867E7">
          <w:fldChar w:fldCharType="begin"/>
        </w:r>
        <w:r w:rsidR="00B67BB0" w:rsidDel="002867E7">
          <w:delInstrText>HYPERLINK "https://www.ana.net/content/show/id/74230"</w:delInstrText>
        </w:r>
        <w:r w:rsidR="00B67BB0" w:rsidDel="002867E7">
          <w:fldChar w:fldCharType="separate"/>
        </w:r>
        <w:r w:rsidR="00B67BB0" w:rsidRPr="00BE0232" w:rsidDel="002867E7">
          <w:rPr>
            <w:rStyle w:val="Hyperlink"/>
            <w:rFonts w:ascii="Arial" w:hAnsi="Arial" w:cs="Arial"/>
            <w:i/>
            <w:sz w:val="16"/>
            <w:szCs w:val="16"/>
          </w:rPr>
          <w:delText>https://www.ana.net/content/show/id/74230</w:delText>
        </w:r>
        <w:r w:rsidR="00B67BB0" w:rsidDel="002867E7">
          <w:fldChar w:fldCharType="end"/>
        </w:r>
      </w:del>
    </w:p>
    <w:p w14:paraId="7C68628E" w14:textId="3A06DF67" w:rsidR="00C22CF3" w:rsidRPr="00BE0232" w:rsidDel="002867E7" w:rsidRDefault="00C22CF3" w:rsidP="00C22CF3">
      <w:pPr>
        <w:spacing w:after="160" w:line="259" w:lineRule="auto"/>
        <w:jc w:val="center"/>
        <w:rPr>
          <w:del w:id="632" w:author="Pamidi,Sushma" w:date="2025-12-08T09:36:00Z" w16du:dateUtc="2025-12-08T15:36:00Z"/>
          <w:rFonts w:ascii="Arial" w:hAnsi="Arial" w:cs="Arial"/>
          <w:i/>
          <w:sz w:val="16"/>
          <w:szCs w:val="16"/>
        </w:rPr>
      </w:pPr>
    </w:p>
    <w:p w14:paraId="48BAD4BC" w14:textId="16181366" w:rsidR="00BF6FFF" w:rsidRPr="00BE0232" w:rsidDel="002867E7" w:rsidRDefault="00BF6FFF" w:rsidP="00BF6FFF">
      <w:pPr>
        <w:spacing w:line="360" w:lineRule="auto"/>
        <w:jc w:val="center"/>
        <w:rPr>
          <w:del w:id="633" w:author="Pamidi,Sushma" w:date="2025-12-08T09:36:00Z" w16du:dateUtc="2025-12-08T15:36:00Z"/>
          <w:rFonts w:ascii="Arial" w:hAnsi="Arial" w:cs="Arial"/>
          <w:b/>
          <w:bCs/>
          <w:color w:val="833C0B" w:themeColor="accent2" w:themeShade="80"/>
        </w:rPr>
      </w:pPr>
      <w:del w:id="634" w:author="Pamidi,Sushma" w:date="2025-12-08T09:36:00Z" w16du:dateUtc="2025-12-08T15:36:00Z">
        <w:r w:rsidRPr="00BE0232" w:rsidDel="002867E7">
          <w:rPr>
            <w:rFonts w:ascii="Arial" w:hAnsi="Arial" w:cs="Arial"/>
            <w:b/>
            <w:bCs/>
            <w:color w:val="833C0B" w:themeColor="accent2" w:themeShade="80"/>
          </w:rPr>
          <w:delText>Press About CVS Health® (4/</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427FFDD9" w14:textId="76E2435C" w:rsidR="00BF6FFF" w:rsidRPr="00BE0232" w:rsidDel="002867E7" w:rsidRDefault="00BF6FFF" w:rsidP="00BF6FFF">
      <w:pPr>
        <w:spacing w:after="160" w:line="360" w:lineRule="auto"/>
        <w:jc w:val="center"/>
        <w:rPr>
          <w:del w:id="635" w:author="Pamidi,Sushma" w:date="2025-12-08T09:36:00Z" w16du:dateUtc="2025-12-08T15:36:00Z"/>
          <w:rFonts w:ascii="Arial" w:hAnsi="Arial" w:cs="Arial"/>
          <w:i/>
          <w:sz w:val="21"/>
          <w:szCs w:val="21"/>
        </w:rPr>
      </w:pPr>
      <w:del w:id="636" w:author="Pamidi,Sushma" w:date="2025-12-08T09:36:00Z" w16du:dateUtc="2025-12-08T15:36:00Z">
        <w:r w:rsidRPr="00BE0232" w:rsidDel="002867E7">
          <w:rPr>
            <w:rFonts w:ascii="Arial" w:hAnsi="Arial" w:cs="Arial"/>
            <w:b/>
            <w:bCs/>
            <w:color w:val="833C0B" w:themeColor="accent2" w:themeShade="80"/>
          </w:rPr>
          <w:delText>American Lung Association Presents CVS Hea</w:delText>
        </w:r>
        <w:r w:rsidR="00D37195" w:rsidRPr="00BE0232" w:rsidDel="002867E7">
          <w:rPr>
            <w:rFonts w:ascii="Arial" w:hAnsi="Arial" w:cs="Arial"/>
            <w:b/>
            <w:bCs/>
            <w:color w:val="833C0B" w:themeColor="accent2" w:themeShade="80"/>
          </w:rPr>
          <w:delText>lth</w:delText>
        </w:r>
        <w:r w:rsidRPr="00BE0232" w:rsidDel="002867E7">
          <w:rPr>
            <w:rFonts w:ascii="Arial" w:hAnsi="Arial" w:cs="Arial"/>
            <w:b/>
            <w:bCs/>
            <w:color w:val="833C0B" w:themeColor="accent2" w:themeShade="80"/>
          </w:rPr>
          <w:delText xml:space="preserve"> with First-ever Outstanding Corporate Partner of the Year </w:delText>
        </w:r>
        <w:r w:rsidR="00D37195" w:rsidRPr="00BE0232" w:rsidDel="002867E7">
          <w:rPr>
            <w:rFonts w:ascii="Arial" w:hAnsi="Arial" w:cs="Arial"/>
            <w:b/>
            <w:bCs/>
            <w:color w:val="833C0B" w:themeColor="accent2" w:themeShade="80"/>
          </w:rPr>
          <w:delText>- Article</w:delText>
        </w:r>
      </w:del>
    </w:p>
    <w:p w14:paraId="33445042" w14:textId="1BB97343" w:rsidR="00BF6FFF" w:rsidRPr="00BE0232" w:rsidDel="002867E7" w:rsidRDefault="00BF6FFF" w:rsidP="00BF6FFF">
      <w:pPr>
        <w:spacing w:after="160" w:line="360" w:lineRule="auto"/>
        <w:jc w:val="both"/>
        <w:rPr>
          <w:del w:id="637" w:author="Pamidi,Sushma" w:date="2025-12-08T09:36:00Z" w16du:dateUtc="2025-12-08T15:36:00Z"/>
          <w:rFonts w:ascii="Arial" w:hAnsi="Arial" w:cs="Arial"/>
          <w:sz w:val="21"/>
          <w:szCs w:val="21"/>
        </w:rPr>
      </w:pPr>
      <w:del w:id="638" w:author="Pamidi,Sushma" w:date="2025-12-08T09:36:00Z" w16du:dateUtc="2025-12-08T15:36:00Z">
        <w:r w:rsidRPr="00BE0232" w:rsidDel="002867E7">
          <w:rPr>
            <w:rFonts w:ascii="Arial" w:hAnsi="Arial" w:cs="Arial"/>
            <w:sz w:val="21"/>
            <w:szCs w:val="21"/>
          </w:rPr>
          <w:delText xml:space="preserve">Counsel submits the American Lung Association article about CVS Health being rewarded with the First-ever Outstanding Corporate Partner of the Year Award. CVS Health was the first organization signed under the initiative to attract the public´s attention to the lung cancer problem. CVS Health served as the National Presenting Sponsor of LUNG FORCE, the Lung Association's strategic cause, since its launch in the 2014 campaign. </w:delText>
        </w:r>
        <w:r w:rsidRPr="00BE0232" w:rsidDel="002867E7">
          <w:rPr>
            <w:rFonts w:ascii="Arial" w:hAnsi="Arial" w:cs="Arial"/>
            <w:i/>
            <w:sz w:val="21"/>
            <w:szCs w:val="21"/>
          </w:rPr>
          <w:delText>(Leading and Critical Role, Exhibit 18A: American Lung Association article).</w:delText>
        </w:r>
      </w:del>
    </w:p>
    <w:p w14:paraId="1766C5AD" w14:textId="4024D8D2" w:rsidR="00BF6FFF" w:rsidRPr="00BE0232" w:rsidDel="002867E7" w:rsidRDefault="00BF6FFF" w:rsidP="00BF6FFF">
      <w:pPr>
        <w:spacing w:after="160" w:line="259" w:lineRule="auto"/>
        <w:jc w:val="center"/>
        <w:rPr>
          <w:del w:id="639" w:author="Pamidi,Sushma" w:date="2025-12-08T09:36:00Z" w16du:dateUtc="2025-12-08T15:36:00Z"/>
          <w:rFonts w:ascii="Arial" w:hAnsi="Arial" w:cs="Arial"/>
          <w:i/>
          <w:sz w:val="16"/>
          <w:szCs w:val="16"/>
        </w:rPr>
      </w:pPr>
      <w:del w:id="640"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"https://www.lung.org/media/press-releases/cvs-partner-of-the-year"</w:delInstrText>
        </w:r>
        <w:r w:rsidDel="002867E7">
          <w:fldChar w:fldCharType="separate"/>
        </w:r>
        <w:r w:rsidRPr="00BE0232" w:rsidDel="002867E7">
          <w:rPr>
            <w:rStyle w:val="Hyperlink"/>
            <w:rFonts w:ascii="Arial" w:hAnsi="Arial" w:cs="Arial"/>
            <w:i/>
            <w:sz w:val="16"/>
            <w:szCs w:val="16"/>
          </w:rPr>
          <w:delText>https://www.lung.org/media/press-releases/cvs-partner-of-the-year</w:delText>
        </w:r>
        <w:r w:rsidDel="002867E7">
          <w:fldChar w:fldCharType="end"/>
        </w:r>
      </w:del>
    </w:p>
    <w:p w14:paraId="2DAC4C36" w14:textId="609EB6CC" w:rsidR="00BF6FFF" w:rsidRPr="00BE0232" w:rsidDel="002867E7" w:rsidRDefault="00BF6FFF" w:rsidP="00C22CF3">
      <w:pPr>
        <w:spacing w:after="160" w:line="259" w:lineRule="auto"/>
        <w:jc w:val="center"/>
        <w:rPr>
          <w:del w:id="641" w:author="Pamidi,Sushma" w:date="2025-12-08T09:36:00Z" w16du:dateUtc="2025-12-08T15:36:00Z"/>
          <w:rFonts w:ascii="Arial" w:hAnsi="Arial" w:cs="Arial"/>
          <w:i/>
          <w:sz w:val="16"/>
          <w:szCs w:val="16"/>
        </w:rPr>
      </w:pPr>
    </w:p>
    <w:p w14:paraId="62CE8670" w14:textId="63CAED9E" w:rsidR="000F4CFD" w:rsidRPr="00BE0232" w:rsidDel="002867E7" w:rsidRDefault="000F4CFD" w:rsidP="000F4CFD">
      <w:pPr>
        <w:spacing w:line="360" w:lineRule="auto"/>
        <w:jc w:val="center"/>
        <w:rPr>
          <w:del w:id="642" w:author="Pamidi,Sushma" w:date="2025-12-08T09:36:00Z" w16du:dateUtc="2025-12-08T15:36:00Z"/>
          <w:rFonts w:ascii="Arial" w:hAnsi="Arial" w:cs="Arial"/>
          <w:b/>
          <w:bCs/>
          <w:color w:val="833C0B" w:themeColor="accent2" w:themeShade="80"/>
        </w:rPr>
      </w:pPr>
      <w:del w:id="643" w:author="Pamidi,Sushma" w:date="2025-12-08T09:36:00Z" w16du:dateUtc="2025-12-08T15:36:00Z">
        <w:r w:rsidRPr="00BE0232" w:rsidDel="002867E7">
          <w:rPr>
            <w:rFonts w:ascii="Arial" w:hAnsi="Arial" w:cs="Arial"/>
            <w:b/>
            <w:bCs/>
            <w:color w:val="833C0B" w:themeColor="accent2" w:themeShade="80"/>
          </w:rPr>
          <w:delText>Press About CVS Health® (</w:delText>
        </w:r>
        <w:r w:rsidR="00D37195" w:rsidRPr="00BE0232" w:rsidDel="002867E7">
          <w:rPr>
            <w:rFonts w:ascii="Arial" w:hAnsi="Arial" w:cs="Arial"/>
            <w:b/>
            <w:bCs/>
            <w:color w:val="833C0B" w:themeColor="accent2" w:themeShade="80"/>
          </w:rPr>
          <w:delText>5</w:delText>
        </w:r>
        <w:r w:rsidRPr="00BE0232" w:rsidDel="002867E7">
          <w:rPr>
            <w:rFonts w:ascii="Arial" w:hAnsi="Arial" w:cs="Arial"/>
            <w:b/>
            <w:bCs/>
            <w:color w:val="833C0B" w:themeColor="accent2" w:themeShade="80"/>
          </w:rPr>
          <w:delText>/</w:delText>
        </w:r>
        <w:r w:rsidR="00D37195"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28085C38" w14:textId="21518C36" w:rsidR="000F4CFD" w:rsidRPr="00BE0232" w:rsidDel="002867E7" w:rsidRDefault="000F4CFD" w:rsidP="000F4CFD">
      <w:pPr>
        <w:spacing w:after="160" w:line="259" w:lineRule="auto"/>
        <w:jc w:val="center"/>
        <w:rPr>
          <w:del w:id="644" w:author="Pamidi,Sushma" w:date="2025-12-08T09:36:00Z" w16du:dateUtc="2025-12-08T15:36:00Z"/>
          <w:rFonts w:ascii="Arial" w:hAnsi="Arial" w:cs="Arial"/>
          <w:i/>
          <w:sz w:val="21"/>
          <w:szCs w:val="21"/>
        </w:rPr>
      </w:pPr>
      <w:del w:id="645" w:author="Pamidi,Sushma" w:date="2025-12-08T09:36:00Z" w16du:dateUtc="2025-12-08T15:36:00Z">
        <w:r w:rsidRPr="00BE0232" w:rsidDel="002867E7">
          <w:rPr>
            <w:rFonts w:ascii="Arial" w:hAnsi="Arial" w:cs="Arial"/>
            <w:b/>
            <w:bCs/>
            <w:color w:val="833C0B" w:themeColor="accent2" w:themeShade="80"/>
          </w:rPr>
          <w:delText>CVS Health® Awards – Comparably</w:delText>
        </w:r>
        <w:r w:rsidR="00C22CF3" w:rsidRPr="00BE0232" w:rsidDel="002867E7">
          <w:rPr>
            <w:rFonts w:ascii="Arial" w:hAnsi="Arial" w:cs="Arial"/>
            <w:b/>
            <w:bCs/>
            <w:color w:val="833C0B" w:themeColor="accent2" w:themeShade="80"/>
          </w:rPr>
          <w:delText>.com</w:delText>
        </w:r>
      </w:del>
    </w:p>
    <w:p w14:paraId="6697E762" w14:textId="6553C492" w:rsidR="00C22CF3" w:rsidRPr="00BE0232" w:rsidDel="002867E7" w:rsidRDefault="000F4CFD" w:rsidP="00C22CF3">
      <w:pPr>
        <w:spacing w:line="360" w:lineRule="auto"/>
        <w:jc w:val="both"/>
        <w:rPr>
          <w:del w:id="646" w:author="Pamidi,Sushma" w:date="2025-12-08T09:36:00Z" w16du:dateUtc="2025-12-08T15:36:00Z"/>
          <w:rFonts w:ascii="Arial" w:hAnsi="Arial" w:cs="Arial"/>
          <w:sz w:val="21"/>
          <w:szCs w:val="21"/>
        </w:rPr>
      </w:pPr>
      <w:bookmarkStart w:id="647" w:name="_Hlk180098169"/>
      <w:del w:id="648" w:author="Pamidi,Sushma" w:date="2025-12-08T09:36:00Z" w16du:dateUtc="2025-12-08T15:36:00Z">
        <w:r w:rsidRPr="00BE0232" w:rsidDel="002867E7">
          <w:rPr>
            <w:rFonts w:ascii="Arial" w:hAnsi="Arial" w:cs="Arial"/>
            <w:sz w:val="21"/>
            <w:szCs w:val="21"/>
          </w:rPr>
          <w:delText xml:space="preserve">Counsel submits </w:delText>
        </w:r>
        <w:bookmarkEnd w:id="647"/>
        <w:r w:rsidRPr="00BE0232" w:rsidDel="002867E7">
          <w:rPr>
            <w:rFonts w:ascii="Arial" w:hAnsi="Arial" w:cs="Arial"/>
            <w:sz w:val="21"/>
            <w:szCs w:val="21"/>
          </w:rPr>
          <w:delText>the names of the awards won by CVS Health® in the years 2020 and 2021 as evidence of the company´s successful recognition as The Best Company Outlook, The Best Places to Work in Boston, The Best Career Growth, The Best Leadership Team, etc.</w:delText>
        </w:r>
        <w:r w:rsidR="00C22CF3" w:rsidRPr="00BE0232" w:rsidDel="002867E7">
          <w:rPr>
            <w:rFonts w:ascii="Arial" w:hAnsi="Arial" w:cs="Arial"/>
            <w:sz w:val="21"/>
            <w:szCs w:val="21"/>
          </w:rPr>
          <w:delText xml:space="preserve"> Comparably.com is a platform designed to offer insights into company culture, salaries, and workplace environments through anonymous employee feedback. It helps users compare compensation packages and workplace experiences across industries, providing job seekers and employees transparency. Companies use it for employer branding and understanding employee sentiment on various workplace aspects such as gender equality, diversity, work-life balance, and job satisfaction.</w:delText>
        </w:r>
      </w:del>
    </w:p>
    <w:p w14:paraId="6690F502" w14:textId="5AC5C664" w:rsidR="00C22CF3" w:rsidRPr="00BE0232" w:rsidDel="002867E7" w:rsidRDefault="00C22CF3" w:rsidP="00C22CF3">
      <w:pPr>
        <w:spacing w:line="360" w:lineRule="auto"/>
        <w:jc w:val="both"/>
        <w:rPr>
          <w:del w:id="649" w:author="Pamidi,Sushma" w:date="2025-12-08T09:36:00Z" w16du:dateUtc="2025-12-08T15:36:00Z"/>
          <w:rFonts w:ascii="Arial" w:hAnsi="Arial" w:cs="Arial"/>
          <w:i/>
          <w:sz w:val="21"/>
          <w:szCs w:val="21"/>
        </w:rPr>
      </w:pPr>
      <w:del w:id="650" w:author="Pamidi,Sushma" w:date="2025-12-08T09:36:00Z" w16du:dateUtc="2025-12-08T15:36:00Z">
        <w:r w:rsidRPr="00BE0232" w:rsidDel="002867E7">
          <w:rPr>
            <w:rFonts w:ascii="Arial" w:hAnsi="Arial" w:cs="Arial"/>
            <w:sz w:val="21"/>
            <w:szCs w:val="21"/>
          </w:rPr>
          <w:delText>The site is known for generating comprehensive data sets, hosting over 15 million ratings from 70,000 companies. It also publishes annual awards for companies, such as "Best Places to Work" and "Best CEOs," based on employee feedback regarding workplace happiness, leadership, and culture.​(</w:delText>
        </w:r>
        <w:r w:rsidRPr="00BE0232" w:rsidDel="002867E7">
          <w:rPr>
            <w:rFonts w:ascii="Arial" w:hAnsi="Arial" w:cs="Arial"/>
            <w:i/>
            <w:sz w:val="21"/>
            <w:szCs w:val="21"/>
          </w:rPr>
          <w:delText>Leading and Critical Role, Exhibit 19: Comapably.com)</w:delText>
        </w:r>
      </w:del>
    </w:p>
    <w:p w14:paraId="24FF3993" w14:textId="7F991D61" w:rsidR="00C22CF3" w:rsidRPr="00BE0232" w:rsidDel="002867E7" w:rsidRDefault="00C22CF3" w:rsidP="00C22CF3">
      <w:pPr>
        <w:spacing w:line="360" w:lineRule="auto"/>
        <w:jc w:val="center"/>
        <w:rPr>
          <w:del w:id="651" w:author="Pamidi,Sushma" w:date="2025-12-08T09:36:00Z" w16du:dateUtc="2025-12-08T15:36:00Z"/>
          <w:rFonts w:ascii="Arial" w:hAnsi="Arial" w:cs="Arial"/>
          <w:i/>
          <w:sz w:val="21"/>
          <w:szCs w:val="21"/>
        </w:rPr>
      </w:pPr>
      <w:del w:id="652"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"https://www.ana.net/content/show/id/74230"</w:delInstrText>
        </w:r>
        <w:r w:rsidDel="002867E7">
          <w:fldChar w:fldCharType="separate"/>
        </w:r>
        <w:r w:rsidRPr="00BE0232" w:rsidDel="002867E7">
          <w:rPr>
            <w:rStyle w:val="Hyperlink"/>
            <w:rFonts w:ascii="Arial" w:hAnsi="Arial" w:cs="Arial"/>
            <w:i/>
            <w:sz w:val="16"/>
            <w:szCs w:val="16"/>
          </w:rPr>
          <w:delText>https://www.ana.net/content/show/id/74230</w:delText>
        </w:r>
        <w:r w:rsidDel="002867E7">
          <w:fldChar w:fldCharType="end"/>
        </w:r>
      </w:del>
    </w:p>
    <w:p w14:paraId="683DCF42" w14:textId="30090302" w:rsidR="00326FD7" w:rsidDel="002867E7" w:rsidRDefault="00326FD7" w:rsidP="00D37195">
      <w:pPr>
        <w:spacing w:line="360" w:lineRule="auto"/>
        <w:jc w:val="center"/>
        <w:rPr>
          <w:del w:id="653" w:author="Pamidi,Sushma" w:date="2025-12-08T09:36:00Z" w16du:dateUtc="2025-12-08T15:36:00Z"/>
          <w:rFonts w:ascii="Arial" w:hAnsi="Arial" w:cs="Arial"/>
          <w:b/>
          <w:bCs/>
          <w:color w:val="833C0B" w:themeColor="accent2" w:themeShade="80"/>
        </w:rPr>
      </w:pPr>
    </w:p>
    <w:p w14:paraId="00A4B20F" w14:textId="7A3A1EFD" w:rsidR="00D37195" w:rsidRPr="00BE0232" w:rsidDel="002867E7" w:rsidRDefault="00D37195" w:rsidP="00D37195">
      <w:pPr>
        <w:spacing w:line="360" w:lineRule="auto"/>
        <w:jc w:val="center"/>
        <w:rPr>
          <w:del w:id="654" w:author="Pamidi,Sushma" w:date="2025-12-08T09:36:00Z" w16du:dateUtc="2025-12-08T15:36:00Z"/>
          <w:rFonts w:ascii="Arial" w:hAnsi="Arial" w:cs="Arial"/>
          <w:b/>
          <w:bCs/>
          <w:color w:val="833C0B" w:themeColor="accent2" w:themeShade="80"/>
        </w:rPr>
      </w:pPr>
      <w:del w:id="655" w:author="Pamidi,Sushma" w:date="2025-12-08T09:36:00Z" w16du:dateUtc="2025-12-08T15:36:00Z">
        <w:r w:rsidRPr="00BE0232" w:rsidDel="002867E7">
          <w:rPr>
            <w:rFonts w:ascii="Arial" w:hAnsi="Arial" w:cs="Arial"/>
            <w:b/>
            <w:bCs/>
            <w:color w:val="833C0B" w:themeColor="accent2" w:themeShade="80"/>
          </w:rPr>
          <w:delText xml:space="preserve">Press About CVS Health® (6/7) </w:delText>
        </w:r>
      </w:del>
    </w:p>
    <w:p w14:paraId="494FA445" w14:textId="4AA6D637" w:rsidR="00D37195" w:rsidRPr="00BE0232" w:rsidDel="002867E7" w:rsidRDefault="00D37195" w:rsidP="00D37195">
      <w:pPr>
        <w:spacing w:after="160" w:line="259" w:lineRule="auto"/>
        <w:jc w:val="center"/>
        <w:rPr>
          <w:del w:id="656" w:author="Pamidi,Sushma" w:date="2025-12-08T09:36:00Z" w16du:dateUtc="2025-12-08T15:36:00Z"/>
          <w:rFonts w:ascii="Arial" w:hAnsi="Arial" w:cs="Arial"/>
          <w:b/>
          <w:bCs/>
          <w:color w:val="833C0B" w:themeColor="accent2" w:themeShade="80"/>
        </w:rPr>
      </w:pPr>
      <w:del w:id="657" w:author="Pamidi,Sushma" w:date="2025-12-08T09:36:00Z" w16du:dateUtc="2025-12-08T15:36:00Z">
        <w:r w:rsidRPr="00BE0232" w:rsidDel="002867E7">
          <w:rPr>
            <w:rFonts w:ascii="Arial" w:hAnsi="Arial" w:cs="Arial"/>
            <w:b/>
            <w:bCs/>
            <w:color w:val="833C0B" w:themeColor="accent2" w:themeShade="80"/>
          </w:rPr>
          <w:delText xml:space="preserve">CVS Health® - FortuneComparably.com – Article </w:delText>
        </w:r>
      </w:del>
    </w:p>
    <w:p w14:paraId="0F5DB51A" w14:textId="7DE06740" w:rsidR="00D37195" w:rsidRPr="00BE0232" w:rsidDel="002867E7" w:rsidRDefault="00D37195" w:rsidP="00D37195">
      <w:pPr>
        <w:spacing w:after="160" w:line="360" w:lineRule="auto"/>
        <w:jc w:val="both"/>
        <w:rPr>
          <w:del w:id="658" w:author="Pamidi,Sushma" w:date="2025-12-08T09:36:00Z" w16du:dateUtc="2025-12-08T15:36:00Z"/>
          <w:rFonts w:ascii="Arial" w:hAnsi="Arial" w:cs="Arial"/>
          <w:i/>
          <w:sz w:val="21"/>
          <w:szCs w:val="21"/>
        </w:rPr>
      </w:pPr>
      <w:del w:id="659" w:author="Pamidi,Sushma" w:date="2025-12-08T09:36:00Z" w16du:dateUtc="2025-12-08T15:36:00Z">
        <w:r w:rsidRPr="00BE0232" w:rsidDel="002867E7">
          <w:rPr>
            <w:rFonts w:ascii="Arial" w:hAnsi="Arial" w:cs="Arial"/>
            <w:iCs/>
            <w:sz w:val="21"/>
            <w:szCs w:val="21"/>
          </w:rPr>
          <w:delText>Counsel submits an article about CVS Health, published by Fortune.com, the digital platform for Fortune magazine. It is a renowned business publication focused on industry trends, leadership, economic analysis, and rankings. The website covers various sectors, including finance, technology, and global business, offering articles, news updates, and expert insights. It is also famous for its annual rankings, such as the Fortune 500, which lists the top U.S. companies by revenue, and the Fortune Global 500, which ranks the world's largest corporations. CVS Health is ranked number 6 on the list of the biggest companies, with its revenue of $357,776M and profit of $8,344M by March 28</w:delText>
        </w:r>
        <w:r w:rsidRPr="00BE0232" w:rsidDel="002867E7">
          <w:rPr>
            <w:rFonts w:ascii="Arial" w:hAnsi="Arial" w:cs="Arial"/>
            <w:iCs/>
            <w:sz w:val="21"/>
            <w:szCs w:val="21"/>
            <w:vertAlign w:val="superscript"/>
          </w:rPr>
          <w:delText>th</w:delText>
        </w:r>
        <w:r w:rsidRPr="00BE0232" w:rsidDel="002867E7">
          <w:rPr>
            <w:rFonts w:ascii="Arial" w:hAnsi="Arial" w:cs="Arial"/>
            <w:iCs/>
            <w:sz w:val="21"/>
            <w:szCs w:val="21"/>
          </w:rPr>
          <w:delText xml:space="preserve">, 2024. </w:delText>
        </w:r>
        <w:r w:rsidRPr="00BE0232" w:rsidDel="002867E7">
          <w:rPr>
            <w:rFonts w:ascii="Arial" w:hAnsi="Arial" w:cs="Arial"/>
            <w:i/>
            <w:sz w:val="21"/>
            <w:szCs w:val="21"/>
          </w:rPr>
          <w:delText>(Leading and Critical Role, Exhibit 20: Fortune.com article).</w:delText>
        </w:r>
      </w:del>
    </w:p>
    <w:p w14:paraId="2F99F451" w14:textId="3C6606EB" w:rsidR="00D37195" w:rsidRPr="00BE0232" w:rsidDel="002867E7" w:rsidRDefault="00D37195" w:rsidP="00D37195">
      <w:pPr>
        <w:spacing w:after="160" w:line="360" w:lineRule="auto"/>
        <w:jc w:val="center"/>
        <w:rPr>
          <w:del w:id="660" w:author="Pamidi,Sushma" w:date="2025-12-08T09:36:00Z" w16du:dateUtc="2025-12-08T15:36:00Z"/>
          <w:rFonts w:ascii="Arial" w:hAnsi="Arial" w:cs="Arial"/>
          <w:i/>
          <w:sz w:val="16"/>
          <w:szCs w:val="16"/>
        </w:rPr>
      </w:pPr>
      <w:del w:id="661"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"https://fortune.com/company/cvs-health/"</w:delInstrText>
        </w:r>
        <w:r w:rsidDel="002867E7">
          <w:fldChar w:fldCharType="separate"/>
        </w:r>
        <w:r w:rsidRPr="00BE0232" w:rsidDel="002867E7">
          <w:rPr>
            <w:rStyle w:val="Hyperlink"/>
            <w:rFonts w:ascii="Arial" w:hAnsi="Arial" w:cs="Arial"/>
            <w:i/>
            <w:sz w:val="16"/>
            <w:szCs w:val="16"/>
          </w:rPr>
          <w:delText>https://fortune.com/company/cvs-health/</w:delText>
        </w:r>
        <w:r w:rsidDel="002867E7">
          <w:fldChar w:fldCharType="end"/>
        </w:r>
      </w:del>
    </w:p>
    <w:p w14:paraId="79FA5A3E" w14:textId="31244CEC" w:rsidR="00D37195" w:rsidRPr="00BE0232" w:rsidDel="002867E7" w:rsidRDefault="00D37195" w:rsidP="00D37195">
      <w:pPr>
        <w:spacing w:after="160" w:line="360" w:lineRule="auto"/>
        <w:jc w:val="center"/>
        <w:rPr>
          <w:del w:id="662" w:author="Pamidi,Sushma" w:date="2025-12-08T09:36:00Z" w16du:dateUtc="2025-12-08T15:36:00Z"/>
          <w:rFonts w:ascii="Arial" w:hAnsi="Arial" w:cs="Arial"/>
          <w:i/>
          <w:sz w:val="16"/>
          <w:szCs w:val="16"/>
        </w:rPr>
      </w:pPr>
    </w:p>
    <w:p w14:paraId="403E829F" w14:textId="3994BE44" w:rsidR="00D37195" w:rsidRPr="00BE0232" w:rsidDel="002867E7" w:rsidRDefault="00D37195" w:rsidP="00D37195">
      <w:pPr>
        <w:spacing w:line="360" w:lineRule="auto"/>
        <w:jc w:val="center"/>
        <w:rPr>
          <w:del w:id="663" w:author="Pamidi,Sushma" w:date="2025-12-08T09:36:00Z" w16du:dateUtc="2025-12-08T15:36:00Z"/>
          <w:rFonts w:ascii="Arial" w:hAnsi="Arial" w:cs="Arial"/>
          <w:b/>
          <w:bCs/>
          <w:color w:val="833C0B" w:themeColor="accent2" w:themeShade="80"/>
        </w:rPr>
      </w:pPr>
      <w:del w:id="664" w:author="Pamidi,Sushma" w:date="2025-12-08T09:36:00Z" w16du:dateUtc="2025-12-08T15:36:00Z">
        <w:r w:rsidRPr="00BE0232" w:rsidDel="002867E7">
          <w:rPr>
            <w:rFonts w:ascii="Arial" w:hAnsi="Arial" w:cs="Arial"/>
            <w:b/>
            <w:bCs/>
            <w:color w:val="833C0B" w:themeColor="accent2" w:themeShade="80"/>
          </w:rPr>
          <w:delText xml:space="preserve">Press About CVS Health® (7/7) </w:delText>
        </w:r>
      </w:del>
    </w:p>
    <w:p w14:paraId="3925D445" w14:textId="23149850" w:rsidR="00D37195" w:rsidRPr="00BE0232" w:rsidDel="002867E7" w:rsidRDefault="00D37195" w:rsidP="00D37195">
      <w:pPr>
        <w:spacing w:after="160" w:line="259" w:lineRule="auto"/>
        <w:jc w:val="center"/>
        <w:rPr>
          <w:del w:id="665" w:author="Pamidi,Sushma" w:date="2025-12-08T09:36:00Z" w16du:dateUtc="2025-12-08T15:36:00Z"/>
          <w:rFonts w:ascii="Arial" w:hAnsi="Arial" w:cs="Arial"/>
          <w:b/>
          <w:bCs/>
          <w:color w:val="833C0B" w:themeColor="accent2" w:themeShade="80"/>
        </w:rPr>
      </w:pPr>
      <w:bookmarkStart w:id="666" w:name="_Hlk180099199"/>
      <w:del w:id="667" w:author="Pamidi,Sushma" w:date="2025-12-08T09:36:00Z" w16du:dateUtc="2025-12-08T15:36:00Z">
        <w:r w:rsidRPr="00BE0232" w:rsidDel="002867E7">
          <w:rPr>
            <w:rFonts w:ascii="Arial" w:hAnsi="Arial" w:cs="Arial"/>
            <w:b/>
            <w:bCs/>
            <w:color w:val="833C0B" w:themeColor="accent2" w:themeShade="80"/>
          </w:rPr>
          <w:delText>How CVS Evolved from Retail Pharmacy into Health Care</w:delText>
        </w:r>
      </w:del>
    </w:p>
    <w:p w14:paraId="7B4D31FB" w14:textId="469C70C9" w:rsidR="00D37195" w:rsidRPr="00BE0232" w:rsidDel="002867E7" w:rsidRDefault="00D37195" w:rsidP="00D37195">
      <w:pPr>
        <w:spacing w:after="160" w:line="259" w:lineRule="auto"/>
        <w:jc w:val="center"/>
        <w:rPr>
          <w:del w:id="668" w:author="Pamidi,Sushma" w:date="2025-12-08T09:36:00Z" w16du:dateUtc="2025-12-08T15:36:00Z"/>
          <w:rFonts w:ascii="Arial" w:hAnsi="Arial" w:cs="Arial"/>
          <w:b/>
          <w:bCs/>
          <w:color w:val="833C0B" w:themeColor="accent2" w:themeShade="80"/>
        </w:rPr>
      </w:pPr>
      <w:del w:id="669" w:author="Pamidi,Sushma" w:date="2025-12-08T09:36:00Z" w16du:dateUtc="2025-12-08T15:36:00Z">
        <w:r w:rsidRPr="00BE0232" w:rsidDel="002867E7">
          <w:rPr>
            <w:rFonts w:ascii="Arial" w:hAnsi="Arial" w:cs="Arial"/>
            <w:b/>
            <w:bCs/>
            <w:color w:val="833C0B" w:themeColor="accent2" w:themeShade="80"/>
          </w:rPr>
          <w:delText xml:space="preserve"> Behemoth – Yahoo Finance Article </w:delText>
        </w:r>
      </w:del>
    </w:p>
    <w:bookmarkEnd w:id="666"/>
    <w:p w14:paraId="5B835EFF" w14:textId="22BC8C89" w:rsidR="00D37195" w:rsidRPr="00BE0232" w:rsidDel="002867E7" w:rsidRDefault="00D37195" w:rsidP="00D37195">
      <w:pPr>
        <w:spacing w:after="160" w:line="360" w:lineRule="auto"/>
        <w:jc w:val="both"/>
        <w:rPr>
          <w:del w:id="670" w:author="Pamidi,Sushma" w:date="2025-12-08T09:36:00Z" w16du:dateUtc="2025-12-08T15:36:00Z"/>
          <w:rFonts w:ascii="Arial" w:hAnsi="Arial" w:cs="Arial"/>
          <w:i/>
          <w:sz w:val="21"/>
          <w:szCs w:val="21"/>
        </w:rPr>
      </w:pPr>
      <w:del w:id="671" w:author="Pamidi,Sushma" w:date="2025-12-08T09:36:00Z" w16du:dateUtc="2025-12-08T15:36:00Z">
        <w:r w:rsidRPr="00BE0232" w:rsidDel="002867E7">
          <w:rPr>
            <w:rFonts w:ascii="Arial" w:hAnsi="Arial" w:cs="Arial"/>
            <w:iCs/>
            <w:sz w:val="21"/>
            <w:szCs w:val="21"/>
          </w:rPr>
          <w:delText xml:space="preserve">Counsel submits an article, “How CVS Evolved from Retail Pharmacy into Health Care Behemoth,” published by Yahoo Finance. The article explains how CVS came to dominate the retail pharmacy industry. </w:delText>
        </w:r>
        <w:r w:rsidRPr="00BE0232" w:rsidDel="002867E7">
          <w:rPr>
            <w:rFonts w:ascii="Arial" w:hAnsi="Arial" w:cs="Arial"/>
            <w:i/>
            <w:sz w:val="21"/>
            <w:szCs w:val="21"/>
          </w:rPr>
          <w:delText>(Leading and Critical Role, Exhibit 21: Yahoo Finance article).</w:delText>
        </w:r>
      </w:del>
    </w:p>
    <w:p w14:paraId="041C9713" w14:textId="2526FB22" w:rsidR="00E00838" w:rsidRPr="00BE0232" w:rsidDel="002867E7" w:rsidRDefault="00E00838" w:rsidP="00E00838">
      <w:pPr>
        <w:spacing w:after="160" w:line="360" w:lineRule="auto"/>
        <w:jc w:val="center"/>
        <w:rPr>
          <w:del w:id="672" w:author="Pamidi,Sushma" w:date="2025-12-08T09:36:00Z" w16du:dateUtc="2025-12-08T15:36:00Z"/>
          <w:rFonts w:ascii="Arial" w:hAnsi="Arial" w:cs="Arial"/>
          <w:i/>
          <w:sz w:val="16"/>
          <w:szCs w:val="16"/>
        </w:rPr>
      </w:pPr>
      <w:del w:id="673"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finance.yahoo.com/news/how-cvs-evolved-from-retail-pharmacy-into-health-care-behemoth-130515054.html?guccounter=1&amp;guce_referrer=aHR0cHM6Ly93d3cuZ29vZ2xlLmNvbS8&amp;guce_referrer_sig=AQAAAFVQzar1EZWY0VIPFg3M6sMHwrk07NwDXQ-11M2DlJq9PnNDh7JW8zs3Gu-uIK8RDIpN0hXhxnkGn-nOs1P5uBgqGcR-vL4CMi3iOI4iC0aIDgt8Pl2_JCR6MMOxqv-XcFc5WjNUPoRCl94OrEGmzCo4CEUBzcVBssxhPRyjbnSy"</w:delInstrText>
        </w:r>
        <w:r w:rsidDel="002867E7">
          <w:fldChar w:fldCharType="separate"/>
        </w:r>
        <w:r w:rsidRPr="00BE0232" w:rsidDel="002867E7">
          <w:rPr>
            <w:rStyle w:val="Hyperlink"/>
            <w:rFonts w:ascii="Arial" w:hAnsi="Arial" w:cs="Arial"/>
            <w:i/>
            <w:sz w:val="16"/>
            <w:szCs w:val="16"/>
          </w:rPr>
          <w:delText>https://finance.yahoo.com/news/how-cvs-evolved-from-retail-pharmacy-into-health-care-behemoth-130515054.html?guccounter=1&amp;guce_referrer=aHR0cHM6Ly93d3cuZ29vZ2xlLmNvbS8&amp;guce_referrer_sig=AQAAAFVQzar1EZWY0VIPFg3M6sMHwrk07NwDXQ-11M2DlJq9PnNDh7JW8zs3Gu-uIK8RDIpN0hXhxnkGn-nOs1P5uBgqGcR-vL4CMi3iOI4iC0aIDgt8Pl2_JCR6MMOxqv-XcFc5WjNUPoRCl94OrEGmzCo4CEUBzcVBssxhPRyjbnSy</w:delText>
        </w:r>
        <w:r w:rsidDel="002867E7">
          <w:fldChar w:fldCharType="end"/>
        </w:r>
      </w:del>
    </w:p>
    <w:p w14:paraId="3F9C0758" w14:textId="4CBDC80A" w:rsidR="00D37195" w:rsidRPr="00BE0232" w:rsidDel="002867E7" w:rsidRDefault="00D37195" w:rsidP="00D37195">
      <w:pPr>
        <w:spacing w:after="160" w:line="259" w:lineRule="auto"/>
        <w:jc w:val="center"/>
        <w:rPr>
          <w:del w:id="674" w:author="Pamidi,Sushma" w:date="2025-12-08T09:36:00Z" w16du:dateUtc="2025-12-08T15:36:00Z"/>
          <w:rFonts w:ascii="Arial" w:hAnsi="Arial" w:cs="Arial"/>
          <w:b/>
          <w:color w:val="833C0B" w:themeColor="accent2" w:themeShade="80"/>
          <w:sz w:val="28"/>
          <w:szCs w:val="28"/>
        </w:rPr>
      </w:pPr>
      <w:del w:id="675" w:author="Pamidi,Sushma" w:date="2025-12-08T09:36:00Z" w16du:dateUtc="2025-12-08T15:36:00Z">
        <w:r w:rsidRPr="00BE0232" w:rsidDel="002867E7">
          <w:rPr>
            <w:rFonts w:ascii="Arial" w:hAnsi="Arial" w:cs="Arial"/>
            <w:b/>
            <w:color w:val="833C0B" w:themeColor="accent2" w:themeShade="80"/>
            <w:sz w:val="28"/>
            <w:szCs w:val="28"/>
          </w:rPr>
          <w:delText>Conclusion</w:delText>
        </w:r>
      </w:del>
    </w:p>
    <w:p w14:paraId="5FD2885E" w14:textId="27B012C8" w:rsidR="00D37195" w:rsidRPr="00BE0232" w:rsidDel="002867E7" w:rsidRDefault="00D37195" w:rsidP="00D37195">
      <w:pPr>
        <w:widowControl w:val="0"/>
        <w:autoSpaceDE w:val="0"/>
        <w:autoSpaceDN w:val="0"/>
        <w:adjustRightInd w:val="0"/>
        <w:spacing w:line="360" w:lineRule="auto"/>
        <w:jc w:val="center"/>
        <w:rPr>
          <w:del w:id="676" w:author="Pamidi,Sushma" w:date="2025-12-08T09:36:00Z" w16du:dateUtc="2025-12-08T15:36:00Z"/>
          <w:rFonts w:ascii="Arial" w:hAnsi="Arial" w:cs="Arial"/>
          <w:b/>
          <w:color w:val="833C0B" w:themeColor="accent2" w:themeShade="80"/>
          <w:sz w:val="12"/>
          <w:szCs w:val="12"/>
        </w:rPr>
      </w:pPr>
    </w:p>
    <w:p w14:paraId="2AC67057" w14:textId="7A5B29CD" w:rsidR="00D37195" w:rsidRPr="00BE0232" w:rsidDel="002867E7" w:rsidRDefault="00D37195" w:rsidP="00D37195">
      <w:pPr>
        <w:spacing w:line="360" w:lineRule="auto"/>
        <w:jc w:val="both"/>
        <w:rPr>
          <w:del w:id="677" w:author="Pamidi,Sushma" w:date="2025-12-08T09:36:00Z" w16du:dateUtc="2025-12-08T15:36:00Z"/>
          <w:rFonts w:ascii="Arial" w:hAnsi="Arial" w:cs="Arial"/>
          <w:b/>
          <w:color w:val="262626"/>
          <w:sz w:val="21"/>
          <w:szCs w:val="21"/>
        </w:rPr>
      </w:pPr>
      <w:del w:id="678" w:author="Pamidi,Sushma" w:date="2025-12-08T09:36:00Z" w16du:dateUtc="2025-12-08T15:36:00Z">
        <w:r w:rsidRPr="00BE0232" w:rsidDel="002867E7">
          <w:rPr>
            <w:rFonts w:ascii="Arial" w:hAnsi="Arial" w:cs="Arial"/>
            <w:sz w:val="21"/>
            <w:szCs w:val="21"/>
          </w:rPr>
          <w:delText>8 CFR 204.5(h) (3) (viii) requires that the Petitioner has played a leading or critical role for a company or organization with a distinguished reputation. Counsel has provided evidence establishing that the Petitioner has played diverse critical roles for a highly distinguished company, providing much-needed expertise and abilities as a highly extraordinary and accomplished expert in the field. Thus, Counsel would submit that the Leading/Critical Role category is deemed satisfied based on the preponderance of evidence provided.</w:delText>
        </w:r>
      </w:del>
    </w:p>
    <w:p w14:paraId="19D08C8E" w14:textId="165F87B9" w:rsidR="00D37195" w:rsidRPr="00BE0232" w:rsidDel="002867E7" w:rsidRDefault="00D37195" w:rsidP="00D37195">
      <w:pPr>
        <w:spacing w:line="360" w:lineRule="auto"/>
        <w:jc w:val="both"/>
        <w:rPr>
          <w:del w:id="679" w:author="Pamidi,Sushma" w:date="2025-12-08T09:36:00Z" w16du:dateUtc="2025-12-08T15:36:00Z"/>
          <w:rFonts w:ascii="Arial" w:hAnsi="Arial" w:cs="Arial"/>
          <w:b/>
          <w:color w:val="262626"/>
          <w:sz w:val="21"/>
          <w:szCs w:val="21"/>
        </w:rPr>
      </w:pPr>
    </w:p>
    <w:p w14:paraId="1FB872B7" w14:textId="3FA05F09" w:rsidR="00C22CF3" w:rsidRPr="00BE0232" w:rsidRDefault="00C22CF3" w:rsidP="00326FD7">
      <w:pPr>
        <w:spacing w:after="160" w:line="259" w:lineRule="auto"/>
        <w:rPr>
          <w:rFonts w:ascii="Arial" w:hAnsi="Arial" w:cs="Arial"/>
          <w:i/>
          <w:sz w:val="16"/>
          <w:szCs w:val="16"/>
        </w:rPr>
      </w:pPr>
    </w:p>
    <w:sectPr w:rsidR="00C22CF3" w:rsidRPr="00BE0232" w:rsidSect="008D3AA7">
      <w:headerReference w:type="default" r:id="rId15"/>
      <w:footerReference w:type="even" r:id="rId16"/>
      <w:footerReference w:type="default" r:id="rId17"/>
      <w:pgSz w:w="12240" w:h="15840"/>
      <w:pgMar w:top="1440" w:right="1440" w:bottom="80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9639" w14:textId="77777777" w:rsidR="00076881" w:rsidRPr="00D47CDD" w:rsidRDefault="00076881">
      <w:r w:rsidRPr="00D47CDD">
        <w:separator/>
      </w:r>
    </w:p>
  </w:endnote>
  <w:endnote w:type="continuationSeparator" w:id="0">
    <w:p w14:paraId="0500CA8B" w14:textId="77777777" w:rsidR="00076881" w:rsidRPr="00D47CDD" w:rsidRDefault="00076881">
      <w:r w:rsidRPr="00D47C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5710613"/>
      <w:docPartObj>
        <w:docPartGallery w:val="Page Numbers (Bottom of Page)"/>
        <w:docPartUnique/>
      </w:docPartObj>
    </w:sdtPr>
    <w:sdtContent>
      <w:p w14:paraId="3F748D62" w14:textId="77777777" w:rsidR="006E5A37" w:rsidRPr="00D47CDD" w:rsidRDefault="006E5A37" w:rsidP="00571E9B">
        <w:pPr>
          <w:pStyle w:val="Footer"/>
          <w:framePr w:wrap="none" w:vAnchor="text" w:hAnchor="margin" w:xAlign="right" w:y="1"/>
          <w:rPr>
            <w:rStyle w:val="PageNumber"/>
          </w:rPr>
        </w:pPr>
        <w:r w:rsidRPr="00D47CDD">
          <w:rPr>
            <w:rStyle w:val="PageNumber"/>
          </w:rPr>
          <w:fldChar w:fldCharType="begin"/>
        </w:r>
        <w:r w:rsidRPr="00D47CDD">
          <w:rPr>
            <w:rStyle w:val="PageNumber"/>
          </w:rPr>
          <w:instrText xml:space="preserve"> PAGE </w:instrText>
        </w:r>
        <w:r w:rsidRPr="00D47CDD">
          <w:rPr>
            <w:rStyle w:val="PageNumber"/>
          </w:rPr>
          <w:fldChar w:fldCharType="end"/>
        </w:r>
      </w:p>
    </w:sdtContent>
  </w:sdt>
  <w:p w14:paraId="7560B2ED" w14:textId="77777777" w:rsidR="006E5A37" w:rsidRPr="00D47CDD" w:rsidRDefault="006E5A37" w:rsidP="00571E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2722710"/>
      <w:docPartObj>
        <w:docPartGallery w:val="Page Numbers (Bottom of Page)"/>
        <w:docPartUnique/>
      </w:docPartObj>
    </w:sdtPr>
    <w:sdtContent>
      <w:p w14:paraId="0ABA054F" w14:textId="411AF92B" w:rsidR="006E5A37" w:rsidRPr="00D47CDD" w:rsidRDefault="006E5A37" w:rsidP="00571E9B">
        <w:pPr>
          <w:pStyle w:val="Footer"/>
          <w:framePr w:wrap="none" w:vAnchor="text" w:hAnchor="margin" w:xAlign="right" w:y="1"/>
          <w:rPr>
            <w:rStyle w:val="PageNumber"/>
          </w:rPr>
        </w:pPr>
        <w:r w:rsidRPr="00D47CDD">
          <w:rPr>
            <w:rStyle w:val="PageNumber"/>
          </w:rPr>
          <w:fldChar w:fldCharType="begin"/>
        </w:r>
        <w:r w:rsidRPr="00D47CDD">
          <w:rPr>
            <w:rStyle w:val="PageNumber"/>
          </w:rPr>
          <w:instrText xml:space="preserve"> PAGE </w:instrText>
        </w:r>
        <w:r w:rsidRPr="00D47CDD">
          <w:rPr>
            <w:rStyle w:val="PageNumber"/>
          </w:rPr>
          <w:fldChar w:fldCharType="separate"/>
        </w:r>
        <w:r w:rsidR="000C1AA4" w:rsidRPr="00D47CDD">
          <w:rPr>
            <w:rStyle w:val="PageNumber"/>
          </w:rPr>
          <w:t>24</w:t>
        </w:r>
        <w:r w:rsidRPr="00D47CDD">
          <w:rPr>
            <w:rStyle w:val="PageNumber"/>
          </w:rPr>
          <w:fldChar w:fldCharType="end"/>
        </w:r>
      </w:p>
    </w:sdtContent>
  </w:sdt>
  <w:p w14:paraId="1D6A55B5" w14:textId="77777777" w:rsidR="006E5A37" w:rsidRPr="00D47CDD" w:rsidRDefault="006E5A37" w:rsidP="00571E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867B9" w14:textId="77777777" w:rsidR="00076881" w:rsidRPr="00D47CDD" w:rsidRDefault="00076881">
      <w:r w:rsidRPr="00D47CDD">
        <w:separator/>
      </w:r>
    </w:p>
  </w:footnote>
  <w:footnote w:type="continuationSeparator" w:id="0">
    <w:p w14:paraId="7E3E0B66" w14:textId="77777777" w:rsidR="00076881" w:rsidRPr="00D47CDD" w:rsidRDefault="00076881">
      <w:r w:rsidRPr="00D47C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687E" w14:textId="42A8A831" w:rsidR="006E5A37" w:rsidRPr="00D47CDD" w:rsidRDefault="006E5A37" w:rsidP="002867E7">
    <w:pPr>
      <w:pStyle w:val="Header"/>
    </w:pPr>
    <w:del w:id="680" w:author="Pamidi,Sushma" w:date="2025-12-08T09:36:00Z" w16du:dateUtc="2025-12-08T15:36:00Z">
      <w:r w:rsidRPr="00D47CDD" w:rsidDel="002867E7">
        <w:rPr>
          <w:noProof/>
          <w:lang w:eastAsia="es-ES"/>
        </w:rPr>
        <w:drawing>
          <wp:inline distT="0" distB="0" distL="0" distR="0" wp14:anchorId="51D04CAD" wp14:editId="145D2250">
            <wp:extent cx="808938" cy="914400"/>
            <wp:effectExtent l="0" t="0" r="0" b="0"/>
            <wp:docPr id="15" name="Picture 15" descr="Description: Description: si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ig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8938" cy="914400"/>
                    </a:xfrm>
                    <a:prstGeom prst="rect">
                      <a:avLst/>
                    </a:prstGeom>
                    <a:noFill/>
                    <a:ln>
                      <a:noFill/>
                    </a:ln>
                    <a:effectLst/>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DF2FB1C"/>
    <w:lvl w:ilvl="0">
      <w:start w:val="1"/>
      <w:numFmt w:val="bullet"/>
      <w:pStyle w:val="NoteLevel1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Wingdings"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Wingdings"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724F5"/>
    <w:multiLevelType w:val="multilevel"/>
    <w:tmpl w:val="2338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85A"/>
    <w:multiLevelType w:val="multilevel"/>
    <w:tmpl w:val="3DA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505BB"/>
    <w:multiLevelType w:val="hybridMultilevel"/>
    <w:tmpl w:val="F22643CA"/>
    <w:lvl w:ilvl="0" w:tplc="7C5EAE44">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26B03C3"/>
    <w:multiLevelType w:val="multilevel"/>
    <w:tmpl w:val="EFF42D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3EE6227"/>
    <w:multiLevelType w:val="multilevel"/>
    <w:tmpl w:val="651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2629C"/>
    <w:multiLevelType w:val="hybridMultilevel"/>
    <w:tmpl w:val="8850DE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9A066AA"/>
    <w:multiLevelType w:val="hybridMultilevel"/>
    <w:tmpl w:val="B0A40E7A"/>
    <w:lvl w:ilvl="0" w:tplc="02ACED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B6D7EF0"/>
    <w:multiLevelType w:val="hybridMultilevel"/>
    <w:tmpl w:val="B3F40B4A"/>
    <w:lvl w:ilvl="0" w:tplc="5CC2E22C">
      <w:start w:val="1"/>
      <w:numFmt w:val="decimal"/>
      <w:lvlText w:val="%1."/>
      <w:lvlJc w:val="left"/>
      <w:pPr>
        <w:ind w:left="720" w:hanging="360"/>
      </w:pPr>
      <w:rPr>
        <w:rFonts w:hint="default"/>
        <w:color w:val="833C0B"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A80852"/>
    <w:multiLevelType w:val="multilevel"/>
    <w:tmpl w:val="D19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75977"/>
    <w:multiLevelType w:val="multilevel"/>
    <w:tmpl w:val="E5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F5BDB"/>
    <w:multiLevelType w:val="hybridMultilevel"/>
    <w:tmpl w:val="3814E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DE379C"/>
    <w:multiLevelType w:val="multilevel"/>
    <w:tmpl w:val="596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24EDA"/>
    <w:multiLevelType w:val="hybridMultilevel"/>
    <w:tmpl w:val="A500A1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9A04EB7"/>
    <w:multiLevelType w:val="multilevel"/>
    <w:tmpl w:val="2BC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406CD"/>
    <w:multiLevelType w:val="hybridMultilevel"/>
    <w:tmpl w:val="B3F40B4A"/>
    <w:lvl w:ilvl="0" w:tplc="5CC2E22C">
      <w:start w:val="1"/>
      <w:numFmt w:val="decimal"/>
      <w:lvlText w:val="%1."/>
      <w:lvlJc w:val="left"/>
      <w:pPr>
        <w:ind w:left="720" w:hanging="360"/>
      </w:pPr>
      <w:rPr>
        <w:rFonts w:hint="default"/>
        <w:color w:val="833C0B"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053F2A"/>
    <w:multiLevelType w:val="multilevel"/>
    <w:tmpl w:val="F5A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92621"/>
    <w:multiLevelType w:val="multilevel"/>
    <w:tmpl w:val="CE8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E4E54"/>
    <w:multiLevelType w:val="hybridMultilevel"/>
    <w:tmpl w:val="D1844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E70D88"/>
    <w:multiLevelType w:val="multilevel"/>
    <w:tmpl w:val="A9A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67838"/>
    <w:multiLevelType w:val="hybridMultilevel"/>
    <w:tmpl w:val="A468C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621D5D"/>
    <w:multiLevelType w:val="multilevel"/>
    <w:tmpl w:val="779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839C4"/>
    <w:multiLevelType w:val="hybridMultilevel"/>
    <w:tmpl w:val="178469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32B97"/>
    <w:multiLevelType w:val="multilevel"/>
    <w:tmpl w:val="FC0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05834"/>
    <w:multiLevelType w:val="hybridMultilevel"/>
    <w:tmpl w:val="22C095EA"/>
    <w:lvl w:ilvl="0" w:tplc="1AEE79CA">
      <w:start w:val="1"/>
      <w:numFmt w:val="decimal"/>
      <w:lvlText w:val="%1."/>
      <w:lvlJc w:val="left"/>
      <w:pPr>
        <w:ind w:left="720" w:hanging="360"/>
      </w:pPr>
      <w:rPr>
        <w:rFonts w:hint="default"/>
        <w:color w:val="000000" w:themeColor="text1"/>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243E1280"/>
    <w:multiLevelType w:val="multilevel"/>
    <w:tmpl w:val="FDA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A6694"/>
    <w:multiLevelType w:val="multilevel"/>
    <w:tmpl w:val="E5A6BE1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028C0"/>
    <w:multiLevelType w:val="multilevel"/>
    <w:tmpl w:val="089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626D3"/>
    <w:multiLevelType w:val="multilevel"/>
    <w:tmpl w:val="38A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728DF"/>
    <w:multiLevelType w:val="multilevel"/>
    <w:tmpl w:val="410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445DA"/>
    <w:multiLevelType w:val="multilevel"/>
    <w:tmpl w:val="1B8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03535"/>
    <w:multiLevelType w:val="hybridMultilevel"/>
    <w:tmpl w:val="04A0C3BA"/>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2" w15:restartNumberingAfterBreak="0">
    <w:nsid w:val="32354FA8"/>
    <w:multiLevelType w:val="hybridMultilevel"/>
    <w:tmpl w:val="56F086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42A7354"/>
    <w:multiLevelType w:val="multilevel"/>
    <w:tmpl w:val="81E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67D75"/>
    <w:multiLevelType w:val="hybridMultilevel"/>
    <w:tmpl w:val="885A8B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99B308B"/>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A0F0C7D"/>
    <w:multiLevelType w:val="multilevel"/>
    <w:tmpl w:val="7C3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D0EAC"/>
    <w:multiLevelType w:val="multilevel"/>
    <w:tmpl w:val="2DD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637CB"/>
    <w:multiLevelType w:val="hybridMultilevel"/>
    <w:tmpl w:val="70EED7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EFB6EB9"/>
    <w:multiLevelType w:val="multilevel"/>
    <w:tmpl w:val="FAC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91A42"/>
    <w:multiLevelType w:val="multilevel"/>
    <w:tmpl w:val="084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1C0075"/>
    <w:multiLevelType w:val="multilevel"/>
    <w:tmpl w:val="7A6C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5A1547"/>
    <w:multiLevelType w:val="multilevel"/>
    <w:tmpl w:val="00B2F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1946B8"/>
    <w:multiLevelType w:val="multilevel"/>
    <w:tmpl w:val="6AB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13C03"/>
    <w:multiLevelType w:val="multilevel"/>
    <w:tmpl w:val="F9C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F630E"/>
    <w:multiLevelType w:val="multilevel"/>
    <w:tmpl w:val="DCA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A141A"/>
    <w:multiLevelType w:val="multilevel"/>
    <w:tmpl w:val="98B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B504B"/>
    <w:multiLevelType w:val="hybridMultilevel"/>
    <w:tmpl w:val="3DDC7C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A3173B8"/>
    <w:multiLevelType w:val="multilevel"/>
    <w:tmpl w:val="337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63B69"/>
    <w:multiLevelType w:val="multilevel"/>
    <w:tmpl w:val="F84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54067"/>
    <w:multiLevelType w:val="hybridMultilevel"/>
    <w:tmpl w:val="B594A55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1" w15:restartNumberingAfterBreak="0">
    <w:nsid w:val="51113136"/>
    <w:multiLevelType w:val="hybridMultilevel"/>
    <w:tmpl w:val="E894FA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2" w15:restartNumberingAfterBreak="0">
    <w:nsid w:val="5183462B"/>
    <w:multiLevelType w:val="multilevel"/>
    <w:tmpl w:val="656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D490A"/>
    <w:multiLevelType w:val="multilevel"/>
    <w:tmpl w:val="A8B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8F405E"/>
    <w:multiLevelType w:val="multilevel"/>
    <w:tmpl w:val="517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1101"/>
    <w:multiLevelType w:val="multilevel"/>
    <w:tmpl w:val="0AC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6574C"/>
    <w:multiLevelType w:val="hybridMultilevel"/>
    <w:tmpl w:val="B54E06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E510FDC"/>
    <w:multiLevelType w:val="hybridMultilevel"/>
    <w:tmpl w:val="3E3A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DC2393"/>
    <w:multiLevelType w:val="hybridMultilevel"/>
    <w:tmpl w:val="C3A4F87C"/>
    <w:lvl w:ilvl="0" w:tplc="1AEE79CA">
      <w:start w:val="1"/>
      <w:numFmt w:val="decimal"/>
      <w:lvlText w:val="%1."/>
      <w:lvlJc w:val="left"/>
      <w:pPr>
        <w:ind w:left="720" w:hanging="360"/>
      </w:pPr>
      <w:rPr>
        <w:rFonts w:hint="default"/>
        <w:color w:val="000000" w:themeColor="text1"/>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9" w15:restartNumberingAfterBreak="0">
    <w:nsid w:val="66F6256A"/>
    <w:multiLevelType w:val="multilevel"/>
    <w:tmpl w:val="0BA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06508"/>
    <w:multiLevelType w:val="multilevel"/>
    <w:tmpl w:val="500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754F32"/>
    <w:multiLevelType w:val="hybridMultilevel"/>
    <w:tmpl w:val="ACE2D49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2" w15:restartNumberingAfterBreak="0">
    <w:nsid w:val="6E3C302E"/>
    <w:multiLevelType w:val="hybridMultilevel"/>
    <w:tmpl w:val="CCF8DF10"/>
    <w:lvl w:ilvl="0" w:tplc="045A6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276B79"/>
    <w:multiLevelType w:val="multilevel"/>
    <w:tmpl w:val="B1D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B3E31"/>
    <w:multiLevelType w:val="hybridMultilevel"/>
    <w:tmpl w:val="2B548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7141DF9"/>
    <w:multiLevelType w:val="hybridMultilevel"/>
    <w:tmpl w:val="0B8EA8A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6" w15:restartNumberingAfterBreak="0">
    <w:nsid w:val="771B1899"/>
    <w:multiLevelType w:val="hybridMultilevel"/>
    <w:tmpl w:val="1C426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7D203BF"/>
    <w:multiLevelType w:val="multilevel"/>
    <w:tmpl w:val="AB5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005396"/>
    <w:multiLevelType w:val="multilevel"/>
    <w:tmpl w:val="BF98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A6F5F"/>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7AA01619"/>
    <w:multiLevelType w:val="multilevel"/>
    <w:tmpl w:val="C19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1D6CD5"/>
    <w:multiLevelType w:val="multilevel"/>
    <w:tmpl w:val="126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F6546"/>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7E6408E2"/>
    <w:multiLevelType w:val="hybridMultilevel"/>
    <w:tmpl w:val="549E910A"/>
    <w:lvl w:ilvl="0" w:tplc="65FA91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EBC4C9F"/>
    <w:multiLevelType w:val="hybridMultilevel"/>
    <w:tmpl w:val="9DCACFB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5" w15:restartNumberingAfterBreak="0">
    <w:nsid w:val="7FAE0E24"/>
    <w:multiLevelType w:val="hybridMultilevel"/>
    <w:tmpl w:val="3B8A7C0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1794598041">
    <w:abstractNumId w:val="0"/>
  </w:num>
  <w:num w:numId="2" w16cid:durableId="164634071">
    <w:abstractNumId w:val="20"/>
  </w:num>
  <w:num w:numId="3" w16cid:durableId="962152676">
    <w:abstractNumId w:val="57"/>
  </w:num>
  <w:num w:numId="4" w16cid:durableId="630750203">
    <w:abstractNumId w:val="22"/>
  </w:num>
  <w:num w:numId="5" w16cid:durableId="1526560654">
    <w:abstractNumId w:val="15"/>
  </w:num>
  <w:num w:numId="6" w16cid:durableId="1112092250">
    <w:abstractNumId w:val="73"/>
  </w:num>
  <w:num w:numId="7" w16cid:durableId="485511225">
    <w:abstractNumId w:val="8"/>
  </w:num>
  <w:num w:numId="8" w16cid:durableId="2065525263">
    <w:abstractNumId w:val="13"/>
  </w:num>
  <w:num w:numId="9" w16cid:durableId="252204504">
    <w:abstractNumId w:val="11"/>
  </w:num>
  <w:num w:numId="10" w16cid:durableId="1346445656">
    <w:abstractNumId w:val="62"/>
  </w:num>
  <w:num w:numId="11" w16cid:durableId="1889024011">
    <w:abstractNumId w:val="4"/>
  </w:num>
  <w:num w:numId="12" w16cid:durableId="1555776804">
    <w:abstractNumId w:val="35"/>
  </w:num>
  <w:num w:numId="13" w16cid:durableId="2137944354">
    <w:abstractNumId w:val="72"/>
  </w:num>
  <w:num w:numId="14" w16cid:durableId="1239094937">
    <w:abstractNumId w:val="50"/>
  </w:num>
  <w:num w:numId="15" w16cid:durableId="1979341165">
    <w:abstractNumId w:val="61"/>
  </w:num>
  <w:num w:numId="16" w16cid:durableId="141508119">
    <w:abstractNumId w:val="74"/>
  </w:num>
  <w:num w:numId="17" w16cid:durableId="898130955">
    <w:abstractNumId w:val="58"/>
  </w:num>
  <w:num w:numId="18" w16cid:durableId="840513385">
    <w:abstractNumId w:val="24"/>
  </w:num>
  <w:num w:numId="19" w16cid:durableId="2029024088">
    <w:abstractNumId w:val="51"/>
  </w:num>
  <w:num w:numId="20" w16cid:durableId="2142962563">
    <w:abstractNumId w:val="38"/>
  </w:num>
  <w:num w:numId="21" w16cid:durableId="963074604">
    <w:abstractNumId w:val="32"/>
  </w:num>
  <w:num w:numId="22" w16cid:durableId="1283418312">
    <w:abstractNumId w:val="47"/>
  </w:num>
  <w:num w:numId="23" w16cid:durableId="400175237">
    <w:abstractNumId w:val="6"/>
  </w:num>
  <w:num w:numId="24" w16cid:durableId="999383817">
    <w:abstractNumId w:val="69"/>
  </w:num>
  <w:num w:numId="25" w16cid:durableId="818232561">
    <w:abstractNumId w:val="64"/>
  </w:num>
  <w:num w:numId="26" w16cid:durableId="1564557369">
    <w:abstractNumId w:val="18"/>
  </w:num>
  <w:num w:numId="27" w16cid:durableId="1513298000">
    <w:abstractNumId w:val="65"/>
  </w:num>
  <w:num w:numId="28" w16cid:durableId="793599529">
    <w:abstractNumId w:val="34"/>
  </w:num>
  <w:num w:numId="29" w16cid:durableId="1092163138">
    <w:abstractNumId w:val="53"/>
  </w:num>
  <w:num w:numId="30" w16cid:durableId="218052560">
    <w:abstractNumId w:val="41"/>
  </w:num>
  <w:num w:numId="31" w16cid:durableId="538977876">
    <w:abstractNumId w:val="66"/>
  </w:num>
  <w:num w:numId="32" w16cid:durableId="1625312565">
    <w:abstractNumId w:val="52"/>
  </w:num>
  <w:num w:numId="33" w16cid:durableId="1867599244">
    <w:abstractNumId w:val="26"/>
  </w:num>
  <w:num w:numId="34" w16cid:durableId="1971546004">
    <w:abstractNumId w:val="39"/>
  </w:num>
  <w:num w:numId="35" w16cid:durableId="393742597">
    <w:abstractNumId w:val="55"/>
  </w:num>
  <w:num w:numId="36" w16cid:durableId="167524243">
    <w:abstractNumId w:val="46"/>
  </w:num>
  <w:num w:numId="37" w16cid:durableId="889994090">
    <w:abstractNumId w:val="44"/>
  </w:num>
  <w:num w:numId="38" w16cid:durableId="1141845826">
    <w:abstractNumId w:val="16"/>
  </w:num>
  <w:num w:numId="39" w16cid:durableId="1748529134">
    <w:abstractNumId w:val="56"/>
  </w:num>
  <w:num w:numId="40" w16cid:durableId="1960136204">
    <w:abstractNumId w:val="1"/>
  </w:num>
  <w:num w:numId="41" w16cid:durableId="1815636838">
    <w:abstractNumId w:val="63"/>
  </w:num>
  <w:num w:numId="42" w16cid:durableId="1721828451">
    <w:abstractNumId w:val="7"/>
  </w:num>
  <w:num w:numId="43" w16cid:durableId="385683966">
    <w:abstractNumId w:val="75"/>
  </w:num>
  <w:num w:numId="44" w16cid:durableId="1671592255">
    <w:abstractNumId w:val="31"/>
  </w:num>
  <w:num w:numId="45" w16cid:durableId="2061709705">
    <w:abstractNumId w:val="45"/>
  </w:num>
  <w:num w:numId="46" w16cid:durableId="1367874400">
    <w:abstractNumId w:val="12"/>
  </w:num>
  <w:num w:numId="47" w16cid:durableId="1098527905">
    <w:abstractNumId w:val="68"/>
  </w:num>
  <w:num w:numId="48" w16cid:durableId="1793130627">
    <w:abstractNumId w:val="33"/>
  </w:num>
  <w:num w:numId="49" w16cid:durableId="974457434">
    <w:abstractNumId w:val="40"/>
  </w:num>
  <w:num w:numId="50" w16cid:durableId="901406162">
    <w:abstractNumId w:val="42"/>
  </w:num>
  <w:num w:numId="51" w16cid:durableId="658728153">
    <w:abstractNumId w:val="59"/>
  </w:num>
  <w:num w:numId="52" w16cid:durableId="494033920">
    <w:abstractNumId w:val="23"/>
  </w:num>
  <w:num w:numId="53" w16cid:durableId="464658305">
    <w:abstractNumId w:val="25"/>
  </w:num>
  <w:num w:numId="54" w16cid:durableId="1940404654">
    <w:abstractNumId w:val="43"/>
  </w:num>
  <w:num w:numId="55" w16cid:durableId="63377785">
    <w:abstractNumId w:val="71"/>
  </w:num>
  <w:num w:numId="56" w16cid:durableId="1876195449">
    <w:abstractNumId w:val="9"/>
  </w:num>
  <w:num w:numId="57" w16cid:durableId="703289344">
    <w:abstractNumId w:val="3"/>
  </w:num>
  <w:num w:numId="58" w16cid:durableId="588730310">
    <w:abstractNumId w:val="28"/>
  </w:num>
  <w:num w:numId="59" w16cid:durableId="1619992996">
    <w:abstractNumId w:val="29"/>
  </w:num>
  <w:num w:numId="60" w16cid:durableId="73669226">
    <w:abstractNumId w:val="54"/>
  </w:num>
  <w:num w:numId="61" w16cid:durableId="1295798072">
    <w:abstractNumId w:val="10"/>
  </w:num>
  <w:num w:numId="62" w16cid:durableId="1880627956">
    <w:abstractNumId w:val="48"/>
  </w:num>
  <w:num w:numId="63" w16cid:durableId="1873299521">
    <w:abstractNumId w:val="30"/>
  </w:num>
  <w:num w:numId="64" w16cid:durableId="1939361124">
    <w:abstractNumId w:val="19"/>
  </w:num>
  <w:num w:numId="65" w16cid:durableId="2052533817">
    <w:abstractNumId w:val="36"/>
  </w:num>
  <w:num w:numId="66" w16cid:durableId="278798578">
    <w:abstractNumId w:val="5"/>
  </w:num>
  <w:num w:numId="67" w16cid:durableId="1601523714">
    <w:abstractNumId w:val="27"/>
  </w:num>
  <w:num w:numId="68" w16cid:durableId="642854469">
    <w:abstractNumId w:val="14"/>
  </w:num>
  <w:num w:numId="69" w16cid:durableId="1246915779">
    <w:abstractNumId w:val="49"/>
  </w:num>
  <w:num w:numId="70" w16cid:durableId="51541732">
    <w:abstractNumId w:val="37"/>
  </w:num>
  <w:num w:numId="71" w16cid:durableId="1928615415">
    <w:abstractNumId w:val="60"/>
  </w:num>
  <w:num w:numId="72" w16cid:durableId="601766935">
    <w:abstractNumId w:val="17"/>
  </w:num>
  <w:num w:numId="73" w16cid:durableId="623194625">
    <w:abstractNumId w:val="67"/>
  </w:num>
  <w:num w:numId="74" w16cid:durableId="482430334">
    <w:abstractNumId w:val="70"/>
  </w:num>
  <w:num w:numId="75" w16cid:durableId="1393961295">
    <w:abstractNumId w:val="21"/>
  </w:num>
  <w:num w:numId="76" w16cid:durableId="156966173">
    <w:abstractNumId w:val="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idi,Sushma">
    <w15:presenceInfo w15:providerId="AD" w15:userId="S::S546195@nwmissouri.edu::74ae047a-a3cb-448e-a038-6098511a7778"/>
  </w15:person>
  <w15:person w15:author="Pavan Poli">
    <w15:presenceInfo w15:providerId="Windows Live" w15:userId="8b4442bfcf41c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2C"/>
    <w:rsid w:val="0000086F"/>
    <w:rsid w:val="00001CCD"/>
    <w:rsid w:val="00001E59"/>
    <w:rsid w:val="00002F63"/>
    <w:rsid w:val="00003BE6"/>
    <w:rsid w:val="0000418F"/>
    <w:rsid w:val="000044C0"/>
    <w:rsid w:val="00004D0B"/>
    <w:rsid w:val="000154FB"/>
    <w:rsid w:val="000164AA"/>
    <w:rsid w:val="00020DD5"/>
    <w:rsid w:val="00021181"/>
    <w:rsid w:val="0002484F"/>
    <w:rsid w:val="000248E7"/>
    <w:rsid w:val="000256F3"/>
    <w:rsid w:val="00025ADE"/>
    <w:rsid w:val="00027CBF"/>
    <w:rsid w:val="00030C0B"/>
    <w:rsid w:val="000310C6"/>
    <w:rsid w:val="0003125B"/>
    <w:rsid w:val="00031551"/>
    <w:rsid w:val="00032B25"/>
    <w:rsid w:val="00037DDD"/>
    <w:rsid w:val="0004283B"/>
    <w:rsid w:val="0004347F"/>
    <w:rsid w:val="00044050"/>
    <w:rsid w:val="00044611"/>
    <w:rsid w:val="00045C5E"/>
    <w:rsid w:val="0004773A"/>
    <w:rsid w:val="000509C7"/>
    <w:rsid w:val="0005337B"/>
    <w:rsid w:val="000553B1"/>
    <w:rsid w:val="00057155"/>
    <w:rsid w:val="0005796E"/>
    <w:rsid w:val="00057B32"/>
    <w:rsid w:val="00060912"/>
    <w:rsid w:val="0006178A"/>
    <w:rsid w:val="000622A3"/>
    <w:rsid w:val="00062D95"/>
    <w:rsid w:val="0006311E"/>
    <w:rsid w:val="00063B84"/>
    <w:rsid w:val="000641A2"/>
    <w:rsid w:val="00064BB0"/>
    <w:rsid w:val="0006633D"/>
    <w:rsid w:val="000669E2"/>
    <w:rsid w:val="0006737B"/>
    <w:rsid w:val="00070B02"/>
    <w:rsid w:val="000729B4"/>
    <w:rsid w:val="00073F80"/>
    <w:rsid w:val="000766CB"/>
    <w:rsid w:val="00076771"/>
    <w:rsid w:val="00076881"/>
    <w:rsid w:val="00076B40"/>
    <w:rsid w:val="0008038C"/>
    <w:rsid w:val="00085BFE"/>
    <w:rsid w:val="00086051"/>
    <w:rsid w:val="00086349"/>
    <w:rsid w:val="00086598"/>
    <w:rsid w:val="00090C2E"/>
    <w:rsid w:val="00092FED"/>
    <w:rsid w:val="00093BEC"/>
    <w:rsid w:val="00094C62"/>
    <w:rsid w:val="00094DB9"/>
    <w:rsid w:val="0009538D"/>
    <w:rsid w:val="000954D4"/>
    <w:rsid w:val="00095A44"/>
    <w:rsid w:val="00096C59"/>
    <w:rsid w:val="00097C72"/>
    <w:rsid w:val="000A06DB"/>
    <w:rsid w:val="000A0850"/>
    <w:rsid w:val="000A14FE"/>
    <w:rsid w:val="000A421D"/>
    <w:rsid w:val="000A504D"/>
    <w:rsid w:val="000B0CB3"/>
    <w:rsid w:val="000B18C3"/>
    <w:rsid w:val="000B2088"/>
    <w:rsid w:val="000B21E9"/>
    <w:rsid w:val="000B2499"/>
    <w:rsid w:val="000B24CA"/>
    <w:rsid w:val="000B362D"/>
    <w:rsid w:val="000B39A8"/>
    <w:rsid w:val="000B5A14"/>
    <w:rsid w:val="000B6373"/>
    <w:rsid w:val="000B6BBC"/>
    <w:rsid w:val="000B7EF4"/>
    <w:rsid w:val="000C0333"/>
    <w:rsid w:val="000C0E68"/>
    <w:rsid w:val="000C11CF"/>
    <w:rsid w:val="000C1AA4"/>
    <w:rsid w:val="000C53BA"/>
    <w:rsid w:val="000C7DAC"/>
    <w:rsid w:val="000D199C"/>
    <w:rsid w:val="000D3F6F"/>
    <w:rsid w:val="000D423E"/>
    <w:rsid w:val="000D4420"/>
    <w:rsid w:val="000D45A9"/>
    <w:rsid w:val="000D4700"/>
    <w:rsid w:val="000D4D9D"/>
    <w:rsid w:val="000D5298"/>
    <w:rsid w:val="000D6F2A"/>
    <w:rsid w:val="000D7560"/>
    <w:rsid w:val="000D7D2C"/>
    <w:rsid w:val="000E1429"/>
    <w:rsid w:val="000E1B37"/>
    <w:rsid w:val="000E299D"/>
    <w:rsid w:val="000E4058"/>
    <w:rsid w:val="000E409B"/>
    <w:rsid w:val="000E47D2"/>
    <w:rsid w:val="000E5A2D"/>
    <w:rsid w:val="000E5A5E"/>
    <w:rsid w:val="000E5B03"/>
    <w:rsid w:val="000E701F"/>
    <w:rsid w:val="000E7447"/>
    <w:rsid w:val="000E7E07"/>
    <w:rsid w:val="000F097C"/>
    <w:rsid w:val="000F108C"/>
    <w:rsid w:val="000F10FF"/>
    <w:rsid w:val="000F12AD"/>
    <w:rsid w:val="000F1989"/>
    <w:rsid w:val="000F19F7"/>
    <w:rsid w:val="000F2523"/>
    <w:rsid w:val="000F278C"/>
    <w:rsid w:val="000F4CFD"/>
    <w:rsid w:val="000F6C89"/>
    <w:rsid w:val="000F78EE"/>
    <w:rsid w:val="000F7C14"/>
    <w:rsid w:val="000F7EE6"/>
    <w:rsid w:val="00100BBE"/>
    <w:rsid w:val="00101FC7"/>
    <w:rsid w:val="00103AAC"/>
    <w:rsid w:val="0010403E"/>
    <w:rsid w:val="001045E4"/>
    <w:rsid w:val="001047AD"/>
    <w:rsid w:val="00104803"/>
    <w:rsid w:val="00104B05"/>
    <w:rsid w:val="00104DE5"/>
    <w:rsid w:val="0010540F"/>
    <w:rsid w:val="00105BC5"/>
    <w:rsid w:val="00106ACF"/>
    <w:rsid w:val="00107F6D"/>
    <w:rsid w:val="001123AD"/>
    <w:rsid w:val="0011293A"/>
    <w:rsid w:val="001131FF"/>
    <w:rsid w:val="00113EF2"/>
    <w:rsid w:val="00114561"/>
    <w:rsid w:val="0011495F"/>
    <w:rsid w:val="001149C4"/>
    <w:rsid w:val="00114F1B"/>
    <w:rsid w:val="00115099"/>
    <w:rsid w:val="0011615B"/>
    <w:rsid w:val="0011677C"/>
    <w:rsid w:val="00116FE7"/>
    <w:rsid w:val="001175ED"/>
    <w:rsid w:val="00117B27"/>
    <w:rsid w:val="00122457"/>
    <w:rsid w:val="00122943"/>
    <w:rsid w:val="00125970"/>
    <w:rsid w:val="00126827"/>
    <w:rsid w:val="00126F74"/>
    <w:rsid w:val="00127D4A"/>
    <w:rsid w:val="00130DA0"/>
    <w:rsid w:val="00132418"/>
    <w:rsid w:val="00132AE0"/>
    <w:rsid w:val="00133297"/>
    <w:rsid w:val="001352BE"/>
    <w:rsid w:val="001363F8"/>
    <w:rsid w:val="00136B24"/>
    <w:rsid w:val="0014064F"/>
    <w:rsid w:val="0014066D"/>
    <w:rsid w:val="0014100D"/>
    <w:rsid w:val="001413E4"/>
    <w:rsid w:val="00142E00"/>
    <w:rsid w:val="00143705"/>
    <w:rsid w:val="0014545F"/>
    <w:rsid w:val="00146119"/>
    <w:rsid w:val="001471E6"/>
    <w:rsid w:val="00152013"/>
    <w:rsid w:val="001521F1"/>
    <w:rsid w:val="00152A3D"/>
    <w:rsid w:val="001538B9"/>
    <w:rsid w:val="00154405"/>
    <w:rsid w:val="00155A1E"/>
    <w:rsid w:val="00156A10"/>
    <w:rsid w:val="001601A0"/>
    <w:rsid w:val="001602F3"/>
    <w:rsid w:val="0016036D"/>
    <w:rsid w:val="00160B0A"/>
    <w:rsid w:val="00160F93"/>
    <w:rsid w:val="00161051"/>
    <w:rsid w:val="00164D48"/>
    <w:rsid w:val="00165E24"/>
    <w:rsid w:val="00167255"/>
    <w:rsid w:val="00167C84"/>
    <w:rsid w:val="0017012D"/>
    <w:rsid w:val="0017031A"/>
    <w:rsid w:val="001724F7"/>
    <w:rsid w:val="00174A0F"/>
    <w:rsid w:val="00175227"/>
    <w:rsid w:val="00175BEB"/>
    <w:rsid w:val="00175E90"/>
    <w:rsid w:val="001761A7"/>
    <w:rsid w:val="00176535"/>
    <w:rsid w:val="00177E86"/>
    <w:rsid w:val="001827DB"/>
    <w:rsid w:val="00183F2A"/>
    <w:rsid w:val="001845B8"/>
    <w:rsid w:val="0019233C"/>
    <w:rsid w:val="00193012"/>
    <w:rsid w:val="0019371B"/>
    <w:rsid w:val="0019403C"/>
    <w:rsid w:val="00194586"/>
    <w:rsid w:val="0019541D"/>
    <w:rsid w:val="00195A5B"/>
    <w:rsid w:val="00197A18"/>
    <w:rsid w:val="001A2421"/>
    <w:rsid w:val="001A3782"/>
    <w:rsid w:val="001A3FF0"/>
    <w:rsid w:val="001A44AC"/>
    <w:rsid w:val="001A4EA0"/>
    <w:rsid w:val="001A54F6"/>
    <w:rsid w:val="001A5A72"/>
    <w:rsid w:val="001A6C7E"/>
    <w:rsid w:val="001B0D02"/>
    <w:rsid w:val="001B0F39"/>
    <w:rsid w:val="001B191E"/>
    <w:rsid w:val="001B1B1B"/>
    <w:rsid w:val="001B1E07"/>
    <w:rsid w:val="001B2073"/>
    <w:rsid w:val="001B23FC"/>
    <w:rsid w:val="001B33DC"/>
    <w:rsid w:val="001B342A"/>
    <w:rsid w:val="001B3CCC"/>
    <w:rsid w:val="001B44D0"/>
    <w:rsid w:val="001B4B24"/>
    <w:rsid w:val="001B59E6"/>
    <w:rsid w:val="001B59EC"/>
    <w:rsid w:val="001B646D"/>
    <w:rsid w:val="001C10D8"/>
    <w:rsid w:val="001C2E57"/>
    <w:rsid w:val="001C3D5D"/>
    <w:rsid w:val="001C5A6B"/>
    <w:rsid w:val="001C63AE"/>
    <w:rsid w:val="001C6547"/>
    <w:rsid w:val="001C6BEB"/>
    <w:rsid w:val="001C6F4B"/>
    <w:rsid w:val="001D0337"/>
    <w:rsid w:val="001D1CC6"/>
    <w:rsid w:val="001D2C25"/>
    <w:rsid w:val="001D3977"/>
    <w:rsid w:val="001D5941"/>
    <w:rsid w:val="001D71E8"/>
    <w:rsid w:val="001E084D"/>
    <w:rsid w:val="001E1F81"/>
    <w:rsid w:val="001E1FCE"/>
    <w:rsid w:val="001E29B2"/>
    <w:rsid w:val="001E2D6F"/>
    <w:rsid w:val="001E34F7"/>
    <w:rsid w:val="001E368F"/>
    <w:rsid w:val="001E3FF2"/>
    <w:rsid w:val="001E48EE"/>
    <w:rsid w:val="001E6256"/>
    <w:rsid w:val="001F03A1"/>
    <w:rsid w:val="001F0C30"/>
    <w:rsid w:val="001F2CD6"/>
    <w:rsid w:val="001F46B5"/>
    <w:rsid w:val="001F518D"/>
    <w:rsid w:val="001F6C9C"/>
    <w:rsid w:val="001F7F92"/>
    <w:rsid w:val="002014F7"/>
    <w:rsid w:val="002028EE"/>
    <w:rsid w:val="00202A91"/>
    <w:rsid w:val="0020632E"/>
    <w:rsid w:val="00210C55"/>
    <w:rsid w:val="00211333"/>
    <w:rsid w:val="002117D7"/>
    <w:rsid w:val="002149D8"/>
    <w:rsid w:val="00216FC8"/>
    <w:rsid w:val="00217361"/>
    <w:rsid w:val="00217855"/>
    <w:rsid w:val="00220115"/>
    <w:rsid w:val="00220360"/>
    <w:rsid w:val="0022199E"/>
    <w:rsid w:val="00221B28"/>
    <w:rsid w:val="00221B7A"/>
    <w:rsid w:val="00222EC2"/>
    <w:rsid w:val="00223623"/>
    <w:rsid w:val="00223ED6"/>
    <w:rsid w:val="00224DBB"/>
    <w:rsid w:val="00227DEB"/>
    <w:rsid w:val="00230EEB"/>
    <w:rsid w:val="002313F9"/>
    <w:rsid w:val="00232A5D"/>
    <w:rsid w:val="0023332E"/>
    <w:rsid w:val="00233533"/>
    <w:rsid w:val="00233821"/>
    <w:rsid w:val="00233E08"/>
    <w:rsid w:val="00234713"/>
    <w:rsid w:val="0023523A"/>
    <w:rsid w:val="0023542E"/>
    <w:rsid w:val="002355BA"/>
    <w:rsid w:val="0023669A"/>
    <w:rsid w:val="00236ABF"/>
    <w:rsid w:val="00237395"/>
    <w:rsid w:val="00237A5E"/>
    <w:rsid w:val="002402B7"/>
    <w:rsid w:val="00240629"/>
    <w:rsid w:val="00240A9F"/>
    <w:rsid w:val="00241F4E"/>
    <w:rsid w:val="0024221F"/>
    <w:rsid w:val="00242599"/>
    <w:rsid w:val="002430C7"/>
    <w:rsid w:val="002431FA"/>
    <w:rsid w:val="00245998"/>
    <w:rsid w:val="00246840"/>
    <w:rsid w:val="00247FBA"/>
    <w:rsid w:val="00250F80"/>
    <w:rsid w:val="00251DBE"/>
    <w:rsid w:val="002541E3"/>
    <w:rsid w:val="0025571C"/>
    <w:rsid w:val="002607B3"/>
    <w:rsid w:val="00261520"/>
    <w:rsid w:val="002630D4"/>
    <w:rsid w:val="002630FA"/>
    <w:rsid w:val="00263FBD"/>
    <w:rsid w:val="00265747"/>
    <w:rsid w:val="00267611"/>
    <w:rsid w:val="00267BDF"/>
    <w:rsid w:val="00270E46"/>
    <w:rsid w:val="00271A6E"/>
    <w:rsid w:val="00272230"/>
    <w:rsid w:val="00272408"/>
    <w:rsid w:val="0027247A"/>
    <w:rsid w:val="00272C72"/>
    <w:rsid w:val="002732D2"/>
    <w:rsid w:val="002738FD"/>
    <w:rsid w:val="00273E36"/>
    <w:rsid w:val="00275B52"/>
    <w:rsid w:val="00275B7D"/>
    <w:rsid w:val="00276849"/>
    <w:rsid w:val="00276A16"/>
    <w:rsid w:val="00277721"/>
    <w:rsid w:val="0028052A"/>
    <w:rsid w:val="00280A3C"/>
    <w:rsid w:val="00280D46"/>
    <w:rsid w:val="0028133C"/>
    <w:rsid w:val="00281448"/>
    <w:rsid w:val="00281BC9"/>
    <w:rsid w:val="00283C2A"/>
    <w:rsid w:val="002847E7"/>
    <w:rsid w:val="002867E7"/>
    <w:rsid w:val="0028683C"/>
    <w:rsid w:val="00286EDB"/>
    <w:rsid w:val="00286F36"/>
    <w:rsid w:val="002900A4"/>
    <w:rsid w:val="00290139"/>
    <w:rsid w:val="00290A4F"/>
    <w:rsid w:val="00290F9E"/>
    <w:rsid w:val="00291C08"/>
    <w:rsid w:val="002922A5"/>
    <w:rsid w:val="002927C1"/>
    <w:rsid w:val="002929EE"/>
    <w:rsid w:val="00293729"/>
    <w:rsid w:val="00295C52"/>
    <w:rsid w:val="00296998"/>
    <w:rsid w:val="0029732B"/>
    <w:rsid w:val="002A0065"/>
    <w:rsid w:val="002A0103"/>
    <w:rsid w:val="002A1B21"/>
    <w:rsid w:val="002A3031"/>
    <w:rsid w:val="002A334A"/>
    <w:rsid w:val="002A5C18"/>
    <w:rsid w:val="002A6557"/>
    <w:rsid w:val="002A6E83"/>
    <w:rsid w:val="002A7F1B"/>
    <w:rsid w:val="002B0A40"/>
    <w:rsid w:val="002B0C06"/>
    <w:rsid w:val="002B1D4E"/>
    <w:rsid w:val="002B45F0"/>
    <w:rsid w:val="002B4CD2"/>
    <w:rsid w:val="002C0099"/>
    <w:rsid w:val="002C36DC"/>
    <w:rsid w:val="002C4773"/>
    <w:rsid w:val="002C4A79"/>
    <w:rsid w:val="002C5598"/>
    <w:rsid w:val="002C5783"/>
    <w:rsid w:val="002C5C7C"/>
    <w:rsid w:val="002C61AA"/>
    <w:rsid w:val="002C6266"/>
    <w:rsid w:val="002C6333"/>
    <w:rsid w:val="002C74B2"/>
    <w:rsid w:val="002C7588"/>
    <w:rsid w:val="002C76E8"/>
    <w:rsid w:val="002D00C5"/>
    <w:rsid w:val="002D0AE7"/>
    <w:rsid w:val="002D1C0C"/>
    <w:rsid w:val="002D28DA"/>
    <w:rsid w:val="002D2B6F"/>
    <w:rsid w:val="002D32E4"/>
    <w:rsid w:val="002D40BB"/>
    <w:rsid w:val="002D6BB9"/>
    <w:rsid w:val="002D710A"/>
    <w:rsid w:val="002D71FE"/>
    <w:rsid w:val="002D7AC3"/>
    <w:rsid w:val="002D7B0F"/>
    <w:rsid w:val="002E0E08"/>
    <w:rsid w:val="002E10E0"/>
    <w:rsid w:val="002E1453"/>
    <w:rsid w:val="002E2287"/>
    <w:rsid w:val="002E4360"/>
    <w:rsid w:val="002E444B"/>
    <w:rsid w:val="002E4699"/>
    <w:rsid w:val="002E584E"/>
    <w:rsid w:val="002E762A"/>
    <w:rsid w:val="002F13F1"/>
    <w:rsid w:val="002F1DD3"/>
    <w:rsid w:val="002F3994"/>
    <w:rsid w:val="002F5156"/>
    <w:rsid w:val="002F5D37"/>
    <w:rsid w:val="002F6230"/>
    <w:rsid w:val="002F6AA6"/>
    <w:rsid w:val="002F74D8"/>
    <w:rsid w:val="002F7CA5"/>
    <w:rsid w:val="0030075A"/>
    <w:rsid w:val="00300B77"/>
    <w:rsid w:val="003022B5"/>
    <w:rsid w:val="00302A97"/>
    <w:rsid w:val="00303DAD"/>
    <w:rsid w:val="0030442D"/>
    <w:rsid w:val="003057D2"/>
    <w:rsid w:val="00310AB9"/>
    <w:rsid w:val="003117F2"/>
    <w:rsid w:val="00313971"/>
    <w:rsid w:val="00314742"/>
    <w:rsid w:val="003156C7"/>
    <w:rsid w:val="00316C2C"/>
    <w:rsid w:val="003174CE"/>
    <w:rsid w:val="00317D12"/>
    <w:rsid w:val="00321826"/>
    <w:rsid w:val="00323718"/>
    <w:rsid w:val="00325B3C"/>
    <w:rsid w:val="00325E47"/>
    <w:rsid w:val="00326FD7"/>
    <w:rsid w:val="00327342"/>
    <w:rsid w:val="003306D2"/>
    <w:rsid w:val="00330766"/>
    <w:rsid w:val="00330F30"/>
    <w:rsid w:val="0033431E"/>
    <w:rsid w:val="00334C8C"/>
    <w:rsid w:val="003350E1"/>
    <w:rsid w:val="00335AB1"/>
    <w:rsid w:val="00335E4A"/>
    <w:rsid w:val="00336FB1"/>
    <w:rsid w:val="003417C0"/>
    <w:rsid w:val="00341AAD"/>
    <w:rsid w:val="00343ABF"/>
    <w:rsid w:val="00343AEE"/>
    <w:rsid w:val="003448FF"/>
    <w:rsid w:val="0034510B"/>
    <w:rsid w:val="00353225"/>
    <w:rsid w:val="00354CCE"/>
    <w:rsid w:val="0035543B"/>
    <w:rsid w:val="00356F98"/>
    <w:rsid w:val="0035710A"/>
    <w:rsid w:val="003579B0"/>
    <w:rsid w:val="00360D33"/>
    <w:rsid w:val="003614C0"/>
    <w:rsid w:val="003615C5"/>
    <w:rsid w:val="00361C4D"/>
    <w:rsid w:val="00361E14"/>
    <w:rsid w:val="00364E88"/>
    <w:rsid w:val="003650C7"/>
    <w:rsid w:val="003659ED"/>
    <w:rsid w:val="003663BD"/>
    <w:rsid w:val="00366F30"/>
    <w:rsid w:val="00370B91"/>
    <w:rsid w:val="00371C16"/>
    <w:rsid w:val="00372D42"/>
    <w:rsid w:val="00374375"/>
    <w:rsid w:val="00374B96"/>
    <w:rsid w:val="00375902"/>
    <w:rsid w:val="00380E8D"/>
    <w:rsid w:val="003813CA"/>
    <w:rsid w:val="00381F8F"/>
    <w:rsid w:val="00384E4A"/>
    <w:rsid w:val="00385887"/>
    <w:rsid w:val="00387BB8"/>
    <w:rsid w:val="00391392"/>
    <w:rsid w:val="00391B0B"/>
    <w:rsid w:val="00391D4C"/>
    <w:rsid w:val="0039445F"/>
    <w:rsid w:val="00394852"/>
    <w:rsid w:val="0039499A"/>
    <w:rsid w:val="00395431"/>
    <w:rsid w:val="00396690"/>
    <w:rsid w:val="003970F4"/>
    <w:rsid w:val="00397513"/>
    <w:rsid w:val="003A1248"/>
    <w:rsid w:val="003A21EA"/>
    <w:rsid w:val="003A230D"/>
    <w:rsid w:val="003A2A8B"/>
    <w:rsid w:val="003A2EFB"/>
    <w:rsid w:val="003A4C8E"/>
    <w:rsid w:val="003A537F"/>
    <w:rsid w:val="003A6A17"/>
    <w:rsid w:val="003B041E"/>
    <w:rsid w:val="003B11C5"/>
    <w:rsid w:val="003B1839"/>
    <w:rsid w:val="003B4494"/>
    <w:rsid w:val="003B45EF"/>
    <w:rsid w:val="003B4D72"/>
    <w:rsid w:val="003B4E68"/>
    <w:rsid w:val="003B5498"/>
    <w:rsid w:val="003B60A0"/>
    <w:rsid w:val="003B68DF"/>
    <w:rsid w:val="003C03FE"/>
    <w:rsid w:val="003C4598"/>
    <w:rsid w:val="003C52D7"/>
    <w:rsid w:val="003C636F"/>
    <w:rsid w:val="003C64F2"/>
    <w:rsid w:val="003C6B14"/>
    <w:rsid w:val="003C6CEC"/>
    <w:rsid w:val="003D098B"/>
    <w:rsid w:val="003D0AEC"/>
    <w:rsid w:val="003D10F3"/>
    <w:rsid w:val="003D701B"/>
    <w:rsid w:val="003D70DA"/>
    <w:rsid w:val="003E0E8D"/>
    <w:rsid w:val="003E1945"/>
    <w:rsid w:val="003E2353"/>
    <w:rsid w:val="003E3001"/>
    <w:rsid w:val="003E4945"/>
    <w:rsid w:val="003E521C"/>
    <w:rsid w:val="003E6854"/>
    <w:rsid w:val="003E6A15"/>
    <w:rsid w:val="003E6EB0"/>
    <w:rsid w:val="003E7485"/>
    <w:rsid w:val="003E78CB"/>
    <w:rsid w:val="003F011A"/>
    <w:rsid w:val="003F33AC"/>
    <w:rsid w:val="003F353A"/>
    <w:rsid w:val="003F3F82"/>
    <w:rsid w:val="003F4D77"/>
    <w:rsid w:val="003F52F7"/>
    <w:rsid w:val="003F59E4"/>
    <w:rsid w:val="003F5D7F"/>
    <w:rsid w:val="003F6A0B"/>
    <w:rsid w:val="00400847"/>
    <w:rsid w:val="00400FB9"/>
    <w:rsid w:val="004014C2"/>
    <w:rsid w:val="00401B8A"/>
    <w:rsid w:val="00403770"/>
    <w:rsid w:val="00404790"/>
    <w:rsid w:val="00405AA0"/>
    <w:rsid w:val="00405E89"/>
    <w:rsid w:val="00405F72"/>
    <w:rsid w:val="0040668B"/>
    <w:rsid w:val="004069B7"/>
    <w:rsid w:val="004077F2"/>
    <w:rsid w:val="00407AB4"/>
    <w:rsid w:val="00410691"/>
    <w:rsid w:val="00410A66"/>
    <w:rsid w:val="00410A7D"/>
    <w:rsid w:val="0041142E"/>
    <w:rsid w:val="00411504"/>
    <w:rsid w:val="0041312C"/>
    <w:rsid w:val="00413AC9"/>
    <w:rsid w:val="004140A5"/>
    <w:rsid w:val="0041537C"/>
    <w:rsid w:val="00416C3C"/>
    <w:rsid w:val="00416FFE"/>
    <w:rsid w:val="004171C0"/>
    <w:rsid w:val="004211E9"/>
    <w:rsid w:val="00423714"/>
    <w:rsid w:val="004249D7"/>
    <w:rsid w:val="00426F44"/>
    <w:rsid w:val="004310F6"/>
    <w:rsid w:val="004319AD"/>
    <w:rsid w:val="00432705"/>
    <w:rsid w:val="00432778"/>
    <w:rsid w:val="004333C7"/>
    <w:rsid w:val="00433F04"/>
    <w:rsid w:val="004342B0"/>
    <w:rsid w:val="00434813"/>
    <w:rsid w:val="00435020"/>
    <w:rsid w:val="004354DE"/>
    <w:rsid w:val="00436018"/>
    <w:rsid w:val="004367EB"/>
    <w:rsid w:val="00437F42"/>
    <w:rsid w:val="0044133D"/>
    <w:rsid w:val="00443750"/>
    <w:rsid w:val="00443E0F"/>
    <w:rsid w:val="0044448C"/>
    <w:rsid w:val="00444E24"/>
    <w:rsid w:val="00444F2C"/>
    <w:rsid w:val="00445326"/>
    <w:rsid w:val="00445795"/>
    <w:rsid w:val="00445E26"/>
    <w:rsid w:val="00446CD7"/>
    <w:rsid w:val="004475AA"/>
    <w:rsid w:val="00452864"/>
    <w:rsid w:val="004529BE"/>
    <w:rsid w:val="00453490"/>
    <w:rsid w:val="00455B0D"/>
    <w:rsid w:val="0045639A"/>
    <w:rsid w:val="00457492"/>
    <w:rsid w:val="004600CB"/>
    <w:rsid w:val="00462E45"/>
    <w:rsid w:val="004638FA"/>
    <w:rsid w:val="00464609"/>
    <w:rsid w:val="0046637F"/>
    <w:rsid w:val="004667C6"/>
    <w:rsid w:val="00471DA5"/>
    <w:rsid w:val="00471F6B"/>
    <w:rsid w:val="004745CC"/>
    <w:rsid w:val="00474C3E"/>
    <w:rsid w:val="00475847"/>
    <w:rsid w:val="00475A3D"/>
    <w:rsid w:val="004765F8"/>
    <w:rsid w:val="00480A29"/>
    <w:rsid w:val="00480FE0"/>
    <w:rsid w:val="00481642"/>
    <w:rsid w:val="004822C8"/>
    <w:rsid w:val="004822EE"/>
    <w:rsid w:val="004829EC"/>
    <w:rsid w:val="004832F1"/>
    <w:rsid w:val="00483387"/>
    <w:rsid w:val="004849C6"/>
    <w:rsid w:val="00485213"/>
    <w:rsid w:val="00485BCA"/>
    <w:rsid w:val="00486081"/>
    <w:rsid w:val="0048725D"/>
    <w:rsid w:val="004912BC"/>
    <w:rsid w:val="0049132E"/>
    <w:rsid w:val="00491492"/>
    <w:rsid w:val="0049685F"/>
    <w:rsid w:val="004A0704"/>
    <w:rsid w:val="004A168A"/>
    <w:rsid w:val="004A2AD3"/>
    <w:rsid w:val="004A2F3D"/>
    <w:rsid w:val="004A3AD4"/>
    <w:rsid w:val="004A4AE9"/>
    <w:rsid w:val="004A649C"/>
    <w:rsid w:val="004A7CE2"/>
    <w:rsid w:val="004B038A"/>
    <w:rsid w:val="004B1358"/>
    <w:rsid w:val="004B2743"/>
    <w:rsid w:val="004B298E"/>
    <w:rsid w:val="004B300D"/>
    <w:rsid w:val="004B6CF0"/>
    <w:rsid w:val="004C056D"/>
    <w:rsid w:val="004C121A"/>
    <w:rsid w:val="004C1E5E"/>
    <w:rsid w:val="004C3F0C"/>
    <w:rsid w:val="004C40F2"/>
    <w:rsid w:val="004C5287"/>
    <w:rsid w:val="004C5A77"/>
    <w:rsid w:val="004C675F"/>
    <w:rsid w:val="004C6ABB"/>
    <w:rsid w:val="004C787C"/>
    <w:rsid w:val="004D0E9A"/>
    <w:rsid w:val="004D1429"/>
    <w:rsid w:val="004D1637"/>
    <w:rsid w:val="004D29E8"/>
    <w:rsid w:val="004D38BB"/>
    <w:rsid w:val="004D4BAA"/>
    <w:rsid w:val="004D5A2F"/>
    <w:rsid w:val="004D5E39"/>
    <w:rsid w:val="004D621B"/>
    <w:rsid w:val="004D7B4C"/>
    <w:rsid w:val="004E02CB"/>
    <w:rsid w:val="004E0590"/>
    <w:rsid w:val="004E3106"/>
    <w:rsid w:val="004E45BE"/>
    <w:rsid w:val="004E4FAE"/>
    <w:rsid w:val="004E607F"/>
    <w:rsid w:val="004E6BD9"/>
    <w:rsid w:val="004F3A20"/>
    <w:rsid w:val="004F3F5C"/>
    <w:rsid w:val="004F448F"/>
    <w:rsid w:val="004F49ED"/>
    <w:rsid w:val="004F4BD3"/>
    <w:rsid w:val="004F4DA2"/>
    <w:rsid w:val="004F53B3"/>
    <w:rsid w:val="004F7B4D"/>
    <w:rsid w:val="00501EFD"/>
    <w:rsid w:val="00502B92"/>
    <w:rsid w:val="00503C5A"/>
    <w:rsid w:val="00503FC9"/>
    <w:rsid w:val="00504455"/>
    <w:rsid w:val="00506BCF"/>
    <w:rsid w:val="0051032D"/>
    <w:rsid w:val="005148E7"/>
    <w:rsid w:val="005158A3"/>
    <w:rsid w:val="005166F4"/>
    <w:rsid w:val="005172C7"/>
    <w:rsid w:val="005177BA"/>
    <w:rsid w:val="00517AA0"/>
    <w:rsid w:val="00520120"/>
    <w:rsid w:val="00520A5C"/>
    <w:rsid w:val="0052282F"/>
    <w:rsid w:val="00522C13"/>
    <w:rsid w:val="00523DCF"/>
    <w:rsid w:val="0052461D"/>
    <w:rsid w:val="0052571B"/>
    <w:rsid w:val="00525727"/>
    <w:rsid w:val="00526684"/>
    <w:rsid w:val="005270C4"/>
    <w:rsid w:val="005316AE"/>
    <w:rsid w:val="00533566"/>
    <w:rsid w:val="00533661"/>
    <w:rsid w:val="005340D8"/>
    <w:rsid w:val="00534B68"/>
    <w:rsid w:val="00535011"/>
    <w:rsid w:val="0053562C"/>
    <w:rsid w:val="005378C4"/>
    <w:rsid w:val="00537D0C"/>
    <w:rsid w:val="0054099F"/>
    <w:rsid w:val="0054160D"/>
    <w:rsid w:val="00542CC3"/>
    <w:rsid w:val="00542E71"/>
    <w:rsid w:val="00543364"/>
    <w:rsid w:val="005448CC"/>
    <w:rsid w:val="00544D92"/>
    <w:rsid w:val="00545890"/>
    <w:rsid w:val="00545AB1"/>
    <w:rsid w:val="0055002E"/>
    <w:rsid w:val="005514FE"/>
    <w:rsid w:val="005518B4"/>
    <w:rsid w:val="0055269D"/>
    <w:rsid w:val="00553A7B"/>
    <w:rsid w:val="00553D2A"/>
    <w:rsid w:val="00554B7D"/>
    <w:rsid w:val="00557043"/>
    <w:rsid w:val="005578B3"/>
    <w:rsid w:val="0056126D"/>
    <w:rsid w:val="00561E55"/>
    <w:rsid w:val="00563071"/>
    <w:rsid w:val="0056332D"/>
    <w:rsid w:val="00563C78"/>
    <w:rsid w:val="00566967"/>
    <w:rsid w:val="00566D0F"/>
    <w:rsid w:val="00567442"/>
    <w:rsid w:val="00570415"/>
    <w:rsid w:val="00571E9B"/>
    <w:rsid w:val="00573958"/>
    <w:rsid w:val="00574416"/>
    <w:rsid w:val="00574820"/>
    <w:rsid w:val="0057583D"/>
    <w:rsid w:val="005759F5"/>
    <w:rsid w:val="005777C8"/>
    <w:rsid w:val="00580020"/>
    <w:rsid w:val="005842AB"/>
    <w:rsid w:val="005849EC"/>
    <w:rsid w:val="005854CB"/>
    <w:rsid w:val="00586037"/>
    <w:rsid w:val="0059244A"/>
    <w:rsid w:val="0059280C"/>
    <w:rsid w:val="00593306"/>
    <w:rsid w:val="00594A53"/>
    <w:rsid w:val="00595758"/>
    <w:rsid w:val="00595F41"/>
    <w:rsid w:val="005964F6"/>
    <w:rsid w:val="00596F51"/>
    <w:rsid w:val="00597466"/>
    <w:rsid w:val="005978F3"/>
    <w:rsid w:val="005A0C2D"/>
    <w:rsid w:val="005A1A59"/>
    <w:rsid w:val="005A3354"/>
    <w:rsid w:val="005A3671"/>
    <w:rsid w:val="005A43B3"/>
    <w:rsid w:val="005A572C"/>
    <w:rsid w:val="005A603A"/>
    <w:rsid w:val="005A64FD"/>
    <w:rsid w:val="005A6C11"/>
    <w:rsid w:val="005A6D6B"/>
    <w:rsid w:val="005A703B"/>
    <w:rsid w:val="005A72FD"/>
    <w:rsid w:val="005A75F8"/>
    <w:rsid w:val="005B1077"/>
    <w:rsid w:val="005B3074"/>
    <w:rsid w:val="005B45F7"/>
    <w:rsid w:val="005B4933"/>
    <w:rsid w:val="005B5118"/>
    <w:rsid w:val="005B76BA"/>
    <w:rsid w:val="005C08C1"/>
    <w:rsid w:val="005C3F3C"/>
    <w:rsid w:val="005C4D43"/>
    <w:rsid w:val="005D12EB"/>
    <w:rsid w:val="005D185C"/>
    <w:rsid w:val="005D1A2B"/>
    <w:rsid w:val="005D30FC"/>
    <w:rsid w:val="005D41A4"/>
    <w:rsid w:val="005D4B33"/>
    <w:rsid w:val="005D6908"/>
    <w:rsid w:val="005E0075"/>
    <w:rsid w:val="005E184E"/>
    <w:rsid w:val="005E3A15"/>
    <w:rsid w:val="005E40E2"/>
    <w:rsid w:val="005E4751"/>
    <w:rsid w:val="005E5925"/>
    <w:rsid w:val="005E592E"/>
    <w:rsid w:val="005E69C3"/>
    <w:rsid w:val="005E6A8D"/>
    <w:rsid w:val="005E6E82"/>
    <w:rsid w:val="005E748F"/>
    <w:rsid w:val="005F039B"/>
    <w:rsid w:val="005F1EF4"/>
    <w:rsid w:val="005F2722"/>
    <w:rsid w:val="005F4DAF"/>
    <w:rsid w:val="005F6BDD"/>
    <w:rsid w:val="005F6CFB"/>
    <w:rsid w:val="005F7479"/>
    <w:rsid w:val="005F7C99"/>
    <w:rsid w:val="0060255F"/>
    <w:rsid w:val="006025AB"/>
    <w:rsid w:val="00602A68"/>
    <w:rsid w:val="00604F5E"/>
    <w:rsid w:val="00604FE8"/>
    <w:rsid w:val="0060566B"/>
    <w:rsid w:val="00605D96"/>
    <w:rsid w:val="00605E16"/>
    <w:rsid w:val="0060669A"/>
    <w:rsid w:val="00607476"/>
    <w:rsid w:val="00607BB6"/>
    <w:rsid w:val="00611AD9"/>
    <w:rsid w:val="00612CBB"/>
    <w:rsid w:val="006141CF"/>
    <w:rsid w:val="00621B8B"/>
    <w:rsid w:val="00622897"/>
    <w:rsid w:val="00622F49"/>
    <w:rsid w:val="00623D2D"/>
    <w:rsid w:val="00624569"/>
    <w:rsid w:val="00624B0D"/>
    <w:rsid w:val="006252C5"/>
    <w:rsid w:val="00625AD8"/>
    <w:rsid w:val="00625B9D"/>
    <w:rsid w:val="00627F61"/>
    <w:rsid w:val="006302F5"/>
    <w:rsid w:val="00630685"/>
    <w:rsid w:val="0063088B"/>
    <w:rsid w:val="0063620D"/>
    <w:rsid w:val="006365FD"/>
    <w:rsid w:val="00637798"/>
    <w:rsid w:val="0064079A"/>
    <w:rsid w:val="006413C7"/>
    <w:rsid w:val="00641C42"/>
    <w:rsid w:val="00641D7B"/>
    <w:rsid w:val="00642EBE"/>
    <w:rsid w:val="00643CF8"/>
    <w:rsid w:val="00644389"/>
    <w:rsid w:val="00644489"/>
    <w:rsid w:val="00645B2D"/>
    <w:rsid w:val="00645C16"/>
    <w:rsid w:val="00646035"/>
    <w:rsid w:val="0064704F"/>
    <w:rsid w:val="00647752"/>
    <w:rsid w:val="00651B36"/>
    <w:rsid w:val="00651C76"/>
    <w:rsid w:val="00651F65"/>
    <w:rsid w:val="006526E7"/>
    <w:rsid w:val="00655008"/>
    <w:rsid w:val="0065581F"/>
    <w:rsid w:val="00656E6B"/>
    <w:rsid w:val="00657DBF"/>
    <w:rsid w:val="00661DF1"/>
    <w:rsid w:val="00664411"/>
    <w:rsid w:val="00664FF5"/>
    <w:rsid w:val="00667DFF"/>
    <w:rsid w:val="00667E26"/>
    <w:rsid w:val="0067489D"/>
    <w:rsid w:val="0067497D"/>
    <w:rsid w:val="00675BD8"/>
    <w:rsid w:val="0067714C"/>
    <w:rsid w:val="00681558"/>
    <w:rsid w:val="006836CA"/>
    <w:rsid w:val="00683DD3"/>
    <w:rsid w:val="006840DA"/>
    <w:rsid w:val="00684961"/>
    <w:rsid w:val="00690364"/>
    <w:rsid w:val="00691528"/>
    <w:rsid w:val="006921A5"/>
    <w:rsid w:val="00693173"/>
    <w:rsid w:val="006934F0"/>
    <w:rsid w:val="00693BD0"/>
    <w:rsid w:val="00695779"/>
    <w:rsid w:val="006965B3"/>
    <w:rsid w:val="006975F1"/>
    <w:rsid w:val="006A1647"/>
    <w:rsid w:val="006A1BF2"/>
    <w:rsid w:val="006A33B9"/>
    <w:rsid w:val="006A4E96"/>
    <w:rsid w:val="006B1682"/>
    <w:rsid w:val="006B4709"/>
    <w:rsid w:val="006B4A56"/>
    <w:rsid w:val="006B4FAE"/>
    <w:rsid w:val="006B53B3"/>
    <w:rsid w:val="006B6740"/>
    <w:rsid w:val="006C0EF8"/>
    <w:rsid w:val="006C0FF0"/>
    <w:rsid w:val="006C237C"/>
    <w:rsid w:val="006C2BDE"/>
    <w:rsid w:val="006C3E14"/>
    <w:rsid w:val="006C4451"/>
    <w:rsid w:val="006C7A7F"/>
    <w:rsid w:val="006D2C03"/>
    <w:rsid w:val="006D3317"/>
    <w:rsid w:val="006D4D82"/>
    <w:rsid w:val="006D4ECD"/>
    <w:rsid w:val="006D5A60"/>
    <w:rsid w:val="006D72CF"/>
    <w:rsid w:val="006D7BAB"/>
    <w:rsid w:val="006E0183"/>
    <w:rsid w:val="006E0C4D"/>
    <w:rsid w:val="006E28AE"/>
    <w:rsid w:val="006E3071"/>
    <w:rsid w:val="006E3999"/>
    <w:rsid w:val="006E4290"/>
    <w:rsid w:val="006E50B3"/>
    <w:rsid w:val="006E528A"/>
    <w:rsid w:val="006E5A37"/>
    <w:rsid w:val="006F1F6B"/>
    <w:rsid w:val="006F24DF"/>
    <w:rsid w:val="006F4276"/>
    <w:rsid w:val="006F5C7C"/>
    <w:rsid w:val="007016A2"/>
    <w:rsid w:val="00701CC1"/>
    <w:rsid w:val="00704AC7"/>
    <w:rsid w:val="00704BB9"/>
    <w:rsid w:val="007052B6"/>
    <w:rsid w:val="00710840"/>
    <w:rsid w:val="00712F5E"/>
    <w:rsid w:val="007141EA"/>
    <w:rsid w:val="00714248"/>
    <w:rsid w:val="00714CB3"/>
    <w:rsid w:val="00714D00"/>
    <w:rsid w:val="0071618F"/>
    <w:rsid w:val="00716499"/>
    <w:rsid w:val="00716FB9"/>
    <w:rsid w:val="00720558"/>
    <w:rsid w:val="0072173C"/>
    <w:rsid w:val="0072224F"/>
    <w:rsid w:val="0072232C"/>
    <w:rsid w:val="00722357"/>
    <w:rsid w:val="00722394"/>
    <w:rsid w:val="0072255A"/>
    <w:rsid w:val="00724E95"/>
    <w:rsid w:val="00726135"/>
    <w:rsid w:val="00731221"/>
    <w:rsid w:val="0073128F"/>
    <w:rsid w:val="007317EF"/>
    <w:rsid w:val="00731842"/>
    <w:rsid w:val="0073217B"/>
    <w:rsid w:val="00732A07"/>
    <w:rsid w:val="00732D83"/>
    <w:rsid w:val="00734AB8"/>
    <w:rsid w:val="00735344"/>
    <w:rsid w:val="007361C0"/>
    <w:rsid w:val="0073620C"/>
    <w:rsid w:val="007374AB"/>
    <w:rsid w:val="00740EAA"/>
    <w:rsid w:val="007417D4"/>
    <w:rsid w:val="007418BE"/>
    <w:rsid w:val="00741EA9"/>
    <w:rsid w:val="00742468"/>
    <w:rsid w:val="007445ED"/>
    <w:rsid w:val="00744FFA"/>
    <w:rsid w:val="00745245"/>
    <w:rsid w:val="007468C2"/>
    <w:rsid w:val="0074695C"/>
    <w:rsid w:val="0075027C"/>
    <w:rsid w:val="00750F78"/>
    <w:rsid w:val="007530CD"/>
    <w:rsid w:val="007533F4"/>
    <w:rsid w:val="007540AF"/>
    <w:rsid w:val="00754139"/>
    <w:rsid w:val="0075586A"/>
    <w:rsid w:val="0075632E"/>
    <w:rsid w:val="007578FE"/>
    <w:rsid w:val="007603A4"/>
    <w:rsid w:val="00761220"/>
    <w:rsid w:val="0076132B"/>
    <w:rsid w:val="00762442"/>
    <w:rsid w:val="00762743"/>
    <w:rsid w:val="00762AAE"/>
    <w:rsid w:val="00762C26"/>
    <w:rsid w:val="0076339E"/>
    <w:rsid w:val="007636BB"/>
    <w:rsid w:val="00763861"/>
    <w:rsid w:val="007646B5"/>
    <w:rsid w:val="00765899"/>
    <w:rsid w:val="0076594F"/>
    <w:rsid w:val="00766B6D"/>
    <w:rsid w:val="00767E6F"/>
    <w:rsid w:val="00770B82"/>
    <w:rsid w:val="00770C51"/>
    <w:rsid w:val="00771399"/>
    <w:rsid w:val="00773AF5"/>
    <w:rsid w:val="007746AA"/>
    <w:rsid w:val="007755F3"/>
    <w:rsid w:val="007769E7"/>
    <w:rsid w:val="007800A3"/>
    <w:rsid w:val="00780661"/>
    <w:rsid w:val="00780B49"/>
    <w:rsid w:val="00781117"/>
    <w:rsid w:val="00782B4C"/>
    <w:rsid w:val="0078363B"/>
    <w:rsid w:val="0078380D"/>
    <w:rsid w:val="00785838"/>
    <w:rsid w:val="0079009E"/>
    <w:rsid w:val="00791330"/>
    <w:rsid w:val="00792535"/>
    <w:rsid w:val="00793042"/>
    <w:rsid w:val="007934BD"/>
    <w:rsid w:val="007938CE"/>
    <w:rsid w:val="00794B9C"/>
    <w:rsid w:val="007967EB"/>
    <w:rsid w:val="00796DBE"/>
    <w:rsid w:val="007A167E"/>
    <w:rsid w:val="007A1D5B"/>
    <w:rsid w:val="007A2380"/>
    <w:rsid w:val="007A25C1"/>
    <w:rsid w:val="007A46BC"/>
    <w:rsid w:val="007A4940"/>
    <w:rsid w:val="007A4E9F"/>
    <w:rsid w:val="007A4EE1"/>
    <w:rsid w:val="007A5874"/>
    <w:rsid w:val="007A594F"/>
    <w:rsid w:val="007A6193"/>
    <w:rsid w:val="007A7098"/>
    <w:rsid w:val="007B152B"/>
    <w:rsid w:val="007B1647"/>
    <w:rsid w:val="007B1DB6"/>
    <w:rsid w:val="007B37C3"/>
    <w:rsid w:val="007B4F91"/>
    <w:rsid w:val="007B56BF"/>
    <w:rsid w:val="007B62CE"/>
    <w:rsid w:val="007B6BA7"/>
    <w:rsid w:val="007B72A9"/>
    <w:rsid w:val="007B7758"/>
    <w:rsid w:val="007C0182"/>
    <w:rsid w:val="007C0BDF"/>
    <w:rsid w:val="007C2359"/>
    <w:rsid w:val="007C498C"/>
    <w:rsid w:val="007C54FF"/>
    <w:rsid w:val="007C6601"/>
    <w:rsid w:val="007C6A1E"/>
    <w:rsid w:val="007D0A52"/>
    <w:rsid w:val="007D1415"/>
    <w:rsid w:val="007D19F6"/>
    <w:rsid w:val="007D219F"/>
    <w:rsid w:val="007D2314"/>
    <w:rsid w:val="007D352B"/>
    <w:rsid w:val="007D490D"/>
    <w:rsid w:val="007D5DEB"/>
    <w:rsid w:val="007D6557"/>
    <w:rsid w:val="007D768E"/>
    <w:rsid w:val="007E00FD"/>
    <w:rsid w:val="007E2841"/>
    <w:rsid w:val="007E43F2"/>
    <w:rsid w:val="007E610D"/>
    <w:rsid w:val="007E6E3A"/>
    <w:rsid w:val="007E7FB2"/>
    <w:rsid w:val="007F1202"/>
    <w:rsid w:val="007F3190"/>
    <w:rsid w:val="007F348B"/>
    <w:rsid w:val="007F3C77"/>
    <w:rsid w:val="007F46E4"/>
    <w:rsid w:val="007F49D0"/>
    <w:rsid w:val="007F59D3"/>
    <w:rsid w:val="007F6006"/>
    <w:rsid w:val="0080179D"/>
    <w:rsid w:val="00801813"/>
    <w:rsid w:val="00801984"/>
    <w:rsid w:val="008033FB"/>
    <w:rsid w:val="00805EB5"/>
    <w:rsid w:val="00806E4C"/>
    <w:rsid w:val="008102F9"/>
    <w:rsid w:val="00811B62"/>
    <w:rsid w:val="00811E16"/>
    <w:rsid w:val="0081507E"/>
    <w:rsid w:val="00815A06"/>
    <w:rsid w:val="008171D9"/>
    <w:rsid w:val="008203EB"/>
    <w:rsid w:val="00821F98"/>
    <w:rsid w:val="008227F4"/>
    <w:rsid w:val="0082516D"/>
    <w:rsid w:val="008254BB"/>
    <w:rsid w:val="00827CB2"/>
    <w:rsid w:val="008301C0"/>
    <w:rsid w:val="0083143B"/>
    <w:rsid w:val="00832007"/>
    <w:rsid w:val="008325A3"/>
    <w:rsid w:val="0083349B"/>
    <w:rsid w:val="00834590"/>
    <w:rsid w:val="00834A86"/>
    <w:rsid w:val="00837DDD"/>
    <w:rsid w:val="00837E2D"/>
    <w:rsid w:val="00837EC0"/>
    <w:rsid w:val="008402BF"/>
    <w:rsid w:val="00841C1D"/>
    <w:rsid w:val="00841DFC"/>
    <w:rsid w:val="00842E40"/>
    <w:rsid w:val="008515F0"/>
    <w:rsid w:val="00853FCE"/>
    <w:rsid w:val="00855118"/>
    <w:rsid w:val="0085553B"/>
    <w:rsid w:val="00855EA5"/>
    <w:rsid w:val="00857674"/>
    <w:rsid w:val="00857E98"/>
    <w:rsid w:val="00860BF8"/>
    <w:rsid w:val="008623D9"/>
    <w:rsid w:val="00862E21"/>
    <w:rsid w:val="00862E2E"/>
    <w:rsid w:val="008632AC"/>
    <w:rsid w:val="00864344"/>
    <w:rsid w:val="00865CB4"/>
    <w:rsid w:val="00866A0B"/>
    <w:rsid w:val="00866EE9"/>
    <w:rsid w:val="0087083F"/>
    <w:rsid w:val="00870DD2"/>
    <w:rsid w:val="00871D1D"/>
    <w:rsid w:val="0087297D"/>
    <w:rsid w:val="00872AEA"/>
    <w:rsid w:val="008737E9"/>
    <w:rsid w:val="00873D6D"/>
    <w:rsid w:val="00874A5A"/>
    <w:rsid w:val="00874E49"/>
    <w:rsid w:val="00877A2F"/>
    <w:rsid w:val="00882D3A"/>
    <w:rsid w:val="00882E24"/>
    <w:rsid w:val="00882F0A"/>
    <w:rsid w:val="00883645"/>
    <w:rsid w:val="00883B74"/>
    <w:rsid w:val="00884AEA"/>
    <w:rsid w:val="008859C8"/>
    <w:rsid w:val="00886BB7"/>
    <w:rsid w:val="0089163B"/>
    <w:rsid w:val="00892650"/>
    <w:rsid w:val="00892C32"/>
    <w:rsid w:val="00892F76"/>
    <w:rsid w:val="00893A9E"/>
    <w:rsid w:val="00895904"/>
    <w:rsid w:val="0089657B"/>
    <w:rsid w:val="00897FC2"/>
    <w:rsid w:val="008A4BDB"/>
    <w:rsid w:val="008A5281"/>
    <w:rsid w:val="008A574D"/>
    <w:rsid w:val="008A6989"/>
    <w:rsid w:val="008A7787"/>
    <w:rsid w:val="008B08BD"/>
    <w:rsid w:val="008B1A68"/>
    <w:rsid w:val="008B1D23"/>
    <w:rsid w:val="008B2EBD"/>
    <w:rsid w:val="008B4F5C"/>
    <w:rsid w:val="008B5433"/>
    <w:rsid w:val="008B769B"/>
    <w:rsid w:val="008B7F98"/>
    <w:rsid w:val="008C1081"/>
    <w:rsid w:val="008C17DF"/>
    <w:rsid w:val="008C3B14"/>
    <w:rsid w:val="008C3FAC"/>
    <w:rsid w:val="008C4457"/>
    <w:rsid w:val="008C4635"/>
    <w:rsid w:val="008C4C3E"/>
    <w:rsid w:val="008C67B7"/>
    <w:rsid w:val="008C7C75"/>
    <w:rsid w:val="008D20E9"/>
    <w:rsid w:val="008D3820"/>
    <w:rsid w:val="008D3AA7"/>
    <w:rsid w:val="008D3CE0"/>
    <w:rsid w:val="008D64AE"/>
    <w:rsid w:val="008D6AFC"/>
    <w:rsid w:val="008D786F"/>
    <w:rsid w:val="008E093A"/>
    <w:rsid w:val="008E2636"/>
    <w:rsid w:val="008E2701"/>
    <w:rsid w:val="008E2CAC"/>
    <w:rsid w:val="008E2F4B"/>
    <w:rsid w:val="008E3D2A"/>
    <w:rsid w:val="008E541D"/>
    <w:rsid w:val="008E7230"/>
    <w:rsid w:val="008F169A"/>
    <w:rsid w:val="008F3C88"/>
    <w:rsid w:val="008F3EBE"/>
    <w:rsid w:val="008F7669"/>
    <w:rsid w:val="008F7756"/>
    <w:rsid w:val="009031ED"/>
    <w:rsid w:val="009046A6"/>
    <w:rsid w:val="00906222"/>
    <w:rsid w:val="00910968"/>
    <w:rsid w:val="0091194C"/>
    <w:rsid w:val="00914749"/>
    <w:rsid w:val="009148E6"/>
    <w:rsid w:val="00914A06"/>
    <w:rsid w:val="00915E4A"/>
    <w:rsid w:val="00916F4B"/>
    <w:rsid w:val="00920E38"/>
    <w:rsid w:val="00922693"/>
    <w:rsid w:val="00922984"/>
    <w:rsid w:val="00922F6C"/>
    <w:rsid w:val="00923593"/>
    <w:rsid w:val="00923860"/>
    <w:rsid w:val="00924A55"/>
    <w:rsid w:val="00924AC9"/>
    <w:rsid w:val="00925B90"/>
    <w:rsid w:val="0092653B"/>
    <w:rsid w:val="00926764"/>
    <w:rsid w:val="0092726E"/>
    <w:rsid w:val="009272A5"/>
    <w:rsid w:val="009302A0"/>
    <w:rsid w:val="00930D69"/>
    <w:rsid w:val="00931D6A"/>
    <w:rsid w:val="009327FE"/>
    <w:rsid w:val="00932DD4"/>
    <w:rsid w:val="0093370C"/>
    <w:rsid w:val="0093643F"/>
    <w:rsid w:val="00937C20"/>
    <w:rsid w:val="009405AD"/>
    <w:rsid w:val="009427C0"/>
    <w:rsid w:val="009438BD"/>
    <w:rsid w:val="00944270"/>
    <w:rsid w:val="0094513E"/>
    <w:rsid w:val="009460E1"/>
    <w:rsid w:val="009465D8"/>
    <w:rsid w:val="00950D8C"/>
    <w:rsid w:val="00951356"/>
    <w:rsid w:val="00960D29"/>
    <w:rsid w:val="00960F91"/>
    <w:rsid w:val="0096112E"/>
    <w:rsid w:val="009625A7"/>
    <w:rsid w:val="00963AD2"/>
    <w:rsid w:val="009656B4"/>
    <w:rsid w:val="00966E73"/>
    <w:rsid w:val="00967E0C"/>
    <w:rsid w:val="00970DEA"/>
    <w:rsid w:val="009721E5"/>
    <w:rsid w:val="009747A0"/>
    <w:rsid w:val="009752F7"/>
    <w:rsid w:val="00975FFD"/>
    <w:rsid w:val="00976DF1"/>
    <w:rsid w:val="00977506"/>
    <w:rsid w:val="00977920"/>
    <w:rsid w:val="00980261"/>
    <w:rsid w:val="009804C3"/>
    <w:rsid w:val="00981695"/>
    <w:rsid w:val="0098245C"/>
    <w:rsid w:val="00983807"/>
    <w:rsid w:val="0098382B"/>
    <w:rsid w:val="00983B99"/>
    <w:rsid w:val="00985100"/>
    <w:rsid w:val="0098539E"/>
    <w:rsid w:val="00985AA8"/>
    <w:rsid w:val="00985BBF"/>
    <w:rsid w:val="00987078"/>
    <w:rsid w:val="00987A18"/>
    <w:rsid w:val="009903A2"/>
    <w:rsid w:val="00990EC2"/>
    <w:rsid w:val="009919F0"/>
    <w:rsid w:val="009923B6"/>
    <w:rsid w:val="00992F90"/>
    <w:rsid w:val="00993BD8"/>
    <w:rsid w:val="009948C8"/>
    <w:rsid w:val="009961AA"/>
    <w:rsid w:val="00996B1A"/>
    <w:rsid w:val="009A0698"/>
    <w:rsid w:val="009A0DD8"/>
    <w:rsid w:val="009A17FA"/>
    <w:rsid w:val="009A1F1B"/>
    <w:rsid w:val="009A2E1F"/>
    <w:rsid w:val="009A2E34"/>
    <w:rsid w:val="009A3190"/>
    <w:rsid w:val="009A3551"/>
    <w:rsid w:val="009A4335"/>
    <w:rsid w:val="009A44C8"/>
    <w:rsid w:val="009A546F"/>
    <w:rsid w:val="009A7596"/>
    <w:rsid w:val="009B01E8"/>
    <w:rsid w:val="009B0458"/>
    <w:rsid w:val="009B0F40"/>
    <w:rsid w:val="009B205F"/>
    <w:rsid w:val="009B302D"/>
    <w:rsid w:val="009B3499"/>
    <w:rsid w:val="009B35F4"/>
    <w:rsid w:val="009B3EFD"/>
    <w:rsid w:val="009B4BDA"/>
    <w:rsid w:val="009B6871"/>
    <w:rsid w:val="009B6EE7"/>
    <w:rsid w:val="009B755C"/>
    <w:rsid w:val="009C190E"/>
    <w:rsid w:val="009C4157"/>
    <w:rsid w:val="009C4B3F"/>
    <w:rsid w:val="009C55A2"/>
    <w:rsid w:val="009C5D59"/>
    <w:rsid w:val="009C68B0"/>
    <w:rsid w:val="009C7565"/>
    <w:rsid w:val="009C75CC"/>
    <w:rsid w:val="009C7CA9"/>
    <w:rsid w:val="009D0B47"/>
    <w:rsid w:val="009D27BD"/>
    <w:rsid w:val="009D3FA1"/>
    <w:rsid w:val="009D4AF8"/>
    <w:rsid w:val="009D5D2C"/>
    <w:rsid w:val="009D5DED"/>
    <w:rsid w:val="009D627F"/>
    <w:rsid w:val="009D62B8"/>
    <w:rsid w:val="009D7B63"/>
    <w:rsid w:val="009E0302"/>
    <w:rsid w:val="009E1CFF"/>
    <w:rsid w:val="009E26E3"/>
    <w:rsid w:val="009E4832"/>
    <w:rsid w:val="009E4979"/>
    <w:rsid w:val="009E4D91"/>
    <w:rsid w:val="009E54E6"/>
    <w:rsid w:val="009E6BD8"/>
    <w:rsid w:val="009E6C17"/>
    <w:rsid w:val="009E6D62"/>
    <w:rsid w:val="009F072F"/>
    <w:rsid w:val="009F082C"/>
    <w:rsid w:val="009F093C"/>
    <w:rsid w:val="009F1F60"/>
    <w:rsid w:val="009F39F0"/>
    <w:rsid w:val="00A00DCB"/>
    <w:rsid w:val="00A02063"/>
    <w:rsid w:val="00A029CA"/>
    <w:rsid w:val="00A02FD3"/>
    <w:rsid w:val="00A03706"/>
    <w:rsid w:val="00A043FD"/>
    <w:rsid w:val="00A0446D"/>
    <w:rsid w:val="00A06036"/>
    <w:rsid w:val="00A066A4"/>
    <w:rsid w:val="00A06960"/>
    <w:rsid w:val="00A0751D"/>
    <w:rsid w:val="00A0767D"/>
    <w:rsid w:val="00A077CC"/>
    <w:rsid w:val="00A10BA3"/>
    <w:rsid w:val="00A147D1"/>
    <w:rsid w:val="00A15662"/>
    <w:rsid w:val="00A17E4D"/>
    <w:rsid w:val="00A20BE0"/>
    <w:rsid w:val="00A20ECB"/>
    <w:rsid w:val="00A210AF"/>
    <w:rsid w:val="00A21703"/>
    <w:rsid w:val="00A2531F"/>
    <w:rsid w:val="00A25BE3"/>
    <w:rsid w:val="00A25EF9"/>
    <w:rsid w:val="00A31DBA"/>
    <w:rsid w:val="00A32481"/>
    <w:rsid w:val="00A32629"/>
    <w:rsid w:val="00A3297C"/>
    <w:rsid w:val="00A36507"/>
    <w:rsid w:val="00A41110"/>
    <w:rsid w:val="00A41C2F"/>
    <w:rsid w:val="00A424CC"/>
    <w:rsid w:val="00A461FF"/>
    <w:rsid w:val="00A46522"/>
    <w:rsid w:val="00A47A5A"/>
    <w:rsid w:val="00A5046C"/>
    <w:rsid w:val="00A5055F"/>
    <w:rsid w:val="00A52B02"/>
    <w:rsid w:val="00A52EA4"/>
    <w:rsid w:val="00A538F2"/>
    <w:rsid w:val="00A53D3B"/>
    <w:rsid w:val="00A54C2F"/>
    <w:rsid w:val="00A54CBC"/>
    <w:rsid w:val="00A55312"/>
    <w:rsid w:val="00A55959"/>
    <w:rsid w:val="00A55F2F"/>
    <w:rsid w:val="00A565E7"/>
    <w:rsid w:val="00A573F0"/>
    <w:rsid w:val="00A579C1"/>
    <w:rsid w:val="00A62093"/>
    <w:rsid w:val="00A6213A"/>
    <w:rsid w:val="00A621FA"/>
    <w:rsid w:val="00A62D51"/>
    <w:rsid w:val="00A631DD"/>
    <w:rsid w:val="00A63B63"/>
    <w:rsid w:val="00A66A12"/>
    <w:rsid w:val="00A67163"/>
    <w:rsid w:val="00A67585"/>
    <w:rsid w:val="00A71958"/>
    <w:rsid w:val="00A7294F"/>
    <w:rsid w:val="00A74DCC"/>
    <w:rsid w:val="00A761E5"/>
    <w:rsid w:val="00A81282"/>
    <w:rsid w:val="00A82AAE"/>
    <w:rsid w:val="00A847A3"/>
    <w:rsid w:val="00A84C0C"/>
    <w:rsid w:val="00A86894"/>
    <w:rsid w:val="00A86B73"/>
    <w:rsid w:val="00A918C8"/>
    <w:rsid w:val="00A92431"/>
    <w:rsid w:val="00A92644"/>
    <w:rsid w:val="00A929B3"/>
    <w:rsid w:val="00A94E9A"/>
    <w:rsid w:val="00A9534F"/>
    <w:rsid w:val="00A96940"/>
    <w:rsid w:val="00A969DE"/>
    <w:rsid w:val="00A97E73"/>
    <w:rsid w:val="00AA037A"/>
    <w:rsid w:val="00AA3C48"/>
    <w:rsid w:val="00AA3E2E"/>
    <w:rsid w:val="00AA447F"/>
    <w:rsid w:val="00AA531B"/>
    <w:rsid w:val="00AA55B7"/>
    <w:rsid w:val="00AA57FC"/>
    <w:rsid w:val="00AA61E5"/>
    <w:rsid w:val="00AA6A32"/>
    <w:rsid w:val="00AB1484"/>
    <w:rsid w:val="00AB1540"/>
    <w:rsid w:val="00AB28CE"/>
    <w:rsid w:val="00AB2CDE"/>
    <w:rsid w:val="00AB2FD8"/>
    <w:rsid w:val="00AB32E6"/>
    <w:rsid w:val="00AB3AA0"/>
    <w:rsid w:val="00AB3E6D"/>
    <w:rsid w:val="00AB4FE6"/>
    <w:rsid w:val="00AB57FD"/>
    <w:rsid w:val="00AB617A"/>
    <w:rsid w:val="00AB6FD6"/>
    <w:rsid w:val="00AC0367"/>
    <w:rsid w:val="00AC11F4"/>
    <w:rsid w:val="00AC1CBA"/>
    <w:rsid w:val="00AC1D17"/>
    <w:rsid w:val="00AC21AD"/>
    <w:rsid w:val="00AC2DBE"/>
    <w:rsid w:val="00AC4C0D"/>
    <w:rsid w:val="00AC65C6"/>
    <w:rsid w:val="00AC689A"/>
    <w:rsid w:val="00AC7E81"/>
    <w:rsid w:val="00AD01E5"/>
    <w:rsid w:val="00AD29EC"/>
    <w:rsid w:val="00AD3D4A"/>
    <w:rsid w:val="00AD3F6A"/>
    <w:rsid w:val="00AD63A6"/>
    <w:rsid w:val="00AD79FD"/>
    <w:rsid w:val="00AE11FA"/>
    <w:rsid w:val="00AE1294"/>
    <w:rsid w:val="00AE3814"/>
    <w:rsid w:val="00AE39FD"/>
    <w:rsid w:val="00AE3BD4"/>
    <w:rsid w:val="00AE45E3"/>
    <w:rsid w:val="00AE5E56"/>
    <w:rsid w:val="00AE71BB"/>
    <w:rsid w:val="00AE76E3"/>
    <w:rsid w:val="00AE7AE4"/>
    <w:rsid w:val="00AF2EA0"/>
    <w:rsid w:val="00AF6C0F"/>
    <w:rsid w:val="00AF780B"/>
    <w:rsid w:val="00AF7BCB"/>
    <w:rsid w:val="00B005DD"/>
    <w:rsid w:val="00B03849"/>
    <w:rsid w:val="00B040FC"/>
    <w:rsid w:val="00B05BD3"/>
    <w:rsid w:val="00B0612D"/>
    <w:rsid w:val="00B06701"/>
    <w:rsid w:val="00B10BBB"/>
    <w:rsid w:val="00B12BD0"/>
    <w:rsid w:val="00B1555C"/>
    <w:rsid w:val="00B177F3"/>
    <w:rsid w:val="00B17C80"/>
    <w:rsid w:val="00B25771"/>
    <w:rsid w:val="00B27B17"/>
    <w:rsid w:val="00B323B6"/>
    <w:rsid w:val="00B32A85"/>
    <w:rsid w:val="00B40053"/>
    <w:rsid w:val="00B412A9"/>
    <w:rsid w:val="00B425E1"/>
    <w:rsid w:val="00B42FE9"/>
    <w:rsid w:val="00B43979"/>
    <w:rsid w:val="00B43A22"/>
    <w:rsid w:val="00B442B3"/>
    <w:rsid w:val="00B44CA2"/>
    <w:rsid w:val="00B454FF"/>
    <w:rsid w:val="00B46BBB"/>
    <w:rsid w:val="00B514B4"/>
    <w:rsid w:val="00B51500"/>
    <w:rsid w:val="00B519C8"/>
    <w:rsid w:val="00B52CC4"/>
    <w:rsid w:val="00B52DCC"/>
    <w:rsid w:val="00B55451"/>
    <w:rsid w:val="00B575E4"/>
    <w:rsid w:val="00B60812"/>
    <w:rsid w:val="00B60B6E"/>
    <w:rsid w:val="00B6133C"/>
    <w:rsid w:val="00B6154D"/>
    <w:rsid w:val="00B63947"/>
    <w:rsid w:val="00B64A19"/>
    <w:rsid w:val="00B64F59"/>
    <w:rsid w:val="00B669D3"/>
    <w:rsid w:val="00B67BB0"/>
    <w:rsid w:val="00B70695"/>
    <w:rsid w:val="00B711C8"/>
    <w:rsid w:val="00B73832"/>
    <w:rsid w:val="00B73D0E"/>
    <w:rsid w:val="00B7466D"/>
    <w:rsid w:val="00B76B34"/>
    <w:rsid w:val="00B8066F"/>
    <w:rsid w:val="00B81692"/>
    <w:rsid w:val="00B82EBB"/>
    <w:rsid w:val="00B83354"/>
    <w:rsid w:val="00B90F61"/>
    <w:rsid w:val="00B9106E"/>
    <w:rsid w:val="00B910A1"/>
    <w:rsid w:val="00B9221F"/>
    <w:rsid w:val="00B9353A"/>
    <w:rsid w:val="00B9394B"/>
    <w:rsid w:val="00B94D40"/>
    <w:rsid w:val="00B96F35"/>
    <w:rsid w:val="00B97487"/>
    <w:rsid w:val="00B97783"/>
    <w:rsid w:val="00B979BE"/>
    <w:rsid w:val="00BA1154"/>
    <w:rsid w:val="00BA2E05"/>
    <w:rsid w:val="00BA32E4"/>
    <w:rsid w:val="00BA4333"/>
    <w:rsid w:val="00BA6217"/>
    <w:rsid w:val="00BA6469"/>
    <w:rsid w:val="00BA725E"/>
    <w:rsid w:val="00BB03C6"/>
    <w:rsid w:val="00BB1471"/>
    <w:rsid w:val="00BB1DE4"/>
    <w:rsid w:val="00BB25DD"/>
    <w:rsid w:val="00BB2C8C"/>
    <w:rsid w:val="00BB2EFD"/>
    <w:rsid w:val="00BB444B"/>
    <w:rsid w:val="00BB50B5"/>
    <w:rsid w:val="00BB5FAF"/>
    <w:rsid w:val="00BB702F"/>
    <w:rsid w:val="00BC082E"/>
    <w:rsid w:val="00BC3603"/>
    <w:rsid w:val="00BC3FDD"/>
    <w:rsid w:val="00BC5097"/>
    <w:rsid w:val="00BC53AC"/>
    <w:rsid w:val="00BC6936"/>
    <w:rsid w:val="00BC7346"/>
    <w:rsid w:val="00BD07D3"/>
    <w:rsid w:val="00BD1676"/>
    <w:rsid w:val="00BD19D0"/>
    <w:rsid w:val="00BD244D"/>
    <w:rsid w:val="00BD361C"/>
    <w:rsid w:val="00BD48A4"/>
    <w:rsid w:val="00BD52CC"/>
    <w:rsid w:val="00BD6170"/>
    <w:rsid w:val="00BD61E7"/>
    <w:rsid w:val="00BD65A9"/>
    <w:rsid w:val="00BD665B"/>
    <w:rsid w:val="00BD69AD"/>
    <w:rsid w:val="00BD6C12"/>
    <w:rsid w:val="00BD7E59"/>
    <w:rsid w:val="00BE0182"/>
    <w:rsid w:val="00BE0232"/>
    <w:rsid w:val="00BE08AB"/>
    <w:rsid w:val="00BE3F71"/>
    <w:rsid w:val="00BE43BE"/>
    <w:rsid w:val="00BE4A94"/>
    <w:rsid w:val="00BE4D66"/>
    <w:rsid w:val="00BE566B"/>
    <w:rsid w:val="00BE6EA7"/>
    <w:rsid w:val="00BF0527"/>
    <w:rsid w:val="00BF08C8"/>
    <w:rsid w:val="00BF31B4"/>
    <w:rsid w:val="00BF3E45"/>
    <w:rsid w:val="00BF3F78"/>
    <w:rsid w:val="00BF5879"/>
    <w:rsid w:val="00BF6FFF"/>
    <w:rsid w:val="00BF728B"/>
    <w:rsid w:val="00BF7C73"/>
    <w:rsid w:val="00C020CE"/>
    <w:rsid w:val="00C0223D"/>
    <w:rsid w:val="00C02ADF"/>
    <w:rsid w:val="00C02E4B"/>
    <w:rsid w:val="00C040CC"/>
    <w:rsid w:val="00C04C7C"/>
    <w:rsid w:val="00C04FB5"/>
    <w:rsid w:val="00C05451"/>
    <w:rsid w:val="00C066DB"/>
    <w:rsid w:val="00C07A1E"/>
    <w:rsid w:val="00C07AB2"/>
    <w:rsid w:val="00C1207D"/>
    <w:rsid w:val="00C120A2"/>
    <w:rsid w:val="00C128B0"/>
    <w:rsid w:val="00C12EA1"/>
    <w:rsid w:val="00C13BB9"/>
    <w:rsid w:val="00C20331"/>
    <w:rsid w:val="00C22CF3"/>
    <w:rsid w:val="00C24FF4"/>
    <w:rsid w:val="00C258EB"/>
    <w:rsid w:val="00C26F4E"/>
    <w:rsid w:val="00C2719E"/>
    <w:rsid w:val="00C27FB0"/>
    <w:rsid w:val="00C31021"/>
    <w:rsid w:val="00C31419"/>
    <w:rsid w:val="00C31DDC"/>
    <w:rsid w:val="00C32541"/>
    <w:rsid w:val="00C32A0A"/>
    <w:rsid w:val="00C32AAA"/>
    <w:rsid w:val="00C334FA"/>
    <w:rsid w:val="00C368AB"/>
    <w:rsid w:val="00C40354"/>
    <w:rsid w:val="00C40BFD"/>
    <w:rsid w:val="00C41F08"/>
    <w:rsid w:val="00C424FE"/>
    <w:rsid w:val="00C42E90"/>
    <w:rsid w:val="00C43D92"/>
    <w:rsid w:val="00C455BB"/>
    <w:rsid w:val="00C46E87"/>
    <w:rsid w:val="00C54895"/>
    <w:rsid w:val="00C54F98"/>
    <w:rsid w:val="00C55353"/>
    <w:rsid w:val="00C55857"/>
    <w:rsid w:val="00C624BB"/>
    <w:rsid w:val="00C64DCB"/>
    <w:rsid w:val="00C652D7"/>
    <w:rsid w:val="00C67256"/>
    <w:rsid w:val="00C67452"/>
    <w:rsid w:val="00C7014A"/>
    <w:rsid w:val="00C710B4"/>
    <w:rsid w:val="00C71796"/>
    <w:rsid w:val="00C7490E"/>
    <w:rsid w:val="00C75196"/>
    <w:rsid w:val="00C756AD"/>
    <w:rsid w:val="00C75F2E"/>
    <w:rsid w:val="00C771C6"/>
    <w:rsid w:val="00C77C71"/>
    <w:rsid w:val="00C802B9"/>
    <w:rsid w:val="00C8140D"/>
    <w:rsid w:val="00C81798"/>
    <w:rsid w:val="00C828BB"/>
    <w:rsid w:val="00C85A1E"/>
    <w:rsid w:val="00C85B0B"/>
    <w:rsid w:val="00C86317"/>
    <w:rsid w:val="00C86E05"/>
    <w:rsid w:val="00C906CA"/>
    <w:rsid w:val="00C93091"/>
    <w:rsid w:val="00C94740"/>
    <w:rsid w:val="00C959D8"/>
    <w:rsid w:val="00C96C31"/>
    <w:rsid w:val="00C970AC"/>
    <w:rsid w:val="00C977AF"/>
    <w:rsid w:val="00C97F5A"/>
    <w:rsid w:val="00CA0AD5"/>
    <w:rsid w:val="00CA195C"/>
    <w:rsid w:val="00CA1C4B"/>
    <w:rsid w:val="00CA1CEB"/>
    <w:rsid w:val="00CA1DA7"/>
    <w:rsid w:val="00CA289E"/>
    <w:rsid w:val="00CA6175"/>
    <w:rsid w:val="00CA676F"/>
    <w:rsid w:val="00CA6AB8"/>
    <w:rsid w:val="00CA6D23"/>
    <w:rsid w:val="00CA72DC"/>
    <w:rsid w:val="00CA7377"/>
    <w:rsid w:val="00CA7519"/>
    <w:rsid w:val="00CA7564"/>
    <w:rsid w:val="00CA78C0"/>
    <w:rsid w:val="00CB01C7"/>
    <w:rsid w:val="00CB1590"/>
    <w:rsid w:val="00CB18C0"/>
    <w:rsid w:val="00CB2ED7"/>
    <w:rsid w:val="00CB2FEA"/>
    <w:rsid w:val="00CB37C2"/>
    <w:rsid w:val="00CB3AD5"/>
    <w:rsid w:val="00CB43FB"/>
    <w:rsid w:val="00CB6888"/>
    <w:rsid w:val="00CB6BD7"/>
    <w:rsid w:val="00CB704A"/>
    <w:rsid w:val="00CB7E39"/>
    <w:rsid w:val="00CC1BAC"/>
    <w:rsid w:val="00CC2639"/>
    <w:rsid w:val="00CC30C0"/>
    <w:rsid w:val="00CC339E"/>
    <w:rsid w:val="00CC3570"/>
    <w:rsid w:val="00CC3D7A"/>
    <w:rsid w:val="00CC44A7"/>
    <w:rsid w:val="00CD095D"/>
    <w:rsid w:val="00CD0B6E"/>
    <w:rsid w:val="00CD15B5"/>
    <w:rsid w:val="00CD2546"/>
    <w:rsid w:val="00CD25AF"/>
    <w:rsid w:val="00CD25DE"/>
    <w:rsid w:val="00CD3910"/>
    <w:rsid w:val="00CD5280"/>
    <w:rsid w:val="00CD7C32"/>
    <w:rsid w:val="00CE0C44"/>
    <w:rsid w:val="00CE0DB5"/>
    <w:rsid w:val="00CE1B76"/>
    <w:rsid w:val="00CE21D2"/>
    <w:rsid w:val="00CE3EBB"/>
    <w:rsid w:val="00CF10E6"/>
    <w:rsid w:val="00CF2329"/>
    <w:rsid w:val="00CF5FB3"/>
    <w:rsid w:val="00CF6EE2"/>
    <w:rsid w:val="00CF7265"/>
    <w:rsid w:val="00CF787D"/>
    <w:rsid w:val="00D002B6"/>
    <w:rsid w:val="00D00407"/>
    <w:rsid w:val="00D016DA"/>
    <w:rsid w:val="00D02269"/>
    <w:rsid w:val="00D03BA1"/>
    <w:rsid w:val="00D0447D"/>
    <w:rsid w:val="00D044ED"/>
    <w:rsid w:val="00D0477E"/>
    <w:rsid w:val="00D04E50"/>
    <w:rsid w:val="00D05F4F"/>
    <w:rsid w:val="00D06731"/>
    <w:rsid w:val="00D10744"/>
    <w:rsid w:val="00D11C4E"/>
    <w:rsid w:val="00D11D55"/>
    <w:rsid w:val="00D12905"/>
    <w:rsid w:val="00D12F84"/>
    <w:rsid w:val="00D13CF9"/>
    <w:rsid w:val="00D140F3"/>
    <w:rsid w:val="00D150E3"/>
    <w:rsid w:val="00D231A8"/>
    <w:rsid w:val="00D24A5B"/>
    <w:rsid w:val="00D2552A"/>
    <w:rsid w:val="00D25DCC"/>
    <w:rsid w:val="00D26EBA"/>
    <w:rsid w:val="00D279A4"/>
    <w:rsid w:val="00D31031"/>
    <w:rsid w:val="00D31709"/>
    <w:rsid w:val="00D317DB"/>
    <w:rsid w:val="00D318E3"/>
    <w:rsid w:val="00D31E2B"/>
    <w:rsid w:val="00D32F05"/>
    <w:rsid w:val="00D358B9"/>
    <w:rsid w:val="00D36239"/>
    <w:rsid w:val="00D364EB"/>
    <w:rsid w:val="00D370DD"/>
    <w:rsid w:val="00D37195"/>
    <w:rsid w:val="00D37C88"/>
    <w:rsid w:val="00D40954"/>
    <w:rsid w:val="00D4243F"/>
    <w:rsid w:val="00D431B8"/>
    <w:rsid w:val="00D44711"/>
    <w:rsid w:val="00D44CA4"/>
    <w:rsid w:val="00D45EBA"/>
    <w:rsid w:val="00D460B5"/>
    <w:rsid w:val="00D47C63"/>
    <w:rsid w:val="00D47CDD"/>
    <w:rsid w:val="00D5055B"/>
    <w:rsid w:val="00D53470"/>
    <w:rsid w:val="00D54CD6"/>
    <w:rsid w:val="00D55C17"/>
    <w:rsid w:val="00D5750F"/>
    <w:rsid w:val="00D579D7"/>
    <w:rsid w:val="00D57A22"/>
    <w:rsid w:val="00D61486"/>
    <w:rsid w:val="00D61E55"/>
    <w:rsid w:val="00D6318B"/>
    <w:rsid w:val="00D641F4"/>
    <w:rsid w:val="00D6731E"/>
    <w:rsid w:val="00D67BD0"/>
    <w:rsid w:val="00D70A8E"/>
    <w:rsid w:val="00D7568E"/>
    <w:rsid w:val="00D76C9F"/>
    <w:rsid w:val="00D8224B"/>
    <w:rsid w:val="00D85EC8"/>
    <w:rsid w:val="00D8654B"/>
    <w:rsid w:val="00D87E01"/>
    <w:rsid w:val="00D90E97"/>
    <w:rsid w:val="00D922A1"/>
    <w:rsid w:val="00D92E21"/>
    <w:rsid w:val="00D92FA5"/>
    <w:rsid w:val="00D937A4"/>
    <w:rsid w:val="00D937CD"/>
    <w:rsid w:val="00D9495E"/>
    <w:rsid w:val="00D94E19"/>
    <w:rsid w:val="00D94F44"/>
    <w:rsid w:val="00D9526C"/>
    <w:rsid w:val="00D962F7"/>
    <w:rsid w:val="00D975E1"/>
    <w:rsid w:val="00D9766B"/>
    <w:rsid w:val="00D97AC5"/>
    <w:rsid w:val="00DA01B3"/>
    <w:rsid w:val="00DA028A"/>
    <w:rsid w:val="00DA0E9C"/>
    <w:rsid w:val="00DA0F72"/>
    <w:rsid w:val="00DA2B6B"/>
    <w:rsid w:val="00DA41DD"/>
    <w:rsid w:val="00DA4EF1"/>
    <w:rsid w:val="00DA50C9"/>
    <w:rsid w:val="00DA5493"/>
    <w:rsid w:val="00DA73DD"/>
    <w:rsid w:val="00DB2028"/>
    <w:rsid w:val="00DB3F08"/>
    <w:rsid w:val="00DB4C22"/>
    <w:rsid w:val="00DB6C7C"/>
    <w:rsid w:val="00DB7245"/>
    <w:rsid w:val="00DB7793"/>
    <w:rsid w:val="00DC1512"/>
    <w:rsid w:val="00DC162C"/>
    <w:rsid w:val="00DC17D7"/>
    <w:rsid w:val="00DC1BE5"/>
    <w:rsid w:val="00DC1CA4"/>
    <w:rsid w:val="00DC2C76"/>
    <w:rsid w:val="00DC465B"/>
    <w:rsid w:val="00DC4A8C"/>
    <w:rsid w:val="00DC510F"/>
    <w:rsid w:val="00DC6367"/>
    <w:rsid w:val="00DC652E"/>
    <w:rsid w:val="00DC656A"/>
    <w:rsid w:val="00DC700D"/>
    <w:rsid w:val="00DC7518"/>
    <w:rsid w:val="00DC7DA0"/>
    <w:rsid w:val="00DC7EAF"/>
    <w:rsid w:val="00DD17FA"/>
    <w:rsid w:val="00DD2696"/>
    <w:rsid w:val="00DD31CC"/>
    <w:rsid w:val="00DD3B66"/>
    <w:rsid w:val="00DD3D17"/>
    <w:rsid w:val="00DD47D7"/>
    <w:rsid w:val="00DE0368"/>
    <w:rsid w:val="00DE0519"/>
    <w:rsid w:val="00DE08E5"/>
    <w:rsid w:val="00DE42ED"/>
    <w:rsid w:val="00DE43DC"/>
    <w:rsid w:val="00DE7846"/>
    <w:rsid w:val="00DF1C0E"/>
    <w:rsid w:val="00DF26B7"/>
    <w:rsid w:val="00DF2A8B"/>
    <w:rsid w:val="00DF38CA"/>
    <w:rsid w:val="00DF3D80"/>
    <w:rsid w:val="00DF4246"/>
    <w:rsid w:val="00DF48A9"/>
    <w:rsid w:val="00DF49D4"/>
    <w:rsid w:val="00DF5A17"/>
    <w:rsid w:val="00DF5AD2"/>
    <w:rsid w:val="00DF5CB0"/>
    <w:rsid w:val="00DF6538"/>
    <w:rsid w:val="00DF6F6F"/>
    <w:rsid w:val="00E00477"/>
    <w:rsid w:val="00E00838"/>
    <w:rsid w:val="00E017E6"/>
    <w:rsid w:val="00E01A11"/>
    <w:rsid w:val="00E0639F"/>
    <w:rsid w:val="00E06A43"/>
    <w:rsid w:val="00E073EE"/>
    <w:rsid w:val="00E105DE"/>
    <w:rsid w:val="00E10EF3"/>
    <w:rsid w:val="00E1176C"/>
    <w:rsid w:val="00E11C6E"/>
    <w:rsid w:val="00E1278F"/>
    <w:rsid w:val="00E1436C"/>
    <w:rsid w:val="00E147D7"/>
    <w:rsid w:val="00E172E2"/>
    <w:rsid w:val="00E176FD"/>
    <w:rsid w:val="00E17DFA"/>
    <w:rsid w:val="00E2045C"/>
    <w:rsid w:val="00E2263C"/>
    <w:rsid w:val="00E22E7A"/>
    <w:rsid w:val="00E23ED6"/>
    <w:rsid w:val="00E253DE"/>
    <w:rsid w:val="00E25675"/>
    <w:rsid w:val="00E25B83"/>
    <w:rsid w:val="00E269EE"/>
    <w:rsid w:val="00E27074"/>
    <w:rsid w:val="00E300D9"/>
    <w:rsid w:val="00E306D1"/>
    <w:rsid w:val="00E31C4F"/>
    <w:rsid w:val="00E32C07"/>
    <w:rsid w:val="00E34BFF"/>
    <w:rsid w:val="00E3667E"/>
    <w:rsid w:val="00E36926"/>
    <w:rsid w:val="00E36ADA"/>
    <w:rsid w:val="00E37628"/>
    <w:rsid w:val="00E4194E"/>
    <w:rsid w:val="00E448DF"/>
    <w:rsid w:val="00E44F46"/>
    <w:rsid w:val="00E458D5"/>
    <w:rsid w:val="00E46A4F"/>
    <w:rsid w:val="00E46BD3"/>
    <w:rsid w:val="00E51811"/>
    <w:rsid w:val="00E51E80"/>
    <w:rsid w:val="00E53016"/>
    <w:rsid w:val="00E53EC7"/>
    <w:rsid w:val="00E5430E"/>
    <w:rsid w:val="00E57088"/>
    <w:rsid w:val="00E57A82"/>
    <w:rsid w:val="00E61F55"/>
    <w:rsid w:val="00E63B0B"/>
    <w:rsid w:val="00E6544D"/>
    <w:rsid w:val="00E6745E"/>
    <w:rsid w:val="00E71567"/>
    <w:rsid w:val="00E71650"/>
    <w:rsid w:val="00E72987"/>
    <w:rsid w:val="00E73549"/>
    <w:rsid w:val="00E73597"/>
    <w:rsid w:val="00E73768"/>
    <w:rsid w:val="00E73BF9"/>
    <w:rsid w:val="00E749BE"/>
    <w:rsid w:val="00E74E28"/>
    <w:rsid w:val="00E76437"/>
    <w:rsid w:val="00E823CD"/>
    <w:rsid w:val="00E82ECE"/>
    <w:rsid w:val="00E83D44"/>
    <w:rsid w:val="00E854EF"/>
    <w:rsid w:val="00E861C2"/>
    <w:rsid w:val="00E867FF"/>
    <w:rsid w:val="00E86A42"/>
    <w:rsid w:val="00E87032"/>
    <w:rsid w:val="00E91EA5"/>
    <w:rsid w:val="00E935E9"/>
    <w:rsid w:val="00E93F10"/>
    <w:rsid w:val="00E942DF"/>
    <w:rsid w:val="00E94D2C"/>
    <w:rsid w:val="00E979B4"/>
    <w:rsid w:val="00EA01AE"/>
    <w:rsid w:val="00EA1486"/>
    <w:rsid w:val="00EA1AD7"/>
    <w:rsid w:val="00EA256D"/>
    <w:rsid w:val="00EA3FCF"/>
    <w:rsid w:val="00EA74F7"/>
    <w:rsid w:val="00EB0129"/>
    <w:rsid w:val="00EB1282"/>
    <w:rsid w:val="00EB1859"/>
    <w:rsid w:val="00EB18FD"/>
    <w:rsid w:val="00EB1E9A"/>
    <w:rsid w:val="00EB31B5"/>
    <w:rsid w:val="00EB38B8"/>
    <w:rsid w:val="00EB3981"/>
    <w:rsid w:val="00EB3D53"/>
    <w:rsid w:val="00EB44EC"/>
    <w:rsid w:val="00EB5FAB"/>
    <w:rsid w:val="00EB607E"/>
    <w:rsid w:val="00EB60DA"/>
    <w:rsid w:val="00EB6185"/>
    <w:rsid w:val="00EB6745"/>
    <w:rsid w:val="00EC174F"/>
    <w:rsid w:val="00EC2B24"/>
    <w:rsid w:val="00EC38BC"/>
    <w:rsid w:val="00EC4313"/>
    <w:rsid w:val="00EC4766"/>
    <w:rsid w:val="00EC50C8"/>
    <w:rsid w:val="00EC6591"/>
    <w:rsid w:val="00EC7342"/>
    <w:rsid w:val="00ED182C"/>
    <w:rsid w:val="00ED3548"/>
    <w:rsid w:val="00ED3C73"/>
    <w:rsid w:val="00ED3E92"/>
    <w:rsid w:val="00ED4ED1"/>
    <w:rsid w:val="00ED5570"/>
    <w:rsid w:val="00ED6684"/>
    <w:rsid w:val="00ED7411"/>
    <w:rsid w:val="00EE2A83"/>
    <w:rsid w:val="00EE2C6F"/>
    <w:rsid w:val="00EE3F78"/>
    <w:rsid w:val="00EE557E"/>
    <w:rsid w:val="00EE5972"/>
    <w:rsid w:val="00EE64DC"/>
    <w:rsid w:val="00EE6E68"/>
    <w:rsid w:val="00EE793F"/>
    <w:rsid w:val="00EF0458"/>
    <w:rsid w:val="00EF0998"/>
    <w:rsid w:val="00EF209D"/>
    <w:rsid w:val="00EF2475"/>
    <w:rsid w:val="00EF2D52"/>
    <w:rsid w:val="00EF310C"/>
    <w:rsid w:val="00EF37EC"/>
    <w:rsid w:val="00EF3C79"/>
    <w:rsid w:val="00EF58DA"/>
    <w:rsid w:val="00EF62CE"/>
    <w:rsid w:val="00EF7548"/>
    <w:rsid w:val="00EF7A4F"/>
    <w:rsid w:val="00F00761"/>
    <w:rsid w:val="00F00F04"/>
    <w:rsid w:val="00F01652"/>
    <w:rsid w:val="00F01669"/>
    <w:rsid w:val="00F02541"/>
    <w:rsid w:val="00F04289"/>
    <w:rsid w:val="00F0497A"/>
    <w:rsid w:val="00F06BB4"/>
    <w:rsid w:val="00F06F1E"/>
    <w:rsid w:val="00F072BC"/>
    <w:rsid w:val="00F12981"/>
    <w:rsid w:val="00F12FE2"/>
    <w:rsid w:val="00F13199"/>
    <w:rsid w:val="00F144CA"/>
    <w:rsid w:val="00F15E2D"/>
    <w:rsid w:val="00F167A0"/>
    <w:rsid w:val="00F16B35"/>
    <w:rsid w:val="00F17A75"/>
    <w:rsid w:val="00F17A78"/>
    <w:rsid w:val="00F20E03"/>
    <w:rsid w:val="00F210C2"/>
    <w:rsid w:val="00F223B0"/>
    <w:rsid w:val="00F246E5"/>
    <w:rsid w:val="00F247C5"/>
    <w:rsid w:val="00F264A6"/>
    <w:rsid w:val="00F26B26"/>
    <w:rsid w:val="00F26D11"/>
    <w:rsid w:val="00F30538"/>
    <w:rsid w:val="00F30562"/>
    <w:rsid w:val="00F30A95"/>
    <w:rsid w:val="00F31010"/>
    <w:rsid w:val="00F31ECE"/>
    <w:rsid w:val="00F31F15"/>
    <w:rsid w:val="00F336A5"/>
    <w:rsid w:val="00F33C7B"/>
    <w:rsid w:val="00F3409F"/>
    <w:rsid w:val="00F36291"/>
    <w:rsid w:val="00F3641D"/>
    <w:rsid w:val="00F40323"/>
    <w:rsid w:val="00F422B2"/>
    <w:rsid w:val="00F430B6"/>
    <w:rsid w:val="00F43DE3"/>
    <w:rsid w:val="00F459FA"/>
    <w:rsid w:val="00F50536"/>
    <w:rsid w:val="00F50B92"/>
    <w:rsid w:val="00F5247E"/>
    <w:rsid w:val="00F53379"/>
    <w:rsid w:val="00F54288"/>
    <w:rsid w:val="00F55152"/>
    <w:rsid w:val="00F57A2D"/>
    <w:rsid w:val="00F57A36"/>
    <w:rsid w:val="00F605AB"/>
    <w:rsid w:val="00F615CD"/>
    <w:rsid w:val="00F61B78"/>
    <w:rsid w:val="00F62EB7"/>
    <w:rsid w:val="00F64B89"/>
    <w:rsid w:val="00F650FF"/>
    <w:rsid w:val="00F65172"/>
    <w:rsid w:val="00F65F71"/>
    <w:rsid w:val="00F66C05"/>
    <w:rsid w:val="00F6701B"/>
    <w:rsid w:val="00F675F1"/>
    <w:rsid w:val="00F67A6C"/>
    <w:rsid w:val="00F71675"/>
    <w:rsid w:val="00F717AC"/>
    <w:rsid w:val="00F71908"/>
    <w:rsid w:val="00F734DA"/>
    <w:rsid w:val="00F7365D"/>
    <w:rsid w:val="00F76237"/>
    <w:rsid w:val="00F7667D"/>
    <w:rsid w:val="00F76CB1"/>
    <w:rsid w:val="00F77C17"/>
    <w:rsid w:val="00F77E49"/>
    <w:rsid w:val="00F81A77"/>
    <w:rsid w:val="00F81C8C"/>
    <w:rsid w:val="00F826AA"/>
    <w:rsid w:val="00F8319F"/>
    <w:rsid w:val="00F8352B"/>
    <w:rsid w:val="00F837C0"/>
    <w:rsid w:val="00F84483"/>
    <w:rsid w:val="00F84618"/>
    <w:rsid w:val="00F846E8"/>
    <w:rsid w:val="00F85081"/>
    <w:rsid w:val="00F854DD"/>
    <w:rsid w:val="00F8695B"/>
    <w:rsid w:val="00F86AA6"/>
    <w:rsid w:val="00F87034"/>
    <w:rsid w:val="00F925A7"/>
    <w:rsid w:val="00F93428"/>
    <w:rsid w:val="00F95B68"/>
    <w:rsid w:val="00F95D6D"/>
    <w:rsid w:val="00F96C41"/>
    <w:rsid w:val="00F97526"/>
    <w:rsid w:val="00FA00D6"/>
    <w:rsid w:val="00FA040A"/>
    <w:rsid w:val="00FA0871"/>
    <w:rsid w:val="00FA0E3B"/>
    <w:rsid w:val="00FA0E8B"/>
    <w:rsid w:val="00FA115A"/>
    <w:rsid w:val="00FA1C3B"/>
    <w:rsid w:val="00FA35E8"/>
    <w:rsid w:val="00FA3CDF"/>
    <w:rsid w:val="00FA4D1F"/>
    <w:rsid w:val="00FA4D2A"/>
    <w:rsid w:val="00FA5D8E"/>
    <w:rsid w:val="00FA7060"/>
    <w:rsid w:val="00FA7B94"/>
    <w:rsid w:val="00FB0385"/>
    <w:rsid w:val="00FB0517"/>
    <w:rsid w:val="00FB0907"/>
    <w:rsid w:val="00FB1A18"/>
    <w:rsid w:val="00FB33F4"/>
    <w:rsid w:val="00FB41EF"/>
    <w:rsid w:val="00FB5137"/>
    <w:rsid w:val="00FB5A6E"/>
    <w:rsid w:val="00FB78E3"/>
    <w:rsid w:val="00FB7D4F"/>
    <w:rsid w:val="00FC04AD"/>
    <w:rsid w:val="00FC2414"/>
    <w:rsid w:val="00FC2E17"/>
    <w:rsid w:val="00FC2FA6"/>
    <w:rsid w:val="00FC3C73"/>
    <w:rsid w:val="00FC3ECB"/>
    <w:rsid w:val="00FC441E"/>
    <w:rsid w:val="00FC6480"/>
    <w:rsid w:val="00FC6CA2"/>
    <w:rsid w:val="00FC6D65"/>
    <w:rsid w:val="00FC737A"/>
    <w:rsid w:val="00FC7EFF"/>
    <w:rsid w:val="00FD0B03"/>
    <w:rsid w:val="00FD0D77"/>
    <w:rsid w:val="00FD1519"/>
    <w:rsid w:val="00FD2032"/>
    <w:rsid w:val="00FD2D3F"/>
    <w:rsid w:val="00FD2D95"/>
    <w:rsid w:val="00FD4B45"/>
    <w:rsid w:val="00FD5652"/>
    <w:rsid w:val="00FD5BAC"/>
    <w:rsid w:val="00FD6BF4"/>
    <w:rsid w:val="00FD756C"/>
    <w:rsid w:val="00FD7F68"/>
    <w:rsid w:val="00FE018C"/>
    <w:rsid w:val="00FE071F"/>
    <w:rsid w:val="00FE1A8E"/>
    <w:rsid w:val="00FE20B6"/>
    <w:rsid w:val="00FE24B9"/>
    <w:rsid w:val="00FE3AA9"/>
    <w:rsid w:val="00FE504B"/>
    <w:rsid w:val="00FE5891"/>
    <w:rsid w:val="00FE6D27"/>
    <w:rsid w:val="00FE7212"/>
    <w:rsid w:val="00FF163E"/>
    <w:rsid w:val="00FF294A"/>
    <w:rsid w:val="00FF338D"/>
    <w:rsid w:val="00FF35A8"/>
    <w:rsid w:val="00FF4850"/>
    <w:rsid w:val="00FF543D"/>
    <w:rsid w:val="00FF57AC"/>
    <w:rsid w:val="00FF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0B45E"/>
  <w15:docId w15:val="{453FC0E2-089A-49E6-B27D-108AA0E0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F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0F6C89"/>
    <w:pPr>
      <w:spacing w:before="100" w:beforeAutospacing="1" w:after="100" w:afterAutospacing="1"/>
      <w:outlineLvl w:val="0"/>
    </w:pPr>
    <w:rPr>
      <w:b/>
      <w:bCs/>
      <w:kern w:val="36"/>
      <w:sz w:val="48"/>
      <w:szCs w:val="48"/>
      <w:lang w:val="es-VE" w:eastAsia="es-VE"/>
    </w:rPr>
  </w:style>
  <w:style w:type="paragraph" w:styleId="Heading3">
    <w:name w:val="heading 3"/>
    <w:basedOn w:val="Normal"/>
    <w:next w:val="Normal"/>
    <w:link w:val="Heading3Char"/>
    <w:uiPriority w:val="9"/>
    <w:semiHidden/>
    <w:unhideWhenUsed/>
    <w:qFormat/>
    <w:rsid w:val="009D3FA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C2C"/>
    <w:pPr>
      <w:tabs>
        <w:tab w:val="center" w:pos="4680"/>
        <w:tab w:val="right" w:pos="9360"/>
      </w:tabs>
    </w:pPr>
    <w:rPr>
      <w:rFonts w:ascii="Arial" w:hAnsi="Arial"/>
      <w:sz w:val="21"/>
    </w:rPr>
  </w:style>
  <w:style w:type="character" w:customStyle="1" w:styleId="HeaderChar">
    <w:name w:val="Header Char"/>
    <w:basedOn w:val="DefaultParagraphFont"/>
    <w:link w:val="Header"/>
    <w:uiPriority w:val="99"/>
    <w:rsid w:val="00316C2C"/>
    <w:rPr>
      <w:rFonts w:ascii="Arial" w:eastAsia="Times New Roman" w:hAnsi="Arial" w:cs="Times New Roman"/>
      <w:sz w:val="21"/>
      <w:szCs w:val="24"/>
      <w:lang w:val="en-US"/>
    </w:rPr>
  </w:style>
  <w:style w:type="paragraph" w:styleId="Footer">
    <w:name w:val="footer"/>
    <w:basedOn w:val="Normal"/>
    <w:link w:val="FooterChar"/>
    <w:uiPriority w:val="99"/>
    <w:unhideWhenUsed/>
    <w:rsid w:val="00316C2C"/>
    <w:pPr>
      <w:tabs>
        <w:tab w:val="center" w:pos="4680"/>
        <w:tab w:val="right" w:pos="9360"/>
      </w:tabs>
    </w:pPr>
    <w:rPr>
      <w:rFonts w:ascii="Arial" w:hAnsi="Arial"/>
      <w:sz w:val="21"/>
    </w:rPr>
  </w:style>
  <w:style w:type="character" w:customStyle="1" w:styleId="FooterChar">
    <w:name w:val="Footer Char"/>
    <w:basedOn w:val="DefaultParagraphFont"/>
    <w:link w:val="Footer"/>
    <w:uiPriority w:val="99"/>
    <w:rsid w:val="00316C2C"/>
    <w:rPr>
      <w:rFonts w:ascii="Arial" w:eastAsia="Times New Roman" w:hAnsi="Arial" w:cs="Times New Roman"/>
      <w:sz w:val="21"/>
      <w:szCs w:val="24"/>
      <w:lang w:val="en-US"/>
    </w:rPr>
  </w:style>
  <w:style w:type="paragraph" w:customStyle="1" w:styleId="NoteLevel11">
    <w:name w:val="Note Level 11"/>
    <w:basedOn w:val="Normal"/>
    <w:uiPriority w:val="99"/>
    <w:unhideWhenUsed/>
    <w:qFormat/>
    <w:rsid w:val="00316C2C"/>
    <w:pPr>
      <w:keepNext/>
      <w:numPr>
        <w:numId w:val="1"/>
      </w:numPr>
      <w:contextualSpacing/>
      <w:outlineLvl w:val="0"/>
    </w:pPr>
    <w:rPr>
      <w:rFonts w:ascii="Verdana" w:eastAsia="MS Gothic" w:hAnsi="Verdana"/>
      <w:sz w:val="21"/>
    </w:rPr>
  </w:style>
  <w:style w:type="paragraph" w:styleId="ListParagraph">
    <w:name w:val="List Paragraph"/>
    <w:basedOn w:val="Normal"/>
    <w:uiPriority w:val="34"/>
    <w:qFormat/>
    <w:rsid w:val="00316C2C"/>
    <w:pPr>
      <w:ind w:left="720"/>
      <w:contextualSpacing/>
    </w:pPr>
    <w:rPr>
      <w:rFonts w:ascii="Arial" w:hAnsi="Arial"/>
      <w:sz w:val="21"/>
    </w:rPr>
  </w:style>
  <w:style w:type="character" w:styleId="Hyperlink">
    <w:name w:val="Hyperlink"/>
    <w:uiPriority w:val="99"/>
    <w:rsid w:val="00316C2C"/>
    <w:rPr>
      <w:color w:val="0000FF"/>
      <w:u w:val="single"/>
    </w:rPr>
  </w:style>
  <w:style w:type="paragraph" w:styleId="NoSpacing">
    <w:name w:val="No Spacing"/>
    <w:uiPriority w:val="1"/>
    <w:qFormat/>
    <w:rsid w:val="00316C2C"/>
    <w:pPr>
      <w:spacing w:after="0" w:line="240" w:lineRule="auto"/>
      <w:jc w:val="center"/>
    </w:pPr>
    <w:rPr>
      <w:rFonts w:ascii="Arial" w:hAnsi="Arial" w:cs="Arial"/>
      <w:noProof/>
      <w:sz w:val="16"/>
      <w:szCs w:val="16"/>
      <w:lang w:val="en-US"/>
    </w:rPr>
  </w:style>
  <w:style w:type="character" w:styleId="PageNumber">
    <w:name w:val="page number"/>
    <w:basedOn w:val="DefaultParagraphFont"/>
    <w:uiPriority w:val="99"/>
    <w:semiHidden/>
    <w:unhideWhenUsed/>
    <w:rsid w:val="00316C2C"/>
  </w:style>
  <w:style w:type="paragraph" w:customStyle="1" w:styleId="Body">
    <w:name w:val="Body"/>
    <w:rsid w:val="00503FC9"/>
    <w:pPr>
      <w:spacing w:after="0" w:line="240" w:lineRule="auto"/>
    </w:pPr>
    <w:rPr>
      <w:rFonts w:ascii="Arial" w:eastAsia="Arial Unicode MS" w:hAnsi="Arial" w:cs="Arial Unicode MS"/>
      <w:color w:val="000000"/>
      <w:sz w:val="21"/>
      <w:szCs w:val="21"/>
      <w:u w:color="000000"/>
      <w:lang w:val="en-US"/>
    </w:rPr>
  </w:style>
  <w:style w:type="paragraph" w:styleId="FootnoteText">
    <w:name w:val="footnote text"/>
    <w:basedOn w:val="Normal"/>
    <w:link w:val="FootnoteTextChar"/>
    <w:uiPriority w:val="99"/>
    <w:semiHidden/>
    <w:unhideWhenUsed/>
    <w:rsid w:val="00FF543D"/>
    <w:rPr>
      <w:sz w:val="20"/>
      <w:szCs w:val="20"/>
    </w:rPr>
  </w:style>
  <w:style w:type="character" w:customStyle="1" w:styleId="FootnoteTextChar">
    <w:name w:val="Footnote Text Char"/>
    <w:basedOn w:val="DefaultParagraphFont"/>
    <w:link w:val="FootnoteText"/>
    <w:uiPriority w:val="99"/>
    <w:semiHidden/>
    <w:rsid w:val="00FF543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FF543D"/>
    <w:rPr>
      <w:vertAlign w:val="superscript"/>
    </w:rPr>
  </w:style>
  <w:style w:type="paragraph" w:styleId="BalloonText">
    <w:name w:val="Balloon Text"/>
    <w:basedOn w:val="Normal"/>
    <w:link w:val="BalloonTextChar"/>
    <w:uiPriority w:val="99"/>
    <w:semiHidden/>
    <w:unhideWhenUsed/>
    <w:rsid w:val="00F340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409F"/>
    <w:rPr>
      <w:rFonts w:ascii="Lucida Grande" w:eastAsia="Times New Roman" w:hAnsi="Lucida Grande" w:cs="Lucida Grande"/>
      <w:sz w:val="18"/>
      <w:szCs w:val="18"/>
      <w:lang w:val="en-US"/>
    </w:rPr>
  </w:style>
  <w:style w:type="character" w:styleId="CommentReference">
    <w:name w:val="annotation reference"/>
    <w:basedOn w:val="DefaultParagraphFont"/>
    <w:uiPriority w:val="99"/>
    <w:semiHidden/>
    <w:unhideWhenUsed/>
    <w:rsid w:val="003650C7"/>
    <w:rPr>
      <w:sz w:val="16"/>
      <w:szCs w:val="16"/>
    </w:rPr>
  </w:style>
  <w:style w:type="paragraph" w:styleId="CommentText">
    <w:name w:val="annotation text"/>
    <w:basedOn w:val="Normal"/>
    <w:link w:val="CommentTextChar"/>
    <w:uiPriority w:val="99"/>
    <w:unhideWhenUsed/>
    <w:rsid w:val="003650C7"/>
    <w:rPr>
      <w:sz w:val="20"/>
      <w:szCs w:val="20"/>
    </w:rPr>
  </w:style>
  <w:style w:type="character" w:customStyle="1" w:styleId="CommentTextChar">
    <w:name w:val="Comment Text Char"/>
    <w:basedOn w:val="DefaultParagraphFont"/>
    <w:link w:val="CommentText"/>
    <w:uiPriority w:val="99"/>
    <w:rsid w:val="003650C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84483"/>
    <w:rPr>
      <w:b/>
      <w:bCs/>
    </w:rPr>
  </w:style>
  <w:style w:type="character" w:customStyle="1" w:styleId="CommentSubjectChar">
    <w:name w:val="Comment Subject Char"/>
    <w:basedOn w:val="CommentTextChar"/>
    <w:link w:val="CommentSubject"/>
    <w:uiPriority w:val="99"/>
    <w:semiHidden/>
    <w:rsid w:val="00F84483"/>
    <w:rPr>
      <w:rFonts w:ascii="Times New Roman" w:eastAsia="Times New Roman" w:hAnsi="Times New Roman" w:cs="Times New Roman"/>
      <w:b/>
      <w:bCs/>
      <w:sz w:val="20"/>
      <w:szCs w:val="20"/>
      <w:lang w:val="en-US"/>
    </w:rPr>
  </w:style>
  <w:style w:type="paragraph" w:styleId="NormalWeb">
    <w:name w:val="Normal (Web)"/>
    <w:basedOn w:val="Normal"/>
    <w:uiPriority w:val="99"/>
    <w:unhideWhenUsed/>
    <w:rsid w:val="00FE24B9"/>
    <w:pPr>
      <w:spacing w:before="100" w:beforeAutospacing="1" w:after="100" w:afterAutospacing="1"/>
    </w:pPr>
  </w:style>
  <w:style w:type="character" w:customStyle="1" w:styleId="UnresolvedMention1">
    <w:name w:val="Unresolved Mention1"/>
    <w:basedOn w:val="DefaultParagraphFont"/>
    <w:uiPriority w:val="99"/>
    <w:semiHidden/>
    <w:unhideWhenUsed/>
    <w:rsid w:val="00AE7AE4"/>
    <w:rPr>
      <w:color w:val="605E5C"/>
      <w:shd w:val="clear" w:color="auto" w:fill="E1DFDD"/>
    </w:rPr>
  </w:style>
  <w:style w:type="character" w:customStyle="1" w:styleId="UnresolvedMention2">
    <w:name w:val="Unresolved Mention2"/>
    <w:basedOn w:val="DefaultParagraphFont"/>
    <w:uiPriority w:val="99"/>
    <w:rsid w:val="00020DD5"/>
    <w:rPr>
      <w:color w:val="605E5C"/>
      <w:shd w:val="clear" w:color="auto" w:fill="E1DFDD"/>
    </w:rPr>
  </w:style>
  <w:style w:type="paragraph" w:customStyle="1" w:styleId="JMBodyText">
    <w:name w:val="JM_Body Text"/>
    <w:basedOn w:val="Normal"/>
    <w:qFormat/>
    <w:rsid w:val="00A0751D"/>
    <w:pPr>
      <w:tabs>
        <w:tab w:val="left" w:pos="1134"/>
        <w:tab w:val="left" w:pos="2268"/>
        <w:tab w:val="left" w:pos="3402"/>
        <w:tab w:val="left" w:pos="4536"/>
        <w:tab w:val="left" w:pos="5670"/>
        <w:tab w:val="left" w:pos="6804"/>
      </w:tabs>
      <w:suppressAutoHyphens/>
      <w:spacing w:line="260" w:lineRule="atLeast"/>
    </w:pPr>
    <w:rPr>
      <w:rFonts w:ascii="Verdana" w:eastAsiaTheme="minorHAnsi" w:hAnsi="Verdana" w:cstheme="minorBidi"/>
      <w:color w:val="000000"/>
      <w:kern w:val="12"/>
      <w:sz w:val="18"/>
      <w:szCs w:val="22"/>
      <w:lang w:val="en-GB"/>
    </w:rPr>
  </w:style>
  <w:style w:type="character" w:styleId="Emphasis">
    <w:name w:val="Emphasis"/>
    <w:basedOn w:val="DefaultParagraphFont"/>
    <w:uiPriority w:val="20"/>
    <w:qFormat/>
    <w:rsid w:val="00CD25DE"/>
    <w:rPr>
      <w:i/>
      <w:iCs/>
    </w:rPr>
  </w:style>
  <w:style w:type="paragraph" w:customStyle="1" w:styleId="copy">
    <w:name w:val="copy"/>
    <w:basedOn w:val="Normal"/>
    <w:rsid w:val="00B52CC4"/>
    <w:pPr>
      <w:spacing w:before="100" w:beforeAutospacing="1" w:after="100" w:afterAutospacing="1"/>
    </w:pPr>
    <w:rPr>
      <w:lang w:val="es-VE" w:eastAsia="es-VE"/>
    </w:rPr>
  </w:style>
  <w:style w:type="character" w:customStyle="1" w:styleId="UnresolvedMention3">
    <w:name w:val="Unresolved Mention3"/>
    <w:basedOn w:val="DefaultParagraphFont"/>
    <w:uiPriority w:val="99"/>
    <w:semiHidden/>
    <w:unhideWhenUsed/>
    <w:rsid w:val="00B52CC4"/>
    <w:rPr>
      <w:color w:val="605E5C"/>
      <w:shd w:val="clear" w:color="auto" w:fill="E1DFDD"/>
    </w:rPr>
  </w:style>
  <w:style w:type="character" w:customStyle="1" w:styleId="Heading1Char">
    <w:name w:val="Heading 1 Char"/>
    <w:basedOn w:val="DefaultParagraphFont"/>
    <w:link w:val="Heading1"/>
    <w:uiPriority w:val="9"/>
    <w:rsid w:val="000F6C89"/>
    <w:rPr>
      <w:rFonts w:ascii="Times New Roman" w:eastAsia="Times New Roman" w:hAnsi="Times New Roman" w:cs="Times New Roman"/>
      <w:b/>
      <w:bCs/>
      <w:kern w:val="36"/>
      <w:sz w:val="48"/>
      <w:szCs w:val="48"/>
      <w:lang w:val="es-VE" w:eastAsia="es-VE"/>
    </w:rPr>
  </w:style>
  <w:style w:type="character" w:styleId="Strong">
    <w:name w:val="Strong"/>
    <w:basedOn w:val="DefaultParagraphFont"/>
    <w:uiPriority w:val="22"/>
    <w:qFormat/>
    <w:rsid w:val="00416C3C"/>
    <w:rPr>
      <w:b/>
      <w:bCs/>
    </w:rPr>
  </w:style>
  <w:style w:type="paragraph" w:styleId="BodyText">
    <w:name w:val="Body Text"/>
    <w:basedOn w:val="Normal"/>
    <w:link w:val="BodyTextChar"/>
    <w:uiPriority w:val="1"/>
    <w:qFormat/>
    <w:rsid w:val="00AB1540"/>
    <w:pPr>
      <w:widowControl w:val="0"/>
      <w:autoSpaceDE w:val="0"/>
      <w:autoSpaceDN w:val="0"/>
      <w:adjustRightInd w:val="0"/>
    </w:pPr>
    <w:rPr>
      <w:rFonts w:ascii="Arial" w:eastAsiaTheme="minorEastAsia" w:hAnsi="Arial" w:cs="Arial"/>
      <w:sz w:val="21"/>
      <w:szCs w:val="21"/>
    </w:rPr>
  </w:style>
  <w:style w:type="character" w:customStyle="1" w:styleId="BodyTextChar">
    <w:name w:val="Body Text Char"/>
    <w:basedOn w:val="DefaultParagraphFont"/>
    <w:link w:val="BodyText"/>
    <w:uiPriority w:val="1"/>
    <w:rsid w:val="00AB1540"/>
    <w:rPr>
      <w:rFonts w:ascii="Arial" w:eastAsiaTheme="minorEastAsia" w:hAnsi="Arial" w:cs="Arial"/>
      <w:sz w:val="21"/>
      <w:szCs w:val="21"/>
      <w:lang w:val="en-US"/>
    </w:rPr>
  </w:style>
  <w:style w:type="character" w:customStyle="1" w:styleId="UnresolvedMention4">
    <w:name w:val="Unresolved Mention4"/>
    <w:basedOn w:val="DefaultParagraphFont"/>
    <w:uiPriority w:val="99"/>
    <w:semiHidden/>
    <w:unhideWhenUsed/>
    <w:rsid w:val="00BD1676"/>
    <w:rPr>
      <w:color w:val="605E5C"/>
      <w:shd w:val="clear" w:color="auto" w:fill="E1DFDD"/>
    </w:rPr>
  </w:style>
  <w:style w:type="character" w:styleId="FollowedHyperlink">
    <w:name w:val="FollowedHyperlink"/>
    <w:basedOn w:val="DefaultParagraphFont"/>
    <w:uiPriority w:val="99"/>
    <w:semiHidden/>
    <w:unhideWhenUsed/>
    <w:rsid w:val="003B041E"/>
    <w:rPr>
      <w:color w:val="954F72" w:themeColor="followedHyperlink"/>
      <w:u w:val="single"/>
    </w:rPr>
  </w:style>
  <w:style w:type="character" w:customStyle="1" w:styleId="UnresolvedMention5">
    <w:name w:val="Unresolved Mention5"/>
    <w:basedOn w:val="DefaultParagraphFont"/>
    <w:uiPriority w:val="99"/>
    <w:semiHidden/>
    <w:unhideWhenUsed/>
    <w:rsid w:val="006141CF"/>
    <w:rPr>
      <w:color w:val="605E5C"/>
      <w:shd w:val="clear" w:color="auto" w:fill="E1DFDD"/>
    </w:rPr>
  </w:style>
  <w:style w:type="character" w:customStyle="1" w:styleId="UnresolvedMention6">
    <w:name w:val="Unresolved Mention6"/>
    <w:basedOn w:val="DefaultParagraphFont"/>
    <w:uiPriority w:val="99"/>
    <w:semiHidden/>
    <w:unhideWhenUsed/>
    <w:rsid w:val="000E5A2D"/>
    <w:rPr>
      <w:color w:val="605E5C"/>
      <w:shd w:val="clear" w:color="auto" w:fill="E1DFDD"/>
    </w:rPr>
  </w:style>
  <w:style w:type="character" w:styleId="UnresolvedMention">
    <w:name w:val="Unresolved Mention"/>
    <w:basedOn w:val="DefaultParagraphFont"/>
    <w:uiPriority w:val="99"/>
    <w:semiHidden/>
    <w:unhideWhenUsed/>
    <w:rsid w:val="00405AA0"/>
    <w:rPr>
      <w:color w:val="605E5C"/>
      <w:shd w:val="clear" w:color="auto" w:fill="E1DFDD"/>
    </w:rPr>
  </w:style>
  <w:style w:type="character" w:customStyle="1" w:styleId="Heading3Char">
    <w:name w:val="Heading 3 Char"/>
    <w:basedOn w:val="DefaultParagraphFont"/>
    <w:link w:val="Heading3"/>
    <w:uiPriority w:val="9"/>
    <w:semiHidden/>
    <w:rsid w:val="009D3FA1"/>
    <w:rPr>
      <w:rFonts w:asciiTheme="majorHAnsi" w:eastAsiaTheme="majorEastAsia" w:hAnsiTheme="majorHAnsi" w:cstheme="majorBidi"/>
      <w:color w:val="1F4D78" w:themeColor="accent1" w:themeShade="7F"/>
      <w:sz w:val="24"/>
      <w:szCs w:val="24"/>
      <w:lang w:val="en-US"/>
    </w:rPr>
  </w:style>
  <w:style w:type="paragraph" w:styleId="Revision">
    <w:name w:val="Revision"/>
    <w:hidden/>
    <w:uiPriority w:val="99"/>
    <w:semiHidden/>
    <w:rsid w:val="00770B82"/>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8032">
      <w:bodyDiv w:val="1"/>
      <w:marLeft w:val="0"/>
      <w:marRight w:val="0"/>
      <w:marTop w:val="0"/>
      <w:marBottom w:val="0"/>
      <w:divBdr>
        <w:top w:val="none" w:sz="0" w:space="0" w:color="auto"/>
        <w:left w:val="none" w:sz="0" w:space="0" w:color="auto"/>
        <w:bottom w:val="none" w:sz="0" w:space="0" w:color="auto"/>
        <w:right w:val="none" w:sz="0" w:space="0" w:color="auto"/>
      </w:divBdr>
    </w:div>
    <w:div w:id="42099807">
      <w:bodyDiv w:val="1"/>
      <w:marLeft w:val="0"/>
      <w:marRight w:val="0"/>
      <w:marTop w:val="0"/>
      <w:marBottom w:val="0"/>
      <w:divBdr>
        <w:top w:val="none" w:sz="0" w:space="0" w:color="auto"/>
        <w:left w:val="none" w:sz="0" w:space="0" w:color="auto"/>
        <w:bottom w:val="none" w:sz="0" w:space="0" w:color="auto"/>
        <w:right w:val="none" w:sz="0" w:space="0" w:color="auto"/>
      </w:divBdr>
    </w:div>
    <w:div w:id="51539687">
      <w:bodyDiv w:val="1"/>
      <w:marLeft w:val="0"/>
      <w:marRight w:val="0"/>
      <w:marTop w:val="0"/>
      <w:marBottom w:val="0"/>
      <w:divBdr>
        <w:top w:val="none" w:sz="0" w:space="0" w:color="auto"/>
        <w:left w:val="none" w:sz="0" w:space="0" w:color="auto"/>
        <w:bottom w:val="none" w:sz="0" w:space="0" w:color="auto"/>
        <w:right w:val="none" w:sz="0" w:space="0" w:color="auto"/>
      </w:divBdr>
    </w:div>
    <w:div w:id="122700425">
      <w:bodyDiv w:val="1"/>
      <w:marLeft w:val="0"/>
      <w:marRight w:val="0"/>
      <w:marTop w:val="0"/>
      <w:marBottom w:val="0"/>
      <w:divBdr>
        <w:top w:val="none" w:sz="0" w:space="0" w:color="auto"/>
        <w:left w:val="none" w:sz="0" w:space="0" w:color="auto"/>
        <w:bottom w:val="none" w:sz="0" w:space="0" w:color="auto"/>
        <w:right w:val="none" w:sz="0" w:space="0" w:color="auto"/>
      </w:divBdr>
    </w:div>
    <w:div w:id="124206441">
      <w:bodyDiv w:val="1"/>
      <w:marLeft w:val="0"/>
      <w:marRight w:val="0"/>
      <w:marTop w:val="0"/>
      <w:marBottom w:val="0"/>
      <w:divBdr>
        <w:top w:val="none" w:sz="0" w:space="0" w:color="auto"/>
        <w:left w:val="none" w:sz="0" w:space="0" w:color="auto"/>
        <w:bottom w:val="none" w:sz="0" w:space="0" w:color="auto"/>
        <w:right w:val="none" w:sz="0" w:space="0" w:color="auto"/>
      </w:divBdr>
    </w:div>
    <w:div w:id="160894787">
      <w:bodyDiv w:val="1"/>
      <w:marLeft w:val="0"/>
      <w:marRight w:val="0"/>
      <w:marTop w:val="0"/>
      <w:marBottom w:val="0"/>
      <w:divBdr>
        <w:top w:val="none" w:sz="0" w:space="0" w:color="auto"/>
        <w:left w:val="none" w:sz="0" w:space="0" w:color="auto"/>
        <w:bottom w:val="none" w:sz="0" w:space="0" w:color="auto"/>
        <w:right w:val="none" w:sz="0" w:space="0" w:color="auto"/>
      </w:divBdr>
    </w:div>
    <w:div w:id="175851102">
      <w:bodyDiv w:val="1"/>
      <w:marLeft w:val="0"/>
      <w:marRight w:val="0"/>
      <w:marTop w:val="0"/>
      <w:marBottom w:val="0"/>
      <w:divBdr>
        <w:top w:val="none" w:sz="0" w:space="0" w:color="auto"/>
        <w:left w:val="none" w:sz="0" w:space="0" w:color="auto"/>
        <w:bottom w:val="none" w:sz="0" w:space="0" w:color="auto"/>
        <w:right w:val="none" w:sz="0" w:space="0" w:color="auto"/>
      </w:divBdr>
    </w:div>
    <w:div w:id="183130194">
      <w:bodyDiv w:val="1"/>
      <w:marLeft w:val="0"/>
      <w:marRight w:val="0"/>
      <w:marTop w:val="0"/>
      <w:marBottom w:val="0"/>
      <w:divBdr>
        <w:top w:val="none" w:sz="0" w:space="0" w:color="auto"/>
        <w:left w:val="none" w:sz="0" w:space="0" w:color="auto"/>
        <w:bottom w:val="none" w:sz="0" w:space="0" w:color="auto"/>
        <w:right w:val="none" w:sz="0" w:space="0" w:color="auto"/>
      </w:divBdr>
    </w:div>
    <w:div w:id="250356241">
      <w:bodyDiv w:val="1"/>
      <w:marLeft w:val="0"/>
      <w:marRight w:val="0"/>
      <w:marTop w:val="0"/>
      <w:marBottom w:val="0"/>
      <w:divBdr>
        <w:top w:val="none" w:sz="0" w:space="0" w:color="auto"/>
        <w:left w:val="none" w:sz="0" w:space="0" w:color="auto"/>
        <w:bottom w:val="none" w:sz="0" w:space="0" w:color="auto"/>
        <w:right w:val="none" w:sz="0" w:space="0" w:color="auto"/>
      </w:divBdr>
      <w:divsChild>
        <w:div w:id="450132317">
          <w:marLeft w:val="0"/>
          <w:marRight w:val="0"/>
          <w:marTop w:val="0"/>
          <w:marBottom w:val="480"/>
          <w:divBdr>
            <w:top w:val="none" w:sz="0" w:space="0" w:color="auto"/>
            <w:left w:val="none" w:sz="0" w:space="0" w:color="auto"/>
            <w:bottom w:val="none" w:sz="0" w:space="0" w:color="auto"/>
            <w:right w:val="none" w:sz="0" w:space="0" w:color="auto"/>
          </w:divBdr>
        </w:div>
        <w:div w:id="1914778771">
          <w:marLeft w:val="0"/>
          <w:marRight w:val="0"/>
          <w:marTop w:val="0"/>
          <w:marBottom w:val="0"/>
          <w:divBdr>
            <w:top w:val="none" w:sz="0" w:space="0" w:color="auto"/>
            <w:left w:val="none" w:sz="0" w:space="0" w:color="auto"/>
            <w:bottom w:val="none" w:sz="0" w:space="0" w:color="auto"/>
            <w:right w:val="none" w:sz="0" w:space="0" w:color="auto"/>
          </w:divBdr>
          <w:divsChild>
            <w:div w:id="1777285444">
              <w:marLeft w:val="0"/>
              <w:marRight w:val="0"/>
              <w:marTop w:val="0"/>
              <w:marBottom w:val="0"/>
              <w:divBdr>
                <w:top w:val="none" w:sz="0" w:space="0" w:color="auto"/>
                <w:left w:val="none" w:sz="0" w:space="0" w:color="auto"/>
                <w:bottom w:val="none" w:sz="0" w:space="0" w:color="auto"/>
                <w:right w:val="none" w:sz="0" w:space="0" w:color="auto"/>
              </w:divBdr>
              <w:divsChild>
                <w:div w:id="1834493670">
                  <w:marLeft w:val="0"/>
                  <w:marRight w:val="0"/>
                  <w:marTop w:val="0"/>
                  <w:marBottom w:val="750"/>
                  <w:divBdr>
                    <w:top w:val="none" w:sz="0" w:space="0" w:color="auto"/>
                    <w:left w:val="none" w:sz="0" w:space="0" w:color="auto"/>
                    <w:bottom w:val="none" w:sz="0" w:space="0" w:color="auto"/>
                    <w:right w:val="none" w:sz="0" w:space="0" w:color="auto"/>
                  </w:divBdr>
                  <w:divsChild>
                    <w:div w:id="1858231602">
                      <w:marLeft w:val="0"/>
                      <w:marRight w:val="0"/>
                      <w:marTop w:val="0"/>
                      <w:marBottom w:val="0"/>
                      <w:divBdr>
                        <w:top w:val="none" w:sz="0" w:space="0" w:color="auto"/>
                        <w:left w:val="none" w:sz="0" w:space="0" w:color="auto"/>
                        <w:bottom w:val="none" w:sz="0" w:space="0" w:color="auto"/>
                        <w:right w:val="none" w:sz="0" w:space="0" w:color="auto"/>
                      </w:divBdr>
                      <w:divsChild>
                        <w:div w:id="1504277728">
                          <w:marLeft w:val="0"/>
                          <w:marRight w:val="0"/>
                          <w:marTop w:val="0"/>
                          <w:marBottom w:val="0"/>
                          <w:divBdr>
                            <w:top w:val="none" w:sz="0" w:space="0" w:color="auto"/>
                            <w:left w:val="none" w:sz="0" w:space="0" w:color="auto"/>
                            <w:bottom w:val="none" w:sz="0" w:space="0" w:color="auto"/>
                            <w:right w:val="none" w:sz="0" w:space="0" w:color="auto"/>
                          </w:divBdr>
                          <w:divsChild>
                            <w:div w:id="1284077462">
                              <w:marLeft w:val="0"/>
                              <w:marRight w:val="0"/>
                              <w:marTop w:val="0"/>
                              <w:marBottom w:val="0"/>
                              <w:divBdr>
                                <w:top w:val="none" w:sz="0" w:space="0" w:color="auto"/>
                                <w:left w:val="none" w:sz="0" w:space="0" w:color="auto"/>
                                <w:bottom w:val="none" w:sz="0" w:space="0" w:color="auto"/>
                                <w:right w:val="none" w:sz="0" w:space="0" w:color="auto"/>
                              </w:divBdr>
                              <w:divsChild>
                                <w:div w:id="4081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795657">
      <w:bodyDiv w:val="1"/>
      <w:marLeft w:val="0"/>
      <w:marRight w:val="0"/>
      <w:marTop w:val="0"/>
      <w:marBottom w:val="0"/>
      <w:divBdr>
        <w:top w:val="none" w:sz="0" w:space="0" w:color="auto"/>
        <w:left w:val="none" w:sz="0" w:space="0" w:color="auto"/>
        <w:bottom w:val="none" w:sz="0" w:space="0" w:color="auto"/>
        <w:right w:val="none" w:sz="0" w:space="0" w:color="auto"/>
      </w:divBdr>
    </w:div>
    <w:div w:id="263613006">
      <w:bodyDiv w:val="1"/>
      <w:marLeft w:val="0"/>
      <w:marRight w:val="0"/>
      <w:marTop w:val="0"/>
      <w:marBottom w:val="0"/>
      <w:divBdr>
        <w:top w:val="none" w:sz="0" w:space="0" w:color="auto"/>
        <w:left w:val="none" w:sz="0" w:space="0" w:color="auto"/>
        <w:bottom w:val="none" w:sz="0" w:space="0" w:color="auto"/>
        <w:right w:val="none" w:sz="0" w:space="0" w:color="auto"/>
      </w:divBdr>
    </w:div>
    <w:div w:id="274755133">
      <w:bodyDiv w:val="1"/>
      <w:marLeft w:val="0"/>
      <w:marRight w:val="0"/>
      <w:marTop w:val="0"/>
      <w:marBottom w:val="0"/>
      <w:divBdr>
        <w:top w:val="none" w:sz="0" w:space="0" w:color="auto"/>
        <w:left w:val="none" w:sz="0" w:space="0" w:color="auto"/>
        <w:bottom w:val="none" w:sz="0" w:space="0" w:color="auto"/>
        <w:right w:val="none" w:sz="0" w:space="0" w:color="auto"/>
      </w:divBdr>
    </w:div>
    <w:div w:id="335157058">
      <w:bodyDiv w:val="1"/>
      <w:marLeft w:val="0"/>
      <w:marRight w:val="0"/>
      <w:marTop w:val="0"/>
      <w:marBottom w:val="0"/>
      <w:divBdr>
        <w:top w:val="none" w:sz="0" w:space="0" w:color="auto"/>
        <w:left w:val="none" w:sz="0" w:space="0" w:color="auto"/>
        <w:bottom w:val="none" w:sz="0" w:space="0" w:color="auto"/>
        <w:right w:val="none" w:sz="0" w:space="0" w:color="auto"/>
      </w:divBdr>
    </w:div>
    <w:div w:id="358244529">
      <w:bodyDiv w:val="1"/>
      <w:marLeft w:val="0"/>
      <w:marRight w:val="0"/>
      <w:marTop w:val="0"/>
      <w:marBottom w:val="0"/>
      <w:divBdr>
        <w:top w:val="none" w:sz="0" w:space="0" w:color="auto"/>
        <w:left w:val="none" w:sz="0" w:space="0" w:color="auto"/>
        <w:bottom w:val="none" w:sz="0" w:space="0" w:color="auto"/>
        <w:right w:val="none" w:sz="0" w:space="0" w:color="auto"/>
      </w:divBdr>
    </w:div>
    <w:div w:id="366613517">
      <w:bodyDiv w:val="1"/>
      <w:marLeft w:val="0"/>
      <w:marRight w:val="0"/>
      <w:marTop w:val="0"/>
      <w:marBottom w:val="0"/>
      <w:divBdr>
        <w:top w:val="none" w:sz="0" w:space="0" w:color="auto"/>
        <w:left w:val="none" w:sz="0" w:space="0" w:color="auto"/>
        <w:bottom w:val="none" w:sz="0" w:space="0" w:color="auto"/>
        <w:right w:val="none" w:sz="0" w:space="0" w:color="auto"/>
      </w:divBdr>
    </w:div>
    <w:div w:id="386733011">
      <w:bodyDiv w:val="1"/>
      <w:marLeft w:val="0"/>
      <w:marRight w:val="0"/>
      <w:marTop w:val="0"/>
      <w:marBottom w:val="0"/>
      <w:divBdr>
        <w:top w:val="none" w:sz="0" w:space="0" w:color="auto"/>
        <w:left w:val="none" w:sz="0" w:space="0" w:color="auto"/>
        <w:bottom w:val="none" w:sz="0" w:space="0" w:color="auto"/>
        <w:right w:val="none" w:sz="0" w:space="0" w:color="auto"/>
      </w:divBdr>
      <w:divsChild>
        <w:div w:id="275602612">
          <w:marLeft w:val="0"/>
          <w:marRight w:val="0"/>
          <w:marTop w:val="0"/>
          <w:marBottom w:val="0"/>
          <w:divBdr>
            <w:top w:val="none" w:sz="0" w:space="0" w:color="auto"/>
            <w:left w:val="none" w:sz="0" w:space="0" w:color="auto"/>
            <w:bottom w:val="none" w:sz="0" w:space="0" w:color="auto"/>
            <w:right w:val="none" w:sz="0" w:space="0" w:color="auto"/>
          </w:divBdr>
          <w:divsChild>
            <w:div w:id="1890994832">
              <w:marLeft w:val="0"/>
              <w:marRight w:val="0"/>
              <w:marTop w:val="0"/>
              <w:marBottom w:val="0"/>
              <w:divBdr>
                <w:top w:val="none" w:sz="0" w:space="0" w:color="auto"/>
                <w:left w:val="none" w:sz="0" w:space="0" w:color="auto"/>
                <w:bottom w:val="none" w:sz="0" w:space="0" w:color="auto"/>
                <w:right w:val="none" w:sz="0" w:space="0" w:color="auto"/>
              </w:divBdr>
              <w:divsChild>
                <w:div w:id="10746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58707">
      <w:bodyDiv w:val="1"/>
      <w:marLeft w:val="0"/>
      <w:marRight w:val="0"/>
      <w:marTop w:val="0"/>
      <w:marBottom w:val="0"/>
      <w:divBdr>
        <w:top w:val="none" w:sz="0" w:space="0" w:color="auto"/>
        <w:left w:val="none" w:sz="0" w:space="0" w:color="auto"/>
        <w:bottom w:val="none" w:sz="0" w:space="0" w:color="auto"/>
        <w:right w:val="none" w:sz="0" w:space="0" w:color="auto"/>
      </w:divBdr>
    </w:div>
    <w:div w:id="489712123">
      <w:bodyDiv w:val="1"/>
      <w:marLeft w:val="0"/>
      <w:marRight w:val="0"/>
      <w:marTop w:val="0"/>
      <w:marBottom w:val="0"/>
      <w:divBdr>
        <w:top w:val="none" w:sz="0" w:space="0" w:color="auto"/>
        <w:left w:val="none" w:sz="0" w:space="0" w:color="auto"/>
        <w:bottom w:val="none" w:sz="0" w:space="0" w:color="auto"/>
        <w:right w:val="none" w:sz="0" w:space="0" w:color="auto"/>
      </w:divBdr>
    </w:div>
    <w:div w:id="545676966">
      <w:bodyDiv w:val="1"/>
      <w:marLeft w:val="0"/>
      <w:marRight w:val="0"/>
      <w:marTop w:val="0"/>
      <w:marBottom w:val="0"/>
      <w:divBdr>
        <w:top w:val="none" w:sz="0" w:space="0" w:color="auto"/>
        <w:left w:val="none" w:sz="0" w:space="0" w:color="auto"/>
        <w:bottom w:val="none" w:sz="0" w:space="0" w:color="auto"/>
        <w:right w:val="none" w:sz="0" w:space="0" w:color="auto"/>
      </w:divBdr>
    </w:div>
    <w:div w:id="577323025">
      <w:bodyDiv w:val="1"/>
      <w:marLeft w:val="0"/>
      <w:marRight w:val="0"/>
      <w:marTop w:val="0"/>
      <w:marBottom w:val="0"/>
      <w:divBdr>
        <w:top w:val="none" w:sz="0" w:space="0" w:color="auto"/>
        <w:left w:val="none" w:sz="0" w:space="0" w:color="auto"/>
        <w:bottom w:val="none" w:sz="0" w:space="0" w:color="auto"/>
        <w:right w:val="none" w:sz="0" w:space="0" w:color="auto"/>
      </w:divBdr>
      <w:divsChild>
        <w:div w:id="713964782">
          <w:marLeft w:val="0"/>
          <w:marRight w:val="0"/>
          <w:marTop w:val="0"/>
          <w:marBottom w:val="0"/>
          <w:divBdr>
            <w:top w:val="none" w:sz="0" w:space="0" w:color="auto"/>
            <w:left w:val="none" w:sz="0" w:space="0" w:color="auto"/>
            <w:bottom w:val="none" w:sz="0" w:space="0" w:color="auto"/>
            <w:right w:val="none" w:sz="0" w:space="0" w:color="auto"/>
          </w:divBdr>
          <w:divsChild>
            <w:div w:id="404300036">
              <w:marLeft w:val="0"/>
              <w:marRight w:val="0"/>
              <w:marTop w:val="0"/>
              <w:marBottom w:val="0"/>
              <w:divBdr>
                <w:top w:val="none" w:sz="0" w:space="0" w:color="auto"/>
                <w:left w:val="none" w:sz="0" w:space="0" w:color="auto"/>
                <w:bottom w:val="none" w:sz="0" w:space="0" w:color="auto"/>
                <w:right w:val="none" w:sz="0" w:space="0" w:color="auto"/>
              </w:divBdr>
              <w:divsChild>
                <w:div w:id="659580178">
                  <w:marLeft w:val="0"/>
                  <w:marRight w:val="0"/>
                  <w:marTop w:val="0"/>
                  <w:marBottom w:val="750"/>
                  <w:divBdr>
                    <w:top w:val="none" w:sz="0" w:space="0" w:color="auto"/>
                    <w:left w:val="none" w:sz="0" w:space="0" w:color="auto"/>
                    <w:bottom w:val="none" w:sz="0" w:space="0" w:color="auto"/>
                    <w:right w:val="none" w:sz="0" w:space="0" w:color="auto"/>
                  </w:divBdr>
                  <w:divsChild>
                    <w:div w:id="1024207132">
                      <w:marLeft w:val="0"/>
                      <w:marRight w:val="0"/>
                      <w:marTop w:val="0"/>
                      <w:marBottom w:val="0"/>
                      <w:divBdr>
                        <w:top w:val="none" w:sz="0" w:space="0" w:color="auto"/>
                        <w:left w:val="none" w:sz="0" w:space="0" w:color="auto"/>
                        <w:bottom w:val="none" w:sz="0" w:space="0" w:color="auto"/>
                        <w:right w:val="none" w:sz="0" w:space="0" w:color="auto"/>
                      </w:divBdr>
                      <w:divsChild>
                        <w:div w:id="18774196">
                          <w:marLeft w:val="0"/>
                          <w:marRight w:val="0"/>
                          <w:marTop w:val="0"/>
                          <w:marBottom w:val="0"/>
                          <w:divBdr>
                            <w:top w:val="none" w:sz="0" w:space="0" w:color="auto"/>
                            <w:left w:val="none" w:sz="0" w:space="0" w:color="auto"/>
                            <w:bottom w:val="none" w:sz="0" w:space="0" w:color="auto"/>
                            <w:right w:val="none" w:sz="0" w:space="0" w:color="auto"/>
                          </w:divBdr>
                          <w:divsChild>
                            <w:div w:id="572856902">
                              <w:marLeft w:val="0"/>
                              <w:marRight w:val="0"/>
                              <w:marTop w:val="0"/>
                              <w:marBottom w:val="0"/>
                              <w:divBdr>
                                <w:top w:val="none" w:sz="0" w:space="0" w:color="auto"/>
                                <w:left w:val="none" w:sz="0" w:space="0" w:color="auto"/>
                                <w:bottom w:val="none" w:sz="0" w:space="0" w:color="auto"/>
                                <w:right w:val="none" w:sz="0" w:space="0" w:color="auto"/>
                              </w:divBdr>
                              <w:divsChild>
                                <w:div w:id="983704516">
                                  <w:marLeft w:val="0"/>
                                  <w:marRight w:val="0"/>
                                  <w:marTop w:val="0"/>
                                  <w:marBottom w:val="0"/>
                                  <w:divBdr>
                                    <w:top w:val="none" w:sz="0" w:space="0" w:color="auto"/>
                                    <w:left w:val="none" w:sz="0" w:space="0" w:color="auto"/>
                                    <w:bottom w:val="none" w:sz="0" w:space="0" w:color="auto"/>
                                    <w:right w:val="none" w:sz="0" w:space="0" w:color="auto"/>
                                  </w:divBdr>
                                  <w:divsChild>
                                    <w:div w:id="409276378">
                                      <w:marLeft w:val="0"/>
                                      <w:marRight w:val="0"/>
                                      <w:marTop w:val="0"/>
                                      <w:marBottom w:val="0"/>
                                      <w:divBdr>
                                        <w:top w:val="none" w:sz="0" w:space="0" w:color="auto"/>
                                        <w:left w:val="none" w:sz="0" w:space="0" w:color="auto"/>
                                        <w:bottom w:val="none" w:sz="0" w:space="0" w:color="auto"/>
                                        <w:right w:val="none" w:sz="0" w:space="0" w:color="auto"/>
                                      </w:divBdr>
                                      <w:divsChild>
                                        <w:div w:id="1309044564">
                                          <w:marLeft w:val="0"/>
                                          <w:marRight w:val="0"/>
                                          <w:marTop w:val="0"/>
                                          <w:marBottom w:val="0"/>
                                          <w:divBdr>
                                            <w:top w:val="none" w:sz="0" w:space="0" w:color="auto"/>
                                            <w:left w:val="none" w:sz="0" w:space="0" w:color="auto"/>
                                            <w:bottom w:val="none" w:sz="0" w:space="0" w:color="auto"/>
                                            <w:right w:val="none" w:sz="0" w:space="0" w:color="auto"/>
                                          </w:divBdr>
                                          <w:divsChild>
                                            <w:div w:id="1578829593">
                                              <w:marLeft w:val="0"/>
                                              <w:marRight w:val="191"/>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1235970">
                              <w:marLeft w:val="0"/>
                              <w:marRight w:val="0"/>
                              <w:marTop w:val="0"/>
                              <w:marBottom w:val="0"/>
                              <w:divBdr>
                                <w:top w:val="none" w:sz="0" w:space="0" w:color="auto"/>
                                <w:left w:val="none" w:sz="0" w:space="0" w:color="auto"/>
                                <w:bottom w:val="none" w:sz="0" w:space="0" w:color="auto"/>
                                <w:right w:val="none" w:sz="0" w:space="0" w:color="auto"/>
                              </w:divBdr>
                              <w:divsChild>
                                <w:div w:id="1298990526">
                                  <w:marLeft w:val="0"/>
                                  <w:marRight w:val="0"/>
                                  <w:marTop w:val="0"/>
                                  <w:marBottom w:val="0"/>
                                  <w:divBdr>
                                    <w:top w:val="none" w:sz="0" w:space="0" w:color="auto"/>
                                    <w:left w:val="none" w:sz="0" w:space="0" w:color="auto"/>
                                    <w:bottom w:val="none" w:sz="0" w:space="0" w:color="auto"/>
                                    <w:right w:val="none" w:sz="0" w:space="0" w:color="auto"/>
                                  </w:divBdr>
                                  <w:divsChild>
                                    <w:div w:id="1543133009">
                                      <w:marLeft w:val="0"/>
                                      <w:marRight w:val="0"/>
                                      <w:marTop w:val="0"/>
                                      <w:marBottom w:val="300"/>
                                      <w:divBdr>
                                        <w:top w:val="none" w:sz="0" w:space="0" w:color="auto"/>
                                        <w:left w:val="none" w:sz="0" w:space="0" w:color="auto"/>
                                        <w:bottom w:val="none" w:sz="0" w:space="0" w:color="auto"/>
                                        <w:right w:val="none" w:sz="0" w:space="0" w:color="auto"/>
                                      </w:divBdr>
                                      <w:divsChild>
                                        <w:div w:id="18263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254227">
      <w:bodyDiv w:val="1"/>
      <w:marLeft w:val="0"/>
      <w:marRight w:val="0"/>
      <w:marTop w:val="0"/>
      <w:marBottom w:val="0"/>
      <w:divBdr>
        <w:top w:val="none" w:sz="0" w:space="0" w:color="auto"/>
        <w:left w:val="none" w:sz="0" w:space="0" w:color="auto"/>
        <w:bottom w:val="none" w:sz="0" w:space="0" w:color="auto"/>
        <w:right w:val="none" w:sz="0" w:space="0" w:color="auto"/>
      </w:divBdr>
    </w:div>
    <w:div w:id="624889422">
      <w:bodyDiv w:val="1"/>
      <w:marLeft w:val="0"/>
      <w:marRight w:val="0"/>
      <w:marTop w:val="0"/>
      <w:marBottom w:val="0"/>
      <w:divBdr>
        <w:top w:val="none" w:sz="0" w:space="0" w:color="auto"/>
        <w:left w:val="none" w:sz="0" w:space="0" w:color="auto"/>
        <w:bottom w:val="none" w:sz="0" w:space="0" w:color="auto"/>
        <w:right w:val="none" w:sz="0" w:space="0" w:color="auto"/>
      </w:divBdr>
      <w:divsChild>
        <w:div w:id="570654700">
          <w:marLeft w:val="0"/>
          <w:marRight w:val="0"/>
          <w:marTop w:val="0"/>
          <w:marBottom w:val="0"/>
          <w:divBdr>
            <w:top w:val="none" w:sz="0" w:space="0" w:color="auto"/>
            <w:left w:val="none" w:sz="0" w:space="0" w:color="auto"/>
            <w:bottom w:val="none" w:sz="0" w:space="0" w:color="auto"/>
            <w:right w:val="none" w:sz="0" w:space="0" w:color="auto"/>
          </w:divBdr>
          <w:divsChild>
            <w:div w:id="1295331879">
              <w:marLeft w:val="0"/>
              <w:marRight w:val="0"/>
              <w:marTop w:val="0"/>
              <w:marBottom w:val="0"/>
              <w:divBdr>
                <w:top w:val="none" w:sz="0" w:space="0" w:color="auto"/>
                <w:left w:val="none" w:sz="0" w:space="0" w:color="auto"/>
                <w:bottom w:val="none" w:sz="0" w:space="0" w:color="auto"/>
                <w:right w:val="none" w:sz="0" w:space="0" w:color="auto"/>
              </w:divBdr>
              <w:divsChild>
                <w:div w:id="21010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3431">
      <w:bodyDiv w:val="1"/>
      <w:marLeft w:val="0"/>
      <w:marRight w:val="0"/>
      <w:marTop w:val="0"/>
      <w:marBottom w:val="0"/>
      <w:divBdr>
        <w:top w:val="none" w:sz="0" w:space="0" w:color="auto"/>
        <w:left w:val="none" w:sz="0" w:space="0" w:color="auto"/>
        <w:bottom w:val="none" w:sz="0" w:space="0" w:color="auto"/>
        <w:right w:val="none" w:sz="0" w:space="0" w:color="auto"/>
      </w:divBdr>
    </w:div>
    <w:div w:id="751312609">
      <w:bodyDiv w:val="1"/>
      <w:marLeft w:val="0"/>
      <w:marRight w:val="0"/>
      <w:marTop w:val="0"/>
      <w:marBottom w:val="0"/>
      <w:divBdr>
        <w:top w:val="none" w:sz="0" w:space="0" w:color="auto"/>
        <w:left w:val="none" w:sz="0" w:space="0" w:color="auto"/>
        <w:bottom w:val="none" w:sz="0" w:space="0" w:color="auto"/>
        <w:right w:val="none" w:sz="0" w:space="0" w:color="auto"/>
      </w:divBdr>
    </w:div>
    <w:div w:id="775756007">
      <w:bodyDiv w:val="1"/>
      <w:marLeft w:val="0"/>
      <w:marRight w:val="0"/>
      <w:marTop w:val="0"/>
      <w:marBottom w:val="0"/>
      <w:divBdr>
        <w:top w:val="none" w:sz="0" w:space="0" w:color="auto"/>
        <w:left w:val="none" w:sz="0" w:space="0" w:color="auto"/>
        <w:bottom w:val="none" w:sz="0" w:space="0" w:color="auto"/>
        <w:right w:val="none" w:sz="0" w:space="0" w:color="auto"/>
      </w:divBdr>
      <w:divsChild>
        <w:div w:id="1709144127">
          <w:marLeft w:val="0"/>
          <w:marRight w:val="0"/>
          <w:marTop w:val="0"/>
          <w:marBottom w:val="0"/>
          <w:divBdr>
            <w:top w:val="none" w:sz="0" w:space="0" w:color="auto"/>
            <w:left w:val="none" w:sz="0" w:space="0" w:color="auto"/>
            <w:bottom w:val="none" w:sz="0" w:space="0" w:color="auto"/>
            <w:right w:val="none" w:sz="0" w:space="0" w:color="auto"/>
          </w:divBdr>
        </w:div>
      </w:divsChild>
    </w:div>
    <w:div w:id="783379430">
      <w:bodyDiv w:val="1"/>
      <w:marLeft w:val="0"/>
      <w:marRight w:val="0"/>
      <w:marTop w:val="0"/>
      <w:marBottom w:val="0"/>
      <w:divBdr>
        <w:top w:val="none" w:sz="0" w:space="0" w:color="auto"/>
        <w:left w:val="none" w:sz="0" w:space="0" w:color="auto"/>
        <w:bottom w:val="none" w:sz="0" w:space="0" w:color="auto"/>
        <w:right w:val="none" w:sz="0" w:space="0" w:color="auto"/>
      </w:divBdr>
    </w:div>
    <w:div w:id="786658466">
      <w:bodyDiv w:val="1"/>
      <w:marLeft w:val="0"/>
      <w:marRight w:val="0"/>
      <w:marTop w:val="0"/>
      <w:marBottom w:val="0"/>
      <w:divBdr>
        <w:top w:val="none" w:sz="0" w:space="0" w:color="auto"/>
        <w:left w:val="none" w:sz="0" w:space="0" w:color="auto"/>
        <w:bottom w:val="none" w:sz="0" w:space="0" w:color="auto"/>
        <w:right w:val="none" w:sz="0" w:space="0" w:color="auto"/>
      </w:divBdr>
    </w:div>
    <w:div w:id="801655433">
      <w:bodyDiv w:val="1"/>
      <w:marLeft w:val="0"/>
      <w:marRight w:val="0"/>
      <w:marTop w:val="0"/>
      <w:marBottom w:val="0"/>
      <w:divBdr>
        <w:top w:val="none" w:sz="0" w:space="0" w:color="auto"/>
        <w:left w:val="none" w:sz="0" w:space="0" w:color="auto"/>
        <w:bottom w:val="none" w:sz="0" w:space="0" w:color="auto"/>
        <w:right w:val="none" w:sz="0" w:space="0" w:color="auto"/>
      </w:divBdr>
    </w:div>
    <w:div w:id="803234090">
      <w:bodyDiv w:val="1"/>
      <w:marLeft w:val="0"/>
      <w:marRight w:val="0"/>
      <w:marTop w:val="0"/>
      <w:marBottom w:val="0"/>
      <w:divBdr>
        <w:top w:val="none" w:sz="0" w:space="0" w:color="auto"/>
        <w:left w:val="none" w:sz="0" w:space="0" w:color="auto"/>
        <w:bottom w:val="none" w:sz="0" w:space="0" w:color="auto"/>
        <w:right w:val="none" w:sz="0" w:space="0" w:color="auto"/>
      </w:divBdr>
    </w:div>
    <w:div w:id="808091230">
      <w:bodyDiv w:val="1"/>
      <w:marLeft w:val="0"/>
      <w:marRight w:val="0"/>
      <w:marTop w:val="0"/>
      <w:marBottom w:val="0"/>
      <w:divBdr>
        <w:top w:val="none" w:sz="0" w:space="0" w:color="auto"/>
        <w:left w:val="none" w:sz="0" w:space="0" w:color="auto"/>
        <w:bottom w:val="none" w:sz="0" w:space="0" w:color="auto"/>
        <w:right w:val="none" w:sz="0" w:space="0" w:color="auto"/>
      </w:divBdr>
    </w:div>
    <w:div w:id="854423829">
      <w:bodyDiv w:val="1"/>
      <w:marLeft w:val="0"/>
      <w:marRight w:val="0"/>
      <w:marTop w:val="0"/>
      <w:marBottom w:val="0"/>
      <w:divBdr>
        <w:top w:val="none" w:sz="0" w:space="0" w:color="auto"/>
        <w:left w:val="none" w:sz="0" w:space="0" w:color="auto"/>
        <w:bottom w:val="none" w:sz="0" w:space="0" w:color="auto"/>
        <w:right w:val="none" w:sz="0" w:space="0" w:color="auto"/>
      </w:divBdr>
    </w:div>
    <w:div w:id="916129667">
      <w:bodyDiv w:val="1"/>
      <w:marLeft w:val="0"/>
      <w:marRight w:val="0"/>
      <w:marTop w:val="0"/>
      <w:marBottom w:val="0"/>
      <w:divBdr>
        <w:top w:val="none" w:sz="0" w:space="0" w:color="auto"/>
        <w:left w:val="none" w:sz="0" w:space="0" w:color="auto"/>
        <w:bottom w:val="none" w:sz="0" w:space="0" w:color="auto"/>
        <w:right w:val="none" w:sz="0" w:space="0" w:color="auto"/>
      </w:divBdr>
      <w:divsChild>
        <w:div w:id="432557666">
          <w:marLeft w:val="0"/>
          <w:marRight w:val="0"/>
          <w:marTop w:val="0"/>
          <w:marBottom w:val="0"/>
          <w:divBdr>
            <w:top w:val="none" w:sz="0" w:space="0" w:color="auto"/>
            <w:left w:val="none" w:sz="0" w:space="0" w:color="auto"/>
            <w:bottom w:val="none" w:sz="0" w:space="0" w:color="auto"/>
            <w:right w:val="none" w:sz="0" w:space="0" w:color="auto"/>
          </w:divBdr>
          <w:divsChild>
            <w:div w:id="1146046873">
              <w:marLeft w:val="0"/>
              <w:marRight w:val="0"/>
              <w:marTop w:val="0"/>
              <w:marBottom w:val="0"/>
              <w:divBdr>
                <w:top w:val="none" w:sz="0" w:space="0" w:color="auto"/>
                <w:left w:val="none" w:sz="0" w:space="0" w:color="auto"/>
                <w:bottom w:val="none" w:sz="0" w:space="0" w:color="auto"/>
                <w:right w:val="none" w:sz="0" w:space="0" w:color="auto"/>
              </w:divBdr>
            </w:div>
            <w:div w:id="1676035973">
              <w:marLeft w:val="0"/>
              <w:marRight w:val="165"/>
              <w:marTop w:val="150"/>
              <w:marBottom w:val="0"/>
              <w:divBdr>
                <w:top w:val="none" w:sz="0" w:space="0" w:color="auto"/>
                <w:left w:val="none" w:sz="0" w:space="0" w:color="auto"/>
                <w:bottom w:val="none" w:sz="0" w:space="0" w:color="auto"/>
                <w:right w:val="none" w:sz="0" w:space="0" w:color="auto"/>
              </w:divBdr>
              <w:divsChild>
                <w:div w:id="1485781953">
                  <w:marLeft w:val="0"/>
                  <w:marRight w:val="0"/>
                  <w:marTop w:val="0"/>
                  <w:marBottom w:val="0"/>
                  <w:divBdr>
                    <w:top w:val="none" w:sz="0" w:space="0" w:color="auto"/>
                    <w:left w:val="none" w:sz="0" w:space="0" w:color="auto"/>
                    <w:bottom w:val="none" w:sz="0" w:space="0" w:color="auto"/>
                    <w:right w:val="none" w:sz="0" w:space="0" w:color="auto"/>
                  </w:divBdr>
                  <w:divsChild>
                    <w:div w:id="1955674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364214198">
          <w:marLeft w:val="0"/>
          <w:marRight w:val="0"/>
          <w:marTop w:val="0"/>
          <w:marBottom w:val="0"/>
          <w:divBdr>
            <w:top w:val="none" w:sz="0" w:space="0" w:color="auto"/>
            <w:left w:val="none" w:sz="0" w:space="0" w:color="auto"/>
            <w:bottom w:val="none" w:sz="0" w:space="0" w:color="auto"/>
            <w:right w:val="none" w:sz="0" w:space="0" w:color="auto"/>
          </w:divBdr>
        </w:div>
      </w:divsChild>
    </w:div>
    <w:div w:id="1002125372">
      <w:bodyDiv w:val="1"/>
      <w:marLeft w:val="0"/>
      <w:marRight w:val="0"/>
      <w:marTop w:val="0"/>
      <w:marBottom w:val="0"/>
      <w:divBdr>
        <w:top w:val="none" w:sz="0" w:space="0" w:color="auto"/>
        <w:left w:val="none" w:sz="0" w:space="0" w:color="auto"/>
        <w:bottom w:val="none" w:sz="0" w:space="0" w:color="auto"/>
        <w:right w:val="none" w:sz="0" w:space="0" w:color="auto"/>
      </w:divBdr>
    </w:div>
    <w:div w:id="1019546782">
      <w:bodyDiv w:val="1"/>
      <w:marLeft w:val="0"/>
      <w:marRight w:val="0"/>
      <w:marTop w:val="0"/>
      <w:marBottom w:val="0"/>
      <w:divBdr>
        <w:top w:val="none" w:sz="0" w:space="0" w:color="auto"/>
        <w:left w:val="none" w:sz="0" w:space="0" w:color="auto"/>
        <w:bottom w:val="none" w:sz="0" w:space="0" w:color="auto"/>
        <w:right w:val="none" w:sz="0" w:space="0" w:color="auto"/>
      </w:divBdr>
    </w:div>
    <w:div w:id="1028020582">
      <w:bodyDiv w:val="1"/>
      <w:marLeft w:val="0"/>
      <w:marRight w:val="0"/>
      <w:marTop w:val="0"/>
      <w:marBottom w:val="0"/>
      <w:divBdr>
        <w:top w:val="none" w:sz="0" w:space="0" w:color="auto"/>
        <w:left w:val="none" w:sz="0" w:space="0" w:color="auto"/>
        <w:bottom w:val="none" w:sz="0" w:space="0" w:color="auto"/>
        <w:right w:val="none" w:sz="0" w:space="0" w:color="auto"/>
      </w:divBdr>
    </w:div>
    <w:div w:id="1059983979">
      <w:bodyDiv w:val="1"/>
      <w:marLeft w:val="0"/>
      <w:marRight w:val="0"/>
      <w:marTop w:val="0"/>
      <w:marBottom w:val="0"/>
      <w:divBdr>
        <w:top w:val="none" w:sz="0" w:space="0" w:color="auto"/>
        <w:left w:val="none" w:sz="0" w:space="0" w:color="auto"/>
        <w:bottom w:val="none" w:sz="0" w:space="0" w:color="auto"/>
        <w:right w:val="none" w:sz="0" w:space="0" w:color="auto"/>
      </w:divBdr>
    </w:div>
    <w:div w:id="1061251587">
      <w:bodyDiv w:val="1"/>
      <w:marLeft w:val="0"/>
      <w:marRight w:val="0"/>
      <w:marTop w:val="0"/>
      <w:marBottom w:val="0"/>
      <w:divBdr>
        <w:top w:val="none" w:sz="0" w:space="0" w:color="auto"/>
        <w:left w:val="none" w:sz="0" w:space="0" w:color="auto"/>
        <w:bottom w:val="none" w:sz="0" w:space="0" w:color="auto"/>
        <w:right w:val="none" w:sz="0" w:space="0" w:color="auto"/>
      </w:divBdr>
    </w:div>
    <w:div w:id="1084374131">
      <w:bodyDiv w:val="1"/>
      <w:marLeft w:val="0"/>
      <w:marRight w:val="0"/>
      <w:marTop w:val="0"/>
      <w:marBottom w:val="0"/>
      <w:divBdr>
        <w:top w:val="none" w:sz="0" w:space="0" w:color="auto"/>
        <w:left w:val="none" w:sz="0" w:space="0" w:color="auto"/>
        <w:bottom w:val="none" w:sz="0" w:space="0" w:color="auto"/>
        <w:right w:val="none" w:sz="0" w:space="0" w:color="auto"/>
      </w:divBdr>
    </w:div>
    <w:div w:id="1123646803">
      <w:bodyDiv w:val="1"/>
      <w:marLeft w:val="0"/>
      <w:marRight w:val="0"/>
      <w:marTop w:val="0"/>
      <w:marBottom w:val="0"/>
      <w:divBdr>
        <w:top w:val="none" w:sz="0" w:space="0" w:color="auto"/>
        <w:left w:val="none" w:sz="0" w:space="0" w:color="auto"/>
        <w:bottom w:val="none" w:sz="0" w:space="0" w:color="auto"/>
        <w:right w:val="none" w:sz="0" w:space="0" w:color="auto"/>
      </w:divBdr>
    </w:div>
    <w:div w:id="1127435723">
      <w:bodyDiv w:val="1"/>
      <w:marLeft w:val="0"/>
      <w:marRight w:val="0"/>
      <w:marTop w:val="0"/>
      <w:marBottom w:val="0"/>
      <w:divBdr>
        <w:top w:val="none" w:sz="0" w:space="0" w:color="auto"/>
        <w:left w:val="none" w:sz="0" w:space="0" w:color="auto"/>
        <w:bottom w:val="none" w:sz="0" w:space="0" w:color="auto"/>
        <w:right w:val="none" w:sz="0" w:space="0" w:color="auto"/>
      </w:divBdr>
      <w:divsChild>
        <w:div w:id="1278372289">
          <w:marLeft w:val="0"/>
          <w:marRight w:val="0"/>
          <w:marTop w:val="0"/>
          <w:marBottom w:val="0"/>
          <w:divBdr>
            <w:top w:val="none" w:sz="0" w:space="0" w:color="auto"/>
            <w:left w:val="none" w:sz="0" w:space="0" w:color="auto"/>
            <w:bottom w:val="none" w:sz="0" w:space="0" w:color="auto"/>
            <w:right w:val="none" w:sz="0" w:space="0" w:color="auto"/>
          </w:divBdr>
          <w:divsChild>
            <w:div w:id="1520583847">
              <w:marLeft w:val="0"/>
              <w:marRight w:val="0"/>
              <w:marTop w:val="0"/>
              <w:marBottom w:val="0"/>
              <w:divBdr>
                <w:top w:val="none" w:sz="0" w:space="0" w:color="auto"/>
                <w:left w:val="none" w:sz="0" w:space="0" w:color="auto"/>
                <w:bottom w:val="none" w:sz="0" w:space="0" w:color="auto"/>
                <w:right w:val="none" w:sz="0" w:space="0" w:color="auto"/>
              </w:divBdr>
              <w:divsChild>
                <w:div w:id="846363545">
                  <w:marLeft w:val="0"/>
                  <w:marRight w:val="0"/>
                  <w:marTop w:val="0"/>
                  <w:marBottom w:val="0"/>
                  <w:divBdr>
                    <w:top w:val="none" w:sz="0" w:space="0" w:color="auto"/>
                    <w:left w:val="none" w:sz="0" w:space="0" w:color="auto"/>
                    <w:bottom w:val="none" w:sz="0" w:space="0" w:color="auto"/>
                    <w:right w:val="none" w:sz="0" w:space="0" w:color="auto"/>
                  </w:divBdr>
                  <w:divsChild>
                    <w:div w:id="8439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6972">
          <w:marLeft w:val="0"/>
          <w:marRight w:val="0"/>
          <w:marTop w:val="0"/>
          <w:marBottom w:val="0"/>
          <w:divBdr>
            <w:top w:val="none" w:sz="0" w:space="0" w:color="auto"/>
            <w:left w:val="none" w:sz="0" w:space="0" w:color="auto"/>
            <w:bottom w:val="none" w:sz="0" w:space="0" w:color="auto"/>
            <w:right w:val="none" w:sz="0" w:space="0" w:color="auto"/>
          </w:divBdr>
          <w:divsChild>
            <w:div w:id="211305877">
              <w:marLeft w:val="0"/>
              <w:marRight w:val="0"/>
              <w:marTop w:val="0"/>
              <w:marBottom w:val="0"/>
              <w:divBdr>
                <w:top w:val="none" w:sz="0" w:space="0" w:color="auto"/>
                <w:left w:val="none" w:sz="0" w:space="0" w:color="auto"/>
                <w:bottom w:val="none" w:sz="0" w:space="0" w:color="auto"/>
                <w:right w:val="none" w:sz="0" w:space="0" w:color="auto"/>
              </w:divBdr>
              <w:divsChild>
                <w:div w:id="1105492844">
                  <w:marLeft w:val="0"/>
                  <w:marRight w:val="0"/>
                  <w:marTop w:val="0"/>
                  <w:marBottom w:val="0"/>
                  <w:divBdr>
                    <w:top w:val="none" w:sz="0" w:space="0" w:color="auto"/>
                    <w:left w:val="none" w:sz="0" w:space="0" w:color="auto"/>
                    <w:bottom w:val="none" w:sz="0" w:space="0" w:color="auto"/>
                    <w:right w:val="none" w:sz="0" w:space="0" w:color="auto"/>
                  </w:divBdr>
                  <w:divsChild>
                    <w:div w:id="20279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84090">
      <w:bodyDiv w:val="1"/>
      <w:marLeft w:val="0"/>
      <w:marRight w:val="0"/>
      <w:marTop w:val="0"/>
      <w:marBottom w:val="0"/>
      <w:divBdr>
        <w:top w:val="none" w:sz="0" w:space="0" w:color="auto"/>
        <w:left w:val="none" w:sz="0" w:space="0" w:color="auto"/>
        <w:bottom w:val="none" w:sz="0" w:space="0" w:color="auto"/>
        <w:right w:val="none" w:sz="0" w:space="0" w:color="auto"/>
      </w:divBdr>
    </w:div>
    <w:div w:id="1189293622">
      <w:bodyDiv w:val="1"/>
      <w:marLeft w:val="0"/>
      <w:marRight w:val="0"/>
      <w:marTop w:val="0"/>
      <w:marBottom w:val="0"/>
      <w:divBdr>
        <w:top w:val="none" w:sz="0" w:space="0" w:color="auto"/>
        <w:left w:val="none" w:sz="0" w:space="0" w:color="auto"/>
        <w:bottom w:val="none" w:sz="0" w:space="0" w:color="auto"/>
        <w:right w:val="none" w:sz="0" w:space="0" w:color="auto"/>
      </w:divBdr>
    </w:div>
    <w:div w:id="1193614042">
      <w:bodyDiv w:val="1"/>
      <w:marLeft w:val="0"/>
      <w:marRight w:val="0"/>
      <w:marTop w:val="0"/>
      <w:marBottom w:val="0"/>
      <w:divBdr>
        <w:top w:val="none" w:sz="0" w:space="0" w:color="auto"/>
        <w:left w:val="none" w:sz="0" w:space="0" w:color="auto"/>
        <w:bottom w:val="none" w:sz="0" w:space="0" w:color="auto"/>
        <w:right w:val="none" w:sz="0" w:space="0" w:color="auto"/>
      </w:divBdr>
    </w:div>
    <w:div w:id="1196038318">
      <w:bodyDiv w:val="1"/>
      <w:marLeft w:val="0"/>
      <w:marRight w:val="0"/>
      <w:marTop w:val="0"/>
      <w:marBottom w:val="0"/>
      <w:divBdr>
        <w:top w:val="none" w:sz="0" w:space="0" w:color="auto"/>
        <w:left w:val="none" w:sz="0" w:space="0" w:color="auto"/>
        <w:bottom w:val="none" w:sz="0" w:space="0" w:color="auto"/>
        <w:right w:val="none" w:sz="0" w:space="0" w:color="auto"/>
      </w:divBdr>
      <w:divsChild>
        <w:div w:id="587203182">
          <w:blockQuote w:val="1"/>
          <w:marLeft w:val="0"/>
          <w:marRight w:val="225"/>
          <w:marTop w:val="75"/>
          <w:marBottom w:val="225"/>
          <w:divBdr>
            <w:top w:val="none" w:sz="0" w:space="0" w:color="auto"/>
            <w:left w:val="none" w:sz="0" w:space="0" w:color="auto"/>
            <w:bottom w:val="none" w:sz="0" w:space="0" w:color="auto"/>
            <w:right w:val="single" w:sz="6" w:space="0" w:color="7AA52A"/>
          </w:divBdr>
        </w:div>
      </w:divsChild>
    </w:div>
    <w:div w:id="1222715229">
      <w:bodyDiv w:val="1"/>
      <w:marLeft w:val="0"/>
      <w:marRight w:val="0"/>
      <w:marTop w:val="0"/>
      <w:marBottom w:val="0"/>
      <w:divBdr>
        <w:top w:val="none" w:sz="0" w:space="0" w:color="auto"/>
        <w:left w:val="none" w:sz="0" w:space="0" w:color="auto"/>
        <w:bottom w:val="none" w:sz="0" w:space="0" w:color="auto"/>
        <w:right w:val="none" w:sz="0" w:space="0" w:color="auto"/>
      </w:divBdr>
      <w:divsChild>
        <w:div w:id="216863570">
          <w:marLeft w:val="0"/>
          <w:marRight w:val="0"/>
          <w:marTop w:val="0"/>
          <w:marBottom w:val="0"/>
          <w:divBdr>
            <w:top w:val="none" w:sz="0" w:space="0" w:color="auto"/>
            <w:left w:val="none" w:sz="0" w:space="0" w:color="auto"/>
            <w:bottom w:val="none" w:sz="0" w:space="0" w:color="auto"/>
            <w:right w:val="none" w:sz="0" w:space="0" w:color="auto"/>
          </w:divBdr>
        </w:div>
      </w:divsChild>
    </w:div>
    <w:div w:id="1233615992">
      <w:bodyDiv w:val="1"/>
      <w:marLeft w:val="0"/>
      <w:marRight w:val="0"/>
      <w:marTop w:val="0"/>
      <w:marBottom w:val="0"/>
      <w:divBdr>
        <w:top w:val="none" w:sz="0" w:space="0" w:color="auto"/>
        <w:left w:val="none" w:sz="0" w:space="0" w:color="auto"/>
        <w:bottom w:val="none" w:sz="0" w:space="0" w:color="auto"/>
        <w:right w:val="none" w:sz="0" w:space="0" w:color="auto"/>
      </w:divBdr>
    </w:div>
    <w:div w:id="1275400257">
      <w:bodyDiv w:val="1"/>
      <w:marLeft w:val="0"/>
      <w:marRight w:val="0"/>
      <w:marTop w:val="0"/>
      <w:marBottom w:val="0"/>
      <w:divBdr>
        <w:top w:val="none" w:sz="0" w:space="0" w:color="auto"/>
        <w:left w:val="none" w:sz="0" w:space="0" w:color="auto"/>
        <w:bottom w:val="none" w:sz="0" w:space="0" w:color="auto"/>
        <w:right w:val="none" w:sz="0" w:space="0" w:color="auto"/>
      </w:divBdr>
      <w:divsChild>
        <w:div w:id="584146315">
          <w:marLeft w:val="0"/>
          <w:marRight w:val="0"/>
          <w:marTop w:val="0"/>
          <w:marBottom w:val="0"/>
          <w:divBdr>
            <w:top w:val="none" w:sz="0" w:space="0" w:color="auto"/>
            <w:left w:val="none" w:sz="0" w:space="0" w:color="auto"/>
            <w:bottom w:val="none" w:sz="0" w:space="0" w:color="auto"/>
            <w:right w:val="none" w:sz="0" w:space="0" w:color="auto"/>
          </w:divBdr>
        </w:div>
      </w:divsChild>
    </w:div>
    <w:div w:id="1279098668">
      <w:bodyDiv w:val="1"/>
      <w:marLeft w:val="0"/>
      <w:marRight w:val="0"/>
      <w:marTop w:val="0"/>
      <w:marBottom w:val="0"/>
      <w:divBdr>
        <w:top w:val="none" w:sz="0" w:space="0" w:color="auto"/>
        <w:left w:val="none" w:sz="0" w:space="0" w:color="auto"/>
        <w:bottom w:val="none" w:sz="0" w:space="0" w:color="auto"/>
        <w:right w:val="none" w:sz="0" w:space="0" w:color="auto"/>
      </w:divBdr>
    </w:div>
    <w:div w:id="1279676871">
      <w:bodyDiv w:val="1"/>
      <w:marLeft w:val="0"/>
      <w:marRight w:val="0"/>
      <w:marTop w:val="0"/>
      <w:marBottom w:val="0"/>
      <w:divBdr>
        <w:top w:val="none" w:sz="0" w:space="0" w:color="auto"/>
        <w:left w:val="none" w:sz="0" w:space="0" w:color="auto"/>
        <w:bottom w:val="none" w:sz="0" w:space="0" w:color="auto"/>
        <w:right w:val="none" w:sz="0" w:space="0" w:color="auto"/>
      </w:divBdr>
    </w:div>
    <w:div w:id="1286931847">
      <w:bodyDiv w:val="1"/>
      <w:marLeft w:val="0"/>
      <w:marRight w:val="0"/>
      <w:marTop w:val="0"/>
      <w:marBottom w:val="0"/>
      <w:divBdr>
        <w:top w:val="none" w:sz="0" w:space="0" w:color="auto"/>
        <w:left w:val="none" w:sz="0" w:space="0" w:color="auto"/>
        <w:bottom w:val="none" w:sz="0" w:space="0" w:color="auto"/>
        <w:right w:val="none" w:sz="0" w:space="0" w:color="auto"/>
      </w:divBdr>
    </w:div>
    <w:div w:id="1295873435">
      <w:bodyDiv w:val="1"/>
      <w:marLeft w:val="0"/>
      <w:marRight w:val="0"/>
      <w:marTop w:val="0"/>
      <w:marBottom w:val="0"/>
      <w:divBdr>
        <w:top w:val="none" w:sz="0" w:space="0" w:color="auto"/>
        <w:left w:val="none" w:sz="0" w:space="0" w:color="auto"/>
        <w:bottom w:val="none" w:sz="0" w:space="0" w:color="auto"/>
        <w:right w:val="none" w:sz="0" w:space="0" w:color="auto"/>
      </w:divBdr>
    </w:div>
    <w:div w:id="1309944447">
      <w:bodyDiv w:val="1"/>
      <w:marLeft w:val="0"/>
      <w:marRight w:val="0"/>
      <w:marTop w:val="0"/>
      <w:marBottom w:val="0"/>
      <w:divBdr>
        <w:top w:val="none" w:sz="0" w:space="0" w:color="auto"/>
        <w:left w:val="none" w:sz="0" w:space="0" w:color="auto"/>
        <w:bottom w:val="none" w:sz="0" w:space="0" w:color="auto"/>
        <w:right w:val="none" w:sz="0" w:space="0" w:color="auto"/>
      </w:divBdr>
      <w:divsChild>
        <w:div w:id="356126723">
          <w:marLeft w:val="0"/>
          <w:marRight w:val="0"/>
          <w:marTop w:val="0"/>
          <w:marBottom w:val="0"/>
          <w:divBdr>
            <w:top w:val="none" w:sz="0" w:space="0" w:color="auto"/>
            <w:left w:val="none" w:sz="0" w:space="0" w:color="auto"/>
            <w:bottom w:val="none" w:sz="0" w:space="0" w:color="auto"/>
            <w:right w:val="none" w:sz="0" w:space="0" w:color="auto"/>
          </w:divBdr>
          <w:divsChild>
            <w:div w:id="12119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4020">
      <w:bodyDiv w:val="1"/>
      <w:marLeft w:val="0"/>
      <w:marRight w:val="0"/>
      <w:marTop w:val="0"/>
      <w:marBottom w:val="0"/>
      <w:divBdr>
        <w:top w:val="none" w:sz="0" w:space="0" w:color="auto"/>
        <w:left w:val="none" w:sz="0" w:space="0" w:color="auto"/>
        <w:bottom w:val="none" w:sz="0" w:space="0" w:color="auto"/>
        <w:right w:val="none" w:sz="0" w:space="0" w:color="auto"/>
      </w:divBdr>
    </w:div>
    <w:div w:id="1368799581">
      <w:bodyDiv w:val="1"/>
      <w:marLeft w:val="0"/>
      <w:marRight w:val="0"/>
      <w:marTop w:val="0"/>
      <w:marBottom w:val="0"/>
      <w:divBdr>
        <w:top w:val="none" w:sz="0" w:space="0" w:color="auto"/>
        <w:left w:val="none" w:sz="0" w:space="0" w:color="auto"/>
        <w:bottom w:val="none" w:sz="0" w:space="0" w:color="auto"/>
        <w:right w:val="none" w:sz="0" w:space="0" w:color="auto"/>
      </w:divBdr>
    </w:div>
    <w:div w:id="1376352891">
      <w:bodyDiv w:val="1"/>
      <w:marLeft w:val="0"/>
      <w:marRight w:val="0"/>
      <w:marTop w:val="0"/>
      <w:marBottom w:val="0"/>
      <w:divBdr>
        <w:top w:val="none" w:sz="0" w:space="0" w:color="auto"/>
        <w:left w:val="none" w:sz="0" w:space="0" w:color="auto"/>
        <w:bottom w:val="none" w:sz="0" w:space="0" w:color="auto"/>
        <w:right w:val="none" w:sz="0" w:space="0" w:color="auto"/>
      </w:divBdr>
    </w:div>
    <w:div w:id="1380591203">
      <w:bodyDiv w:val="1"/>
      <w:marLeft w:val="0"/>
      <w:marRight w:val="0"/>
      <w:marTop w:val="0"/>
      <w:marBottom w:val="0"/>
      <w:divBdr>
        <w:top w:val="none" w:sz="0" w:space="0" w:color="auto"/>
        <w:left w:val="none" w:sz="0" w:space="0" w:color="auto"/>
        <w:bottom w:val="none" w:sz="0" w:space="0" w:color="auto"/>
        <w:right w:val="none" w:sz="0" w:space="0" w:color="auto"/>
      </w:divBdr>
    </w:div>
    <w:div w:id="1385912156">
      <w:bodyDiv w:val="1"/>
      <w:marLeft w:val="0"/>
      <w:marRight w:val="0"/>
      <w:marTop w:val="0"/>
      <w:marBottom w:val="0"/>
      <w:divBdr>
        <w:top w:val="none" w:sz="0" w:space="0" w:color="auto"/>
        <w:left w:val="none" w:sz="0" w:space="0" w:color="auto"/>
        <w:bottom w:val="none" w:sz="0" w:space="0" w:color="auto"/>
        <w:right w:val="none" w:sz="0" w:space="0" w:color="auto"/>
      </w:divBdr>
    </w:div>
    <w:div w:id="1396201373">
      <w:bodyDiv w:val="1"/>
      <w:marLeft w:val="0"/>
      <w:marRight w:val="0"/>
      <w:marTop w:val="0"/>
      <w:marBottom w:val="0"/>
      <w:divBdr>
        <w:top w:val="none" w:sz="0" w:space="0" w:color="auto"/>
        <w:left w:val="none" w:sz="0" w:space="0" w:color="auto"/>
        <w:bottom w:val="none" w:sz="0" w:space="0" w:color="auto"/>
        <w:right w:val="none" w:sz="0" w:space="0" w:color="auto"/>
      </w:divBdr>
    </w:div>
    <w:div w:id="1403944751">
      <w:bodyDiv w:val="1"/>
      <w:marLeft w:val="0"/>
      <w:marRight w:val="0"/>
      <w:marTop w:val="0"/>
      <w:marBottom w:val="0"/>
      <w:divBdr>
        <w:top w:val="none" w:sz="0" w:space="0" w:color="auto"/>
        <w:left w:val="none" w:sz="0" w:space="0" w:color="auto"/>
        <w:bottom w:val="none" w:sz="0" w:space="0" w:color="auto"/>
        <w:right w:val="none" w:sz="0" w:space="0" w:color="auto"/>
      </w:divBdr>
    </w:div>
    <w:div w:id="1407918117">
      <w:bodyDiv w:val="1"/>
      <w:marLeft w:val="0"/>
      <w:marRight w:val="0"/>
      <w:marTop w:val="0"/>
      <w:marBottom w:val="0"/>
      <w:divBdr>
        <w:top w:val="none" w:sz="0" w:space="0" w:color="auto"/>
        <w:left w:val="none" w:sz="0" w:space="0" w:color="auto"/>
        <w:bottom w:val="none" w:sz="0" w:space="0" w:color="auto"/>
        <w:right w:val="none" w:sz="0" w:space="0" w:color="auto"/>
      </w:divBdr>
    </w:div>
    <w:div w:id="1423987453">
      <w:bodyDiv w:val="1"/>
      <w:marLeft w:val="0"/>
      <w:marRight w:val="0"/>
      <w:marTop w:val="0"/>
      <w:marBottom w:val="0"/>
      <w:divBdr>
        <w:top w:val="none" w:sz="0" w:space="0" w:color="auto"/>
        <w:left w:val="none" w:sz="0" w:space="0" w:color="auto"/>
        <w:bottom w:val="none" w:sz="0" w:space="0" w:color="auto"/>
        <w:right w:val="none" w:sz="0" w:space="0" w:color="auto"/>
      </w:divBdr>
    </w:div>
    <w:div w:id="1462529754">
      <w:bodyDiv w:val="1"/>
      <w:marLeft w:val="0"/>
      <w:marRight w:val="0"/>
      <w:marTop w:val="0"/>
      <w:marBottom w:val="0"/>
      <w:divBdr>
        <w:top w:val="none" w:sz="0" w:space="0" w:color="auto"/>
        <w:left w:val="none" w:sz="0" w:space="0" w:color="auto"/>
        <w:bottom w:val="none" w:sz="0" w:space="0" w:color="auto"/>
        <w:right w:val="none" w:sz="0" w:space="0" w:color="auto"/>
      </w:divBdr>
      <w:divsChild>
        <w:div w:id="217598701">
          <w:marLeft w:val="0"/>
          <w:marRight w:val="0"/>
          <w:marTop w:val="0"/>
          <w:marBottom w:val="0"/>
          <w:divBdr>
            <w:top w:val="none" w:sz="0" w:space="0" w:color="auto"/>
            <w:left w:val="none" w:sz="0" w:space="0" w:color="auto"/>
            <w:bottom w:val="none" w:sz="0" w:space="0" w:color="auto"/>
            <w:right w:val="none" w:sz="0" w:space="0" w:color="auto"/>
          </w:divBdr>
          <w:divsChild>
            <w:div w:id="899054781">
              <w:marLeft w:val="0"/>
              <w:marRight w:val="0"/>
              <w:marTop w:val="0"/>
              <w:marBottom w:val="0"/>
              <w:divBdr>
                <w:top w:val="none" w:sz="0" w:space="0" w:color="auto"/>
                <w:left w:val="none" w:sz="0" w:space="0" w:color="auto"/>
                <w:bottom w:val="none" w:sz="0" w:space="0" w:color="auto"/>
                <w:right w:val="none" w:sz="0" w:space="0" w:color="auto"/>
              </w:divBdr>
            </w:div>
          </w:divsChild>
        </w:div>
        <w:div w:id="1928731889">
          <w:marLeft w:val="0"/>
          <w:marRight w:val="0"/>
          <w:marTop w:val="0"/>
          <w:marBottom w:val="0"/>
          <w:divBdr>
            <w:top w:val="none" w:sz="0" w:space="0" w:color="auto"/>
            <w:left w:val="none" w:sz="0" w:space="0" w:color="auto"/>
            <w:bottom w:val="none" w:sz="0" w:space="0" w:color="auto"/>
            <w:right w:val="none" w:sz="0" w:space="0" w:color="auto"/>
          </w:divBdr>
          <w:divsChild>
            <w:div w:id="1076123637">
              <w:marLeft w:val="0"/>
              <w:marRight w:val="0"/>
              <w:marTop w:val="0"/>
              <w:marBottom w:val="0"/>
              <w:divBdr>
                <w:top w:val="none" w:sz="0" w:space="0" w:color="auto"/>
                <w:left w:val="none" w:sz="0" w:space="0" w:color="auto"/>
                <w:bottom w:val="none" w:sz="0" w:space="0" w:color="auto"/>
                <w:right w:val="none" w:sz="0" w:space="0" w:color="auto"/>
              </w:divBdr>
              <w:divsChild>
                <w:div w:id="1266691824">
                  <w:marLeft w:val="0"/>
                  <w:marRight w:val="0"/>
                  <w:marTop w:val="0"/>
                  <w:marBottom w:val="0"/>
                  <w:divBdr>
                    <w:top w:val="none" w:sz="0" w:space="0" w:color="auto"/>
                    <w:left w:val="none" w:sz="0" w:space="0" w:color="auto"/>
                    <w:bottom w:val="none" w:sz="0" w:space="0" w:color="auto"/>
                    <w:right w:val="none" w:sz="0" w:space="0" w:color="auto"/>
                  </w:divBdr>
                  <w:divsChild>
                    <w:div w:id="1068772821">
                      <w:marLeft w:val="0"/>
                      <w:marRight w:val="0"/>
                      <w:marTop w:val="0"/>
                      <w:marBottom w:val="0"/>
                      <w:divBdr>
                        <w:top w:val="none" w:sz="0" w:space="0" w:color="auto"/>
                        <w:left w:val="none" w:sz="0" w:space="0" w:color="auto"/>
                        <w:bottom w:val="none" w:sz="0" w:space="0" w:color="auto"/>
                        <w:right w:val="none" w:sz="0" w:space="0" w:color="auto"/>
                      </w:divBdr>
                      <w:divsChild>
                        <w:div w:id="1630235580">
                          <w:marLeft w:val="0"/>
                          <w:marRight w:val="480"/>
                          <w:marTop w:val="0"/>
                          <w:marBottom w:val="0"/>
                          <w:divBdr>
                            <w:top w:val="none" w:sz="0" w:space="0" w:color="auto"/>
                            <w:left w:val="none" w:sz="0" w:space="0" w:color="auto"/>
                            <w:bottom w:val="none" w:sz="0" w:space="0" w:color="auto"/>
                            <w:right w:val="none" w:sz="0" w:space="0" w:color="auto"/>
                          </w:divBdr>
                          <w:divsChild>
                            <w:div w:id="205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499858">
      <w:bodyDiv w:val="1"/>
      <w:marLeft w:val="0"/>
      <w:marRight w:val="0"/>
      <w:marTop w:val="0"/>
      <w:marBottom w:val="0"/>
      <w:divBdr>
        <w:top w:val="none" w:sz="0" w:space="0" w:color="auto"/>
        <w:left w:val="none" w:sz="0" w:space="0" w:color="auto"/>
        <w:bottom w:val="none" w:sz="0" w:space="0" w:color="auto"/>
        <w:right w:val="none" w:sz="0" w:space="0" w:color="auto"/>
      </w:divBdr>
    </w:div>
    <w:div w:id="1465195677">
      <w:bodyDiv w:val="1"/>
      <w:marLeft w:val="0"/>
      <w:marRight w:val="0"/>
      <w:marTop w:val="0"/>
      <w:marBottom w:val="0"/>
      <w:divBdr>
        <w:top w:val="none" w:sz="0" w:space="0" w:color="auto"/>
        <w:left w:val="none" w:sz="0" w:space="0" w:color="auto"/>
        <w:bottom w:val="none" w:sz="0" w:space="0" w:color="auto"/>
        <w:right w:val="none" w:sz="0" w:space="0" w:color="auto"/>
      </w:divBdr>
      <w:divsChild>
        <w:div w:id="1881505373">
          <w:marLeft w:val="0"/>
          <w:marRight w:val="0"/>
          <w:marTop w:val="0"/>
          <w:marBottom w:val="0"/>
          <w:divBdr>
            <w:top w:val="none" w:sz="0" w:space="0" w:color="auto"/>
            <w:left w:val="none" w:sz="0" w:space="0" w:color="auto"/>
            <w:bottom w:val="none" w:sz="0" w:space="0" w:color="auto"/>
            <w:right w:val="none" w:sz="0" w:space="0" w:color="auto"/>
          </w:divBdr>
        </w:div>
      </w:divsChild>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497695602">
      <w:bodyDiv w:val="1"/>
      <w:marLeft w:val="0"/>
      <w:marRight w:val="0"/>
      <w:marTop w:val="0"/>
      <w:marBottom w:val="0"/>
      <w:divBdr>
        <w:top w:val="none" w:sz="0" w:space="0" w:color="auto"/>
        <w:left w:val="none" w:sz="0" w:space="0" w:color="auto"/>
        <w:bottom w:val="none" w:sz="0" w:space="0" w:color="auto"/>
        <w:right w:val="none" w:sz="0" w:space="0" w:color="auto"/>
      </w:divBdr>
    </w:div>
    <w:div w:id="1524705594">
      <w:bodyDiv w:val="1"/>
      <w:marLeft w:val="0"/>
      <w:marRight w:val="0"/>
      <w:marTop w:val="0"/>
      <w:marBottom w:val="0"/>
      <w:divBdr>
        <w:top w:val="none" w:sz="0" w:space="0" w:color="auto"/>
        <w:left w:val="none" w:sz="0" w:space="0" w:color="auto"/>
        <w:bottom w:val="none" w:sz="0" w:space="0" w:color="auto"/>
        <w:right w:val="none" w:sz="0" w:space="0" w:color="auto"/>
      </w:divBdr>
    </w:div>
    <w:div w:id="1548495080">
      <w:bodyDiv w:val="1"/>
      <w:marLeft w:val="0"/>
      <w:marRight w:val="0"/>
      <w:marTop w:val="0"/>
      <w:marBottom w:val="0"/>
      <w:divBdr>
        <w:top w:val="none" w:sz="0" w:space="0" w:color="auto"/>
        <w:left w:val="none" w:sz="0" w:space="0" w:color="auto"/>
        <w:bottom w:val="none" w:sz="0" w:space="0" w:color="auto"/>
        <w:right w:val="none" w:sz="0" w:space="0" w:color="auto"/>
      </w:divBdr>
    </w:div>
    <w:div w:id="1550608478">
      <w:bodyDiv w:val="1"/>
      <w:marLeft w:val="0"/>
      <w:marRight w:val="0"/>
      <w:marTop w:val="0"/>
      <w:marBottom w:val="0"/>
      <w:divBdr>
        <w:top w:val="none" w:sz="0" w:space="0" w:color="auto"/>
        <w:left w:val="none" w:sz="0" w:space="0" w:color="auto"/>
        <w:bottom w:val="none" w:sz="0" w:space="0" w:color="auto"/>
        <w:right w:val="none" w:sz="0" w:space="0" w:color="auto"/>
      </w:divBdr>
    </w:div>
    <w:div w:id="1580213775">
      <w:bodyDiv w:val="1"/>
      <w:marLeft w:val="0"/>
      <w:marRight w:val="0"/>
      <w:marTop w:val="0"/>
      <w:marBottom w:val="0"/>
      <w:divBdr>
        <w:top w:val="none" w:sz="0" w:space="0" w:color="auto"/>
        <w:left w:val="none" w:sz="0" w:space="0" w:color="auto"/>
        <w:bottom w:val="none" w:sz="0" w:space="0" w:color="auto"/>
        <w:right w:val="none" w:sz="0" w:space="0" w:color="auto"/>
      </w:divBdr>
    </w:div>
    <w:div w:id="1587806975">
      <w:bodyDiv w:val="1"/>
      <w:marLeft w:val="0"/>
      <w:marRight w:val="0"/>
      <w:marTop w:val="0"/>
      <w:marBottom w:val="0"/>
      <w:divBdr>
        <w:top w:val="none" w:sz="0" w:space="0" w:color="auto"/>
        <w:left w:val="none" w:sz="0" w:space="0" w:color="auto"/>
        <w:bottom w:val="none" w:sz="0" w:space="0" w:color="auto"/>
        <w:right w:val="none" w:sz="0" w:space="0" w:color="auto"/>
      </w:divBdr>
    </w:div>
    <w:div w:id="1588463999">
      <w:bodyDiv w:val="1"/>
      <w:marLeft w:val="0"/>
      <w:marRight w:val="0"/>
      <w:marTop w:val="0"/>
      <w:marBottom w:val="0"/>
      <w:divBdr>
        <w:top w:val="none" w:sz="0" w:space="0" w:color="auto"/>
        <w:left w:val="none" w:sz="0" w:space="0" w:color="auto"/>
        <w:bottom w:val="none" w:sz="0" w:space="0" w:color="auto"/>
        <w:right w:val="none" w:sz="0" w:space="0" w:color="auto"/>
      </w:divBdr>
    </w:div>
    <w:div w:id="1629508027">
      <w:bodyDiv w:val="1"/>
      <w:marLeft w:val="0"/>
      <w:marRight w:val="0"/>
      <w:marTop w:val="0"/>
      <w:marBottom w:val="0"/>
      <w:divBdr>
        <w:top w:val="none" w:sz="0" w:space="0" w:color="auto"/>
        <w:left w:val="none" w:sz="0" w:space="0" w:color="auto"/>
        <w:bottom w:val="none" w:sz="0" w:space="0" w:color="auto"/>
        <w:right w:val="none" w:sz="0" w:space="0" w:color="auto"/>
      </w:divBdr>
      <w:divsChild>
        <w:div w:id="1777820588">
          <w:marLeft w:val="0"/>
          <w:marRight w:val="0"/>
          <w:marTop w:val="0"/>
          <w:marBottom w:val="0"/>
          <w:divBdr>
            <w:top w:val="none" w:sz="0" w:space="0" w:color="auto"/>
            <w:left w:val="none" w:sz="0" w:space="0" w:color="auto"/>
            <w:bottom w:val="none" w:sz="0" w:space="0" w:color="auto"/>
            <w:right w:val="none" w:sz="0" w:space="0" w:color="auto"/>
          </w:divBdr>
          <w:divsChild>
            <w:div w:id="1794666480">
              <w:marLeft w:val="0"/>
              <w:marRight w:val="0"/>
              <w:marTop w:val="0"/>
              <w:marBottom w:val="0"/>
              <w:divBdr>
                <w:top w:val="none" w:sz="0" w:space="0" w:color="auto"/>
                <w:left w:val="none" w:sz="0" w:space="0" w:color="auto"/>
                <w:bottom w:val="none" w:sz="0" w:space="0" w:color="auto"/>
                <w:right w:val="none" w:sz="0" w:space="0" w:color="auto"/>
              </w:divBdr>
              <w:divsChild>
                <w:div w:id="1085570336">
                  <w:marLeft w:val="0"/>
                  <w:marRight w:val="0"/>
                  <w:marTop w:val="0"/>
                  <w:marBottom w:val="0"/>
                  <w:divBdr>
                    <w:top w:val="none" w:sz="0" w:space="0" w:color="auto"/>
                    <w:left w:val="none" w:sz="0" w:space="0" w:color="auto"/>
                    <w:bottom w:val="none" w:sz="0" w:space="0" w:color="auto"/>
                    <w:right w:val="none" w:sz="0" w:space="0" w:color="auto"/>
                  </w:divBdr>
                  <w:divsChild>
                    <w:div w:id="7772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7961">
          <w:marLeft w:val="0"/>
          <w:marRight w:val="0"/>
          <w:marTop w:val="0"/>
          <w:marBottom w:val="0"/>
          <w:divBdr>
            <w:top w:val="none" w:sz="0" w:space="0" w:color="auto"/>
            <w:left w:val="none" w:sz="0" w:space="0" w:color="auto"/>
            <w:bottom w:val="none" w:sz="0" w:space="0" w:color="auto"/>
            <w:right w:val="none" w:sz="0" w:space="0" w:color="auto"/>
          </w:divBdr>
          <w:divsChild>
            <w:div w:id="1644843984">
              <w:marLeft w:val="0"/>
              <w:marRight w:val="0"/>
              <w:marTop w:val="0"/>
              <w:marBottom w:val="0"/>
              <w:divBdr>
                <w:top w:val="none" w:sz="0" w:space="0" w:color="auto"/>
                <w:left w:val="none" w:sz="0" w:space="0" w:color="auto"/>
                <w:bottom w:val="none" w:sz="0" w:space="0" w:color="auto"/>
                <w:right w:val="none" w:sz="0" w:space="0" w:color="auto"/>
              </w:divBdr>
              <w:divsChild>
                <w:div w:id="1870681433">
                  <w:marLeft w:val="0"/>
                  <w:marRight w:val="0"/>
                  <w:marTop w:val="0"/>
                  <w:marBottom w:val="0"/>
                  <w:divBdr>
                    <w:top w:val="none" w:sz="0" w:space="0" w:color="auto"/>
                    <w:left w:val="none" w:sz="0" w:space="0" w:color="auto"/>
                    <w:bottom w:val="none" w:sz="0" w:space="0" w:color="auto"/>
                    <w:right w:val="none" w:sz="0" w:space="0" w:color="auto"/>
                  </w:divBdr>
                  <w:divsChild>
                    <w:div w:id="536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36001">
      <w:bodyDiv w:val="1"/>
      <w:marLeft w:val="0"/>
      <w:marRight w:val="0"/>
      <w:marTop w:val="0"/>
      <w:marBottom w:val="0"/>
      <w:divBdr>
        <w:top w:val="none" w:sz="0" w:space="0" w:color="auto"/>
        <w:left w:val="none" w:sz="0" w:space="0" w:color="auto"/>
        <w:bottom w:val="none" w:sz="0" w:space="0" w:color="auto"/>
        <w:right w:val="none" w:sz="0" w:space="0" w:color="auto"/>
      </w:divBdr>
    </w:div>
    <w:div w:id="1733457409">
      <w:bodyDiv w:val="1"/>
      <w:marLeft w:val="0"/>
      <w:marRight w:val="0"/>
      <w:marTop w:val="0"/>
      <w:marBottom w:val="0"/>
      <w:divBdr>
        <w:top w:val="none" w:sz="0" w:space="0" w:color="auto"/>
        <w:left w:val="none" w:sz="0" w:space="0" w:color="auto"/>
        <w:bottom w:val="none" w:sz="0" w:space="0" w:color="auto"/>
        <w:right w:val="none" w:sz="0" w:space="0" w:color="auto"/>
      </w:divBdr>
      <w:divsChild>
        <w:div w:id="555773368">
          <w:marLeft w:val="0"/>
          <w:marRight w:val="0"/>
          <w:marTop w:val="0"/>
          <w:marBottom w:val="0"/>
          <w:divBdr>
            <w:top w:val="none" w:sz="0" w:space="0" w:color="auto"/>
            <w:left w:val="none" w:sz="0" w:space="0" w:color="auto"/>
            <w:bottom w:val="none" w:sz="0" w:space="0" w:color="auto"/>
            <w:right w:val="none" w:sz="0" w:space="0" w:color="auto"/>
          </w:divBdr>
          <w:divsChild>
            <w:div w:id="1901936742">
              <w:marLeft w:val="0"/>
              <w:marRight w:val="0"/>
              <w:marTop w:val="0"/>
              <w:marBottom w:val="0"/>
              <w:divBdr>
                <w:top w:val="none" w:sz="0" w:space="0" w:color="404040"/>
                <w:left w:val="none" w:sz="0" w:space="0" w:color="404040"/>
                <w:bottom w:val="none" w:sz="0" w:space="0" w:color="404040"/>
                <w:right w:val="none" w:sz="0" w:space="0" w:color="404040"/>
              </w:divBdr>
              <w:divsChild>
                <w:div w:id="903564550">
                  <w:marLeft w:val="0"/>
                  <w:marRight w:val="0"/>
                  <w:marTop w:val="0"/>
                  <w:marBottom w:val="0"/>
                  <w:divBdr>
                    <w:top w:val="none" w:sz="0" w:space="0" w:color="auto"/>
                    <w:left w:val="none" w:sz="0" w:space="0" w:color="auto"/>
                    <w:bottom w:val="none" w:sz="0" w:space="0" w:color="auto"/>
                    <w:right w:val="none" w:sz="0" w:space="0" w:color="auto"/>
                  </w:divBdr>
                  <w:divsChild>
                    <w:div w:id="181363717">
                      <w:marLeft w:val="0"/>
                      <w:marRight w:val="0"/>
                      <w:marTop w:val="0"/>
                      <w:marBottom w:val="0"/>
                      <w:divBdr>
                        <w:top w:val="none" w:sz="0" w:space="0" w:color="auto"/>
                        <w:left w:val="none" w:sz="0" w:space="0" w:color="auto"/>
                        <w:bottom w:val="none" w:sz="0" w:space="0" w:color="auto"/>
                        <w:right w:val="none" w:sz="0" w:space="0" w:color="auto"/>
                      </w:divBdr>
                      <w:divsChild>
                        <w:div w:id="1746606192">
                          <w:marLeft w:val="0"/>
                          <w:marRight w:val="0"/>
                          <w:marTop w:val="0"/>
                          <w:marBottom w:val="0"/>
                          <w:divBdr>
                            <w:top w:val="none" w:sz="0" w:space="0" w:color="auto"/>
                            <w:left w:val="none" w:sz="0" w:space="0" w:color="auto"/>
                            <w:bottom w:val="none" w:sz="0" w:space="0" w:color="auto"/>
                            <w:right w:val="none" w:sz="0" w:space="0" w:color="auto"/>
                          </w:divBdr>
                          <w:divsChild>
                            <w:div w:id="8152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540836">
          <w:marLeft w:val="0"/>
          <w:marRight w:val="0"/>
          <w:marTop w:val="0"/>
          <w:marBottom w:val="0"/>
          <w:divBdr>
            <w:top w:val="none" w:sz="0" w:space="0" w:color="auto"/>
            <w:left w:val="none" w:sz="0" w:space="0" w:color="auto"/>
            <w:bottom w:val="none" w:sz="0" w:space="0" w:color="auto"/>
            <w:right w:val="none" w:sz="0" w:space="0" w:color="auto"/>
          </w:divBdr>
          <w:divsChild>
            <w:div w:id="1734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3652">
      <w:bodyDiv w:val="1"/>
      <w:marLeft w:val="0"/>
      <w:marRight w:val="0"/>
      <w:marTop w:val="0"/>
      <w:marBottom w:val="0"/>
      <w:divBdr>
        <w:top w:val="none" w:sz="0" w:space="0" w:color="auto"/>
        <w:left w:val="none" w:sz="0" w:space="0" w:color="auto"/>
        <w:bottom w:val="none" w:sz="0" w:space="0" w:color="auto"/>
        <w:right w:val="none" w:sz="0" w:space="0" w:color="auto"/>
      </w:divBdr>
    </w:div>
    <w:div w:id="1757511003">
      <w:bodyDiv w:val="1"/>
      <w:marLeft w:val="0"/>
      <w:marRight w:val="0"/>
      <w:marTop w:val="0"/>
      <w:marBottom w:val="0"/>
      <w:divBdr>
        <w:top w:val="none" w:sz="0" w:space="0" w:color="auto"/>
        <w:left w:val="none" w:sz="0" w:space="0" w:color="auto"/>
        <w:bottom w:val="none" w:sz="0" w:space="0" w:color="auto"/>
        <w:right w:val="none" w:sz="0" w:space="0" w:color="auto"/>
      </w:divBdr>
    </w:div>
    <w:div w:id="1782333412">
      <w:bodyDiv w:val="1"/>
      <w:marLeft w:val="0"/>
      <w:marRight w:val="0"/>
      <w:marTop w:val="0"/>
      <w:marBottom w:val="0"/>
      <w:divBdr>
        <w:top w:val="none" w:sz="0" w:space="0" w:color="auto"/>
        <w:left w:val="none" w:sz="0" w:space="0" w:color="auto"/>
        <w:bottom w:val="none" w:sz="0" w:space="0" w:color="auto"/>
        <w:right w:val="none" w:sz="0" w:space="0" w:color="auto"/>
      </w:divBdr>
    </w:div>
    <w:div w:id="1811050678">
      <w:bodyDiv w:val="1"/>
      <w:marLeft w:val="0"/>
      <w:marRight w:val="0"/>
      <w:marTop w:val="0"/>
      <w:marBottom w:val="0"/>
      <w:divBdr>
        <w:top w:val="none" w:sz="0" w:space="0" w:color="auto"/>
        <w:left w:val="none" w:sz="0" w:space="0" w:color="auto"/>
        <w:bottom w:val="none" w:sz="0" w:space="0" w:color="auto"/>
        <w:right w:val="none" w:sz="0" w:space="0" w:color="auto"/>
      </w:divBdr>
      <w:divsChild>
        <w:div w:id="422990373">
          <w:marLeft w:val="0"/>
          <w:marRight w:val="0"/>
          <w:marTop w:val="0"/>
          <w:marBottom w:val="0"/>
          <w:divBdr>
            <w:top w:val="none" w:sz="0" w:space="0" w:color="auto"/>
            <w:left w:val="none" w:sz="0" w:space="0" w:color="auto"/>
            <w:bottom w:val="none" w:sz="0" w:space="0" w:color="auto"/>
            <w:right w:val="none" w:sz="0" w:space="0" w:color="auto"/>
          </w:divBdr>
        </w:div>
      </w:divsChild>
    </w:div>
    <w:div w:id="1818719163">
      <w:bodyDiv w:val="1"/>
      <w:marLeft w:val="0"/>
      <w:marRight w:val="0"/>
      <w:marTop w:val="0"/>
      <w:marBottom w:val="0"/>
      <w:divBdr>
        <w:top w:val="none" w:sz="0" w:space="0" w:color="auto"/>
        <w:left w:val="none" w:sz="0" w:space="0" w:color="auto"/>
        <w:bottom w:val="none" w:sz="0" w:space="0" w:color="auto"/>
        <w:right w:val="none" w:sz="0" w:space="0" w:color="auto"/>
      </w:divBdr>
    </w:div>
    <w:div w:id="1826506854">
      <w:bodyDiv w:val="1"/>
      <w:marLeft w:val="0"/>
      <w:marRight w:val="0"/>
      <w:marTop w:val="0"/>
      <w:marBottom w:val="0"/>
      <w:divBdr>
        <w:top w:val="none" w:sz="0" w:space="0" w:color="auto"/>
        <w:left w:val="none" w:sz="0" w:space="0" w:color="auto"/>
        <w:bottom w:val="none" w:sz="0" w:space="0" w:color="auto"/>
        <w:right w:val="none" w:sz="0" w:space="0" w:color="auto"/>
      </w:divBdr>
      <w:divsChild>
        <w:div w:id="424151874">
          <w:marLeft w:val="0"/>
          <w:marRight w:val="0"/>
          <w:marTop w:val="0"/>
          <w:marBottom w:val="0"/>
          <w:divBdr>
            <w:top w:val="none" w:sz="0" w:space="0" w:color="auto"/>
            <w:left w:val="none" w:sz="0" w:space="0" w:color="auto"/>
            <w:bottom w:val="none" w:sz="0" w:space="0" w:color="auto"/>
            <w:right w:val="none" w:sz="0" w:space="0" w:color="auto"/>
          </w:divBdr>
        </w:div>
      </w:divsChild>
    </w:div>
    <w:div w:id="1834759635">
      <w:bodyDiv w:val="1"/>
      <w:marLeft w:val="0"/>
      <w:marRight w:val="0"/>
      <w:marTop w:val="0"/>
      <w:marBottom w:val="0"/>
      <w:divBdr>
        <w:top w:val="none" w:sz="0" w:space="0" w:color="auto"/>
        <w:left w:val="none" w:sz="0" w:space="0" w:color="auto"/>
        <w:bottom w:val="none" w:sz="0" w:space="0" w:color="auto"/>
        <w:right w:val="none" w:sz="0" w:space="0" w:color="auto"/>
      </w:divBdr>
    </w:div>
    <w:div w:id="1835027842">
      <w:bodyDiv w:val="1"/>
      <w:marLeft w:val="0"/>
      <w:marRight w:val="0"/>
      <w:marTop w:val="0"/>
      <w:marBottom w:val="0"/>
      <w:divBdr>
        <w:top w:val="none" w:sz="0" w:space="0" w:color="auto"/>
        <w:left w:val="none" w:sz="0" w:space="0" w:color="auto"/>
        <w:bottom w:val="none" w:sz="0" w:space="0" w:color="auto"/>
        <w:right w:val="none" w:sz="0" w:space="0" w:color="auto"/>
      </w:divBdr>
    </w:div>
    <w:div w:id="1891107312">
      <w:bodyDiv w:val="1"/>
      <w:marLeft w:val="0"/>
      <w:marRight w:val="0"/>
      <w:marTop w:val="0"/>
      <w:marBottom w:val="0"/>
      <w:divBdr>
        <w:top w:val="none" w:sz="0" w:space="0" w:color="auto"/>
        <w:left w:val="none" w:sz="0" w:space="0" w:color="auto"/>
        <w:bottom w:val="none" w:sz="0" w:space="0" w:color="auto"/>
        <w:right w:val="none" w:sz="0" w:space="0" w:color="auto"/>
      </w:divBdr>
      <w:divsChild>
        <w:div w:id="321354593">
          <w:marLeft w:val="0"/>
          <w:marRight w:val="0"/>
          <w:marTop w:val="0"/>
          <w:marBottom w:val="0"/>
          <w:divBdr>
            <w:top w:val="none" w:sz="0" w:space="0" w:color="auto"/>
            <w:left w:val="none" w:sz="0" w:space="0" w:color="auto"/>
            <w:bottom w:val="none" w:sz="0" w:space="0" w:color="auto"/>
            <w:right w:val="none" w:sz="0" w:space="0" w:color="auto"/>
          </w:divBdr>
          <w:divsChild>
            <w:div w:id="2002537988">
              <w:marLeft w:val="0"/>
              <w:marRight w:val="0"/>
              <w:marTop w:val="0"/>
              <w:marBottom w:val="0"/>
              <w:divBdr>
                <w:top w:val="none" w:sz="0" w:space="0" w:color="auto"/>
                <w:left w:val="none" w:sz="0" w:space="0" w:color="auto"/>
                <w:bottom w:val="none" w:sz="0" w:space="0" w:color="auto"/>
                <w:right w:val="none" w:sz="0" w:space="0" w:color="auto"/>
              </w:divBdr>
              <w:divsChild>
                <w:div w:id="20172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2311">
      <w:bodyDiv w:val="1"/>
      <w:marLeft w:val="0"/>
      <w:marRight w:val="0"/>
      <w:marTop w:val="0"/>
      <w:marBottom w:val="0"/>
      <w:divBdr>
        <w:top w:val="none" w:sz="0" w:space="0" w:color="auto"/>
        <w:left w:val="none" w:sz="0" w:space="0" w:color="auto"/>
        <w:bottom w:val="none" w:sz="0" w:space="0" w:color="auto"/>
        <w:right w:val="none" w:sz="0" w:space="0" w:color="auto"/>
      </w:divBdr>
      <w:divsChild>
        <w:div w:id="1452899133">
          <w:marLeft w:val="0"/>
          <w:marRight w:val="0"/>
          <w:marTop w:val="0"/>
          <w:marBottom w:val="0"/>
          <w:divBdr>
            <w:top w:val="none" w:sz="0" w:space="0" w:color="auto"/>
            <w:left w:val="none" w:sz="0" w:space="0" w:color="auto"/>
            <w:bottom w:val="none" w:sz="0" w:space="0" w:color="auto"/>
            <w:right w:val="none" w:sz="0" w:space="0" w:color="auto"/>
          </w:divBdr>
          <w:divsChild>
            <w:div w:id="12880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6750">
      <w:bodyDiv w:val="1"/>
      <w:marLeft w:val="0"/>
      <w:marRight w:val="0"/>
      <w:marTop w:val="0"/>
      <w:marBottom w:val="0"/>
      <w:divBdr>
        <w:top w:val="none" w:sz="0" w:space="0" w:color="auto"/>
        <w:left w:val="none" w:sz="0" w:space="0" w:color="auto"/>
        <w:bottom w:val="none" w:sz="0" w:space="0" w:color="auto"/>
        <w:right w:val="none" w:sz="0" w:space="0" w:color="auto"/>
      </w:divBdr>
      <w:divsChild>
        <w:div w:id="1296791550">
          <w:marLeft w:val="0"/>
          <w:marRight w:val="0"/>
          <w:marTop w:val="0"/>
          <w:marBottom w:val="0"/>
          <w:divBdr>
            <w:top w:val="none" w:sz="0" w:space="0" w:color="auto"/>
            <w:left w:val="none" w:sz="0" w:space="0" w:color="auto"/>
            <w:bottom w:val="none" w:sz="0" w:space="0" w:color="auto"/>
            <w:right w:val="none" w:sz="0" w:space="0" w:color="auto"/>
          </w:divBdr>
          <w:divsChild>
            <w:div w:id="1145581169">
              <w:marLeft w:val="0"/>
              <w:marRight w:val="0"/>
              <w:marTop w:val="0"/>
              <w:marBottom w:val="0"/>
              <w:divBdr>
                <w:top w:val="none" w:sz="0" w:space="0" w:color="auto"/>
                <w:left w:val="none" w:sz="0" w:space="0" w:color="auto"/>
                <w:bottom w:val="none" w:sz="0" w:space="0" w:color="auto"/>
                <w:right w:val="none" w:sz="0" w:space="0" w:color="auto"/>
              </w:divBdr>
              <w:divsChild>
                <w:div w:id="69890298">
                  <w:marLeft w:val="0"/>
                  <w:marRight w:val="0"/>
                  <w:marTop w:val="0"/>
                  <w:marBottom w:val="750"/>
                  <w:divBdr>
                    <w:top w:val="none" w:sz="0" w:space="0" w:color="auto"/>
                    <w:left w:val="none" w:sz="0" w:space="0" w:color="auto"/>
                    <w:bottom w:val="none" w:sz="0" w:space="0" w:color="auto"/>
                    <w:right w:val="none" w:sz="0" w:space="0" w:color="auto"/>
                  </w:divBdr>
                  <w:divsChild>
                    <w:div w:id="1670256565">
                      <w:marLeft w:val="0"/>
                      <w:marRight w:val="0"/>
                      <w:marTop w:val="0"/>
                      <w:marBottom w:val="0"/>
                      <w:divBdr>
                        <w:top w:val="none" w:sz="0" w:space="0" w:color="auto"/>
                        <w:left w:val="none" w:sz="0" w:space="0" w:color="auto"/>
                        <w:bottom w:val="none" w:sz="0" w:space="0" w:color="auto"/>
                        <w:right w:val="none" w:sz="0" w:space="0" w:color="auto"/>
                      </w:divBdr>
                      <w:divsChild>
                        <w:div w:id="1631939657">
                          <w:marLeft w:val="0"/>
                          <w:marRight w:val="0"/>
                          <w:marTop w:val="0"/>
                          <w:marBottom w:val="0"/>
                          <w:divBdr>
                            <w:top w:val="none" w:sz="0" w:space="0" w:color="auto"/>
                            <w:left w:val="none" w:sz="0" w:space="0" w:color="auto"/>
                            <w:bottom w:val="none" w:sz="0" w:space="0" w:color="auto"/>
                            <w:right w:val="none" w:sz="0" w:space="0" w:color="auto"/>
                          </w:divBdr>
                          <w:divsChild>
                            <w:div w:id="635641894">
                              <w:marLeft w:val="0"/>
                              <w:marRight w:val="0"/>
                              <w:marTop w:val="0"/>
                              <w:marBottom w:val="0"/>
                              <w:divBdr>
                                <w:top w:val="none" w:sz="0" w:space="0" w:color="auto"/>
                                <w:left w:val="none" w:sz="0" w:space="0" w:color="auto"/>
                                <w:bottom w:val="none" w:sz="0" w:space="0" w:color="auto"/>
                                <w:right w:val="none" w:sz="0" w:space="0" w:color="auto"/>
                              </w:divBdr>
                              <w:divsChild>
                                <w:div w:id="704016503">
                                  <w:marLeft w:val="0"/>
                                  <w:marRight w:val="0"/>
                                  <w:marTop w:val="0"/>
                                  <w:marBottom w:val="0"/>
                                  <w:divBdr>
                                    <w:top w:val="none" w:sz="0" w:space="0" w:color="auto"/>
                                    <w:left w:val="none" w:sz="0" w:space="0" w:color="auto"/>
                                    <w:bottom w:val="none" w:sz="0" w:space="0" w:color="auto"/>
                                    <w:right w:val="none" w:sz="0" w:space="0" w:color="auto"/>
                                  </w:divBdr>
                                  <w:divsChild>
                                    <w:div w:id="1609661903">
                                      <w:marLeft w:val="0"/>
                                      <w:marRight w:val="0"/>
                                      <w:marTop w:val="0"/>
                                      <w:marBottom w:val="0"/>
                                      <w:divBdr>
                                        <w:top w:val="none" w:sz="0" w:space="0" w:color="auto"/>
                                        <w:left w:val="none" w:sz="0" w:space="0" w:color="auto"/>
                                        <w:bottom w:val="none" w:sz="0" w:space="0" w:color="auto"/>
                                        <w:right w:val="none" w:sz="0" w:space="0" w:color="auto"/>
                                      </w:divBdr>
                                      <w:divsChild>
                                        <w:div w:id="869297282">
                                          <w:marLeft w:val="0"/>
                                          <w:marRight w:val="0"/>
                                          <w:marTop w:val="0"/>
                                          <w:marBottom w:val="0"/>
                                          <w:divBdr>
                                            <w:top w:val="none" w:sz="0" w:space="0" w:color="auto"/>
                                            <w:left w:val="none" w:sz="0" w:space="0" w:color="auto"/>
                                            <w:bottom w:val="none" w:sz="0" w:space="0" w:color="auto"/>
                                            <w:right w:val="none" w:sz="0" w:space="0" w:color="auto"/>
                                          </w:divBdr>
                                          <w:divsChild>
                                            <w:div w:id="522401654">
                                              <w:marLeft w:val="0"/>
                                              <w:marRight w:val="191"/>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3557243">
                              <w:marLeft w:val="0"/>
                              <w:marRight w:val="0"/>
                              <w:marTop w:val="0"/>
                              <w:marBottom w:val="0"/>
                              <w:divBdr>
                                <w:top w:val="none" w:sz="0" w:space="0" w:color="auto"/>
                                <w:left w:val="none" w:sz="0" w:space="0" w:color="auto"/>
                                <w:bottom w:val="none" w:sz="0" w:space="0" w:color="auto"/>
                                <w:right w:val="none" w:sz="0" w:space="0" w:color="auto"/>
                              </w:divBdr>
                              <w:divsChild>
                                <w:div w:id="1622029676">
                                  <w:marLeft w:val="0"/>
                                  <w:marRight w:val="0"/>
                                  <w:marTop w:val="0"/>
                                  <w:marBottom w:val="0"/>
                                  <w:divBdr>
                                    <w:top w:val="none" w:sz="0" w:space="0" w:color="auto"/>
                                    <w:left w:val="none" w:sz="0" w:space="0" w:color="auto"/>
                                    <w:bottom w:val="none" w:sz="0" w:space="0" w:color="auto"/>
                                    <w:right w:val="none" w:sz="0" w:space="0" w:color="auto"/>
                                  </w:divBdr>
                                  <w:divsChild>
                                    <w:div w:id="213471514">
                                      <w:marLeft w:val="0"/>
                                      <w:marRight w:val="0"/>
                                      <w:marTop w:val="0"/>
                                      <w:marBottom w:val="300"/>
                                      <w:divBdr>
                                        <w:top w:val="none" w:sz="0" w:space="0" w:color="auto"/>
                                        <w:left w:val="none" w:sz="0" w:space="0" w:color="auto"/>
                                        <w:bottom w:val="none" w:sz="0" w:space="0" w:color="auto"/>
                                        <w:right w:val="none" w:sz="0" w:space="0" w:color="auto"/>
                                      </w:divBdr>
                                      <w:divsChild>
                                        <w:div w:id="16536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031661">
      <w:bodyDiv w:val="1"/>
      <w:marLeft w:val="0"/>
      <w:marRight w:val="0"/>
      <w:marTop w:val="0"/>
      <w:marBottom w:val="0"/>
      <w:divBdr>
        <w:top w:val="none" w:sz="0" w:space="0" w:color="auto"/>
        <w:left w:val="none" w:sz="0" w:space="0" w:color="auto"/>
        <w:bottom w:val="none" w:sz="0" w:space="0" w:color="auto"/>
        <w:right w:val="none" w:sz="0" w:space="0" w:color="auto"/>
      </w:divBdr>
      <w:divsChild>
        <w:div w:id="160389241">
          <w:marLeft w:val="0"/>
          <w:marRight w:val="0"/>
          <w:marTop w:val="0"/>
          <w:marBottom w:val="0"/>
          <w:divBdr>
            <w:top w:val="none" w:sz="0" w:space="0" w:color="auto"/>
            <w:left w:val="none" w:sz="0" w:space="0" w:color="auto"/>
            <w:bottom w:val="none" w:sz="0" w:space="0" w:color="auto"/>
            <w:right w:val="none" w:sz="0" w:space="0" w:color="auto"/>
          </w:divBdr>
          <w:divsChild>
            <w:div w:id="776558267">
              <w:marLeft w:val="0"/>
              <w:marRight w:val="0"/>
              <w:marTop w:val="0"/>
              <w:marBottom w:val="0"/>
              <w:divBdr>
                <w:top w:val="none" w:sz="0" w:space="0" w:color="auto"/>
                <w:left w:val="none" w:sz="0" w:space="0" w:color="auto"/>
                <w:bottom w:val="none" w:sz="0" w:space="0" w:color="auto"/>
                <w:right w:val="none" w:sz="0" w:space="0" w:color="auto"/>
              </w:divBdr>
              <w:divsChild>
                <w:div w:id="1657343885">
                  <w:marLeft w:val="0"/>
                  <w:marRight w:val="0"/>
                  <w:marTop w:val="0"/>
                  <w:marBottom w:val="0"/>
                  <w:divBdr>
                    <w:top w:val="none" w:sz="0" w:space="0" w:color="auto"/>
                    <w:left w:val="none" w:sz="0" w:space="0" w:color="auto"/>
                    <w:bottom w:val="none" w:sz="0" w:space="0" w:color="auto"/>
                    <w:right w:val="none" w:sz="0" w:space="0" w:color="auto"/>
                  </w:divBdr>
                </w:div>
              </w:divsChild>
            </w:div>
            <w:div w:id="1255625878">
              <w:marLeft w:val="0"/>
              <w:marRight w:val="0"/>
              <w:marTop w:val="0"/>
              <w:marBottom w:val="0"/>
              <w:divBdr>
                <w:top w:val="none" w:sz="0" w:space="0" w:color="auto"/>
                <w:left w:val="none" w:sz="0" w:space="0" w:color="auto"/>
                <w:bottom w:val="none" w:sz="0" w:space="0" w:color="auto"/>
                <w:right w:val="none" w:sz="0" w:space="0" w:color="auto"/>
              </w:divBdr>
              <w:divsChild>
                <w:div w:id="1649938428">
                  <w:marLeft w:val="0"/>
                  <w:marRight w:val="0"/>
                  <w:marTop w:val="0"/>
                  <w:marBottom w:val="0"/>
                  <w:divBdr>
                    <w:top w:val="none" w:sz="0" w:space="0" w:color="auto"/>
                    <w:left w:val="none" w:sz="0" w:space="0" w:color="auto"/>
                    <w:bottom w:val="none" w:sz="0" w:space="0" w:color="auto"/>
                    <w:right w:val="none" w:sz="0" w:space="0" w:color="auto"/>
                  </w:divBdr>
                </w:div>
              </w:divsChild>
            </w:div>
            <w:div w:id="1737124444">
              <w:marLeft w:val="0"/>
              <w:marRight w:val="0"/>
              <w:marTop w:val="0"/>
              <w:marBottom w:val="0"/>
              <w:divBdr>
                <w:top w:val="none" w:sz="0" w:space="0" w:color="auto"/>
                <w:left w:val="none" w:sz="0" w:space="0" w:color="auto"/>
                <w:bottom w:val="none" w:sz="0" w:space="0" w:color="auto"/>
                <w:right w:val="none" w:sz="0" w:space="0" w:color="auto"/>
              </w:divBdr>
              <w:divsChild>
                <w:div w:id="6992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6287">
          <w:marLeft w:val="0"/>
          <w:marRight w:val="0"/>
          <w:marTop w:val="0"/>
          <w:marBottom w:val="0"/>
          <w:divBdr>
            <w:top w:val="none" w:sz="0" w:space="0" w:color="auto"/>
            <w:left w:val="none" w:sz="0" w:space="0" w:color="auto"/>
            <w:bottom w:val="none" w:sz="0" w:space="0" w:color="auto"/>
            <w:right w:val="none" w:sz="0" w:space="0" w:color="auto"/>
          </w:divBdr>
          <w:divsChild>
            <w:div w:id="468204142">
              <w:marLeft w:val="0"/>
              <w:marRight w:val="0"/>
              <w:marTop w:val="0"/>
              <w:marBottom w:val="0"/>
              <w:divBdr>
                <w:top w:val="none" w:sz="0" w:space="0" w:color="auto"/>
                <w:left w:val="none" w:sz="0" w:space="0" w:color="auto"/>
                <w:bottom w:val="none" w:sz="0" w:space="0" w:color="auto"/>
                <w:right w:val="none" w:sz="0" w:space="0" w:color="auto"/>
              </w:divBdr>
              <w:divsChild>
                <w:div w:id="13308106">
                  <w:marLeft w:val="0"/>
                  <w:marRight w:val="0"/>
                  <w:marTop w:val="0"/>
                  <w:marBottom w:val="0"/>
                  <w:divBdr>
                    <w:top w:val="none" w:sz="0" w:space="0" w:color="auto"/>
                    <w:left w:val="none" w:sz="0" w:space="0" w:color="auto"/>
                    <w:bottom w:val="none" w:sz="0" w:space="0" w:color="auto"/>
                    <w:right w:val="none" w:sz="0" w:space="0" w:color="auto"/>
                  </w:divBdr>
                  <w:divsChild>
                    <w:div w:id="7723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17375">
      <w:bodyDiv w:val="1"/>
      <w:marLeft w:val="0"/>
      <w:marRight w:val="0"/>
      <w:marTop w:val="0"/>
      <w:marBottom w:val="0"/>
      <w:divBdr>
        <w:top w:val="none" w:sz="0" w:space="0" w:color="auto"/>
        <w:left w:val="none" w:sz="0" w:space="0" w:color="auto"/>
        <w:bottom w:val="none" w:sz="0" w:space="0" w:color="auto"/>
        <w:right w:val="none" w:sz="0" w:space="0" w:color="auto"/>
      </w:divBdr>
    </w:div>
    <w:div w:id="1995258464">
      <w:bodyDiv w:val="1"/>
      <w:marLeft w:val="0"/>
      <w:marRight w:val="0"/>
      <w:marTop w:val="0"/>
      <w:marBottom w:val="0"/>
      <w:divBdr>
        <w:top w:val="none" w:sz="0" w:space="0" w:color="auto"/>
        <w:left w:val="none" w:sz="0" w:space="0" w:color="auto"/>
        <w:bottom w:val="none" w:sz="0" w:space="0" w:color="auto"/>
        <w:right w:val="none" w:sz="0" w:space="0" w:color="auto"/>
      </w:divBdr>
    </w:div>
    <w:div w:id="2020739169">
      <w:bodyDiv w:val="1"/>
      <w:marLeft w:val="0"/>
      <w:marRight w:val="0"/>
      <w:marTop w:val="0"/>
      <w:marBottom w:val="0"/>
      <w:divBdr>
        <w:top w:val="none" w:sz="0" w:space="0" w:color="auto"/>
        <w:left w:val="none" w:sz="0" w:space="0" w:color="auto"/>
        <w:bottom w:val="none" w:sz="0" w:space="0" w:color="auto"/>
        <w:right w:val="none" w:sz="0" w:space="0" w:color="auto"/>
      </w:divBdr>
    </w:div>
    <w:div w:id="2032338295">
      <w:bodyDiv w:val="1"/>
      <w:marLeft w:val="0"/>
      <w:marRight w:val="0"/>
      <w:marTop w:val="0"/>
      <w:marBottom w:val="0"/>
      <w:divBdr>
        <w:top w:val="none" w:sz="0" w:space="0" w:color="auto"/>
        <w:left w:val="none" w:sz="0" w:space="0" w:color="auto"/>
        <w:bottom w:val="none" w:sz="0" w:space="0" w:color="auto"/>
        <w:right w:val="none" w:sz="0" w:space="0" w:color="auto"/>
      </w:divBdr>
    </w:div>
    <w:div w:id="2036272116">
      <w:bodyDiv w:val="1"/>
      <w:marLeft w:val="0"/>
      <w:marRight w:val="0"/>
      <w:marTop w:val="0"/>
      <w:marBottom w:val="0"/>
      <w:divBdr>
        <w:top w:val="none" w:sz="0" w:space="0" w:color="auto"/>
        <w:left w:val="none" w:sz="0" w:space="0" w:color="auto"/>
        <w:bottom w:val="none" w:sz="0" w:space="0" w:color="auto"/>
        <w:right w:val="none" w:sz="0" w:space="0" w:color="auto"/>
      </w:divBdr>
    </w:div>
    <w:div w:id="2055733786">
      <w:bodyDiv w:val="1"/>
      <w:marLeft w:val="0"/>
      <w:marRight w:val="0"/>
      <w:marTop w:val="0"/>
      <w:marBottom w:val="0"/>
      <w:divBdr>
        <w:top w:val="none" w:sz="0" w:space="0" w:color="auto"/>
        <w:left w:val="none" w:sz="0" w:space="0" w:color="auto"/>
        <w:bottom w:val="none" w:sz="0" w:space="0" w:color="auto"/>
        <w:right w:val="none" w:sz="0" w:space="0" w:color="auto"/>
      </w:divBdr>
      <w:divsChild>
        <w:div w:id="1794211819">
          <w:marLeft w:val="0"/>
          <w:marRight w:val="0"/>
          <w:marTop w:val="0"/>
          <w:marBottom w:val="0"/>
          <w:divBdr>
            <w:top w:val="none" w:sz="0" w:space="0" w:color="auto"/>
            <w:left w:val="none" w:sz="0" w:space="0" w:color="auto"/>
            <w:bottom w:val="none" w:sz="0" w:space="0" w:color="auto"/>
            <w:right w:val="none" w:sz="0" w:space="0" w:color="auto"/>
          </w:divBdr>
          <w:divsChild>
            <w:div w:id="16014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1701">
      <w:bodyDiv w:val="1"/>
      <w:marLeft w:val="0"/>
      <w:marRight w:val="0"/>
      <w:marTop w:val="0"/>
      <w:marBottom w:val="0"/>
      <w:divBdr>
        <w:top w:val="none" w:sz="0" w:space="0" w:color="auto"/>
        <w:left w:val="none" w:sz="0" w:space="0" w:color="auto"/>
        <w:bottom w:val="none" w:sz="0" w:space="0" w:color="auto"/>
        <w:right w:val="none" w:sz="0" w:space="0" w:color="auto"/>
      </w:divBdr>
    </w:div>
    <w:div w:id="2120029349">
      <w:bodyDiv w:val="1"/>
      <w:marLeft w:val="0"/>
      <w:marRight w:val="0"/>
      <w:marTop w:val="0"/>
      <w:marBottom w:val="0"/>
      <w:divBdr>
        <w:top w:val="none" w:sz="0" w:space="0" w:color="auto"/>
        <w:left w:val="none" w:sz="0" w:space="0" w:color="auto"/>
        <w:bottom w:val="none" w:sz="0" w:space="0" w:color="auto"/>
        <w:right w:val="none" w:sz="0" w:space="0" w:color="auto"/>
      </w:divBdr>
    </w:div>
    <w:div w:id="2127500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3D41E-8535-4704-876C-EC022A78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8705</Words>
  <Characters>49620</Characters>
  <Application>Microsoft Office Word</Application>
  <DocSecurity>0</DocSecurity>
  <Lines>413</Lines>
  <Paragraphs>116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Singh Rathore</dc:creator>
  <cp:keywords/>
  <dc:description/>
  <cp:lastModifiedBy>Pamidi,Sushma</cp:lastModifiedBy>
  <cp:revision>7</cp:revision>
  <dcterms:created xsi:type="dcterms:W3CDTF">2024-10-24T22:56:00Z</dcterms:created>
  <dcterms:modified xsi:type="dcterms:W3CDTF">2025-12-08T15:45:00Z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965bcb79ff6a15b7c86242d476bbf3d522345316a07b06cf55d9d48cb7457d4a</vt:lpwstr>
  </property>
</Properties>
</file>